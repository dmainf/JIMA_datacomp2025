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23DFBA" w14:textId="77777777" w:rsidR="007109C2" w:rsidRDefault="00A15E33">
      <w:pPr>
        <w:jc w:val="left"/>
        <w:rPr>
          <w:rFonts w:ascii="游明朝" w:eastAsia="游明朝" w:hAnsi="游明朝" w:cs="游明朝"/>
          <w:sz w:val="22"/>
          <w:szCs w:val="22"/>
          <w:lang w:val="ja-JP"/>
        </w:rPr>
      </w:pPr>
      <w:r>
        <w:rPr>
          <w:rFonts w:ascii="游明朝" w:eastAsia="游明朝" w:hAnsi="游明朝" w:cs="游明朝" w:hint="eastAsia"/>
          <w:sz w:val="22"/>
          <w:szCs w:val="22"/>
          <w:lang w:val="ja-JP"/>
        </w:rPr>
        <w:t>オペレーションズリサーチ</w:t>
      </w:r>
      <w:r w:rsidR="0041754F">
        <w:rPr>
          <w:rFonts w:ascii="游明朝" w:eastAsia="游明朝" w:hAnsi="游明朝" w:cs="游明朝"/>
          <w:sz w:val="22"/>
          <w:szCs w:val="22"/>
          <w:lang w:val="ja-JP"/>
        </w:rPr>
        <w:t>誌 編集委員会御中</w:t>
      </w:r>
    </w:p>
    <w:p w14:paraId="4A4AAE66" w14:textId="77777777" w:rsidR="007109C2" w:rsidRDefault="007109C2">
      <w:pPr>
        <w:jc w:val="left"/>
        <w:rPr>
          <w:rFonts w:ascii="游明朝" w:eastAsia="游明朝" w:hAnsi="游明朝" w:cs="游明朝"/>
          <w:sz w:val="22"/>
          <w:szCs w:val="22"/>
        </w:rPr>
      </w:pPr>
    </w:p>
    <w:p w14:paraId="2E115200" w14:textId="77777777" w:rsidR="007109C2" w:rsidRPr="009D37BA" w:rsidRDefault="0041754F">
      <w:pPr>
        <w:jc w:val="center"/>
        <w:rPr>
          <w:rFonts w:ascii="游明朝" w:eastAsia="游明朝" w:hAnsi="游明朝" w:cs="游明朝"/>
          <w:b/>
          <w:bCs/>
          <w:sz w:val="28"/>
          <w:szCs w:val="28"/>
          <w:lang w:val="ja-JP"/>
        </w:rPr>
      </w:pPr>
      <w:r w:rsidRPr="009D37BA">
        <w:rPr>
          <w:rFonts w:ascii="游明朝" w:eastAsia="游明朝" w:hAnsi="游明朝" w:cs="游明朝"/>
          <w:b/>
          <w:bCs/>
          <w:sz w:val="28"/>
          <w:szCs w:val="28"/>
          <w:lang w:val="ja-JP"/>
        </w:rPr>
        <w:t>査読結果に対する回答書</w:t>
      </w:r>
    </w:p>
    <w:p w14:paraId="6983A6C2" w14:textId="77777777" w:rsidR="007109C2" w:rsidRDefault="007109C2">
      <w:pPr>
        <w:rPr>
          <w:rFonts w:ascii="游明朝" w:eastAsia="游明朝" w:hAnsi="游明朝" w:cs="游明朝"/>
          <w:sz w:val="22"/>
          <w:szCs w:val="22"/>
        </w:rPr>
      </w:pPr>
    </w:p>
    <w:p w14:paraId="7AA15BBB" w14:textId="77777777" w:rsidR="007109C2" w:rsidRDefault="0041754F">
      <w:pPr>
        <w:spacing w:line="320" w:lineRule="exact"/>
        <w:ind w:firstLine="220"/>
        <w:rPr>
          <w:rFonts w:ascii="游明朝" w:eastAsia="游明朝" w:hAnsi="游明朝" w:cs="游明朝"/>
          <w:sz w:val="22"/>
          <w:szCs w:val="22"/>
          <w:lang w:val="ja-JP"/>
        </w:rPr>
      </w:pPr>
      <w:r>
        <w:rPr>
          <w:rFonts w:ascii="游明朝" w:eastAsia="游明朝" w:hAnsi="游明朝" w:cs="游明朝"/>
          <w:sz w:val="22"/>
          <w:szCs w:val="22"/>
          <w:lang w:val="ja-JP"/>
        </w:rPr>
        <w:t>この度は，私どもの</w:t>
      </w:r>
      <w:r>
        <w:rPr>
          <w:rFonts w:ascii="游明朝" w:eastAsia="游明朝" w:hAnsi="游明朝" w:cs="游明朝"/>
          <w:kern w:val="0"/>
          <w:sz w:val="22"/>
          <w:szCs w:val="22"/>
          <w:shd w:val="clear" w:color="auto" w:fill="FFFFFF"/>
          <w:lang w:val="ja-JP"/>
        </w:rPr>
        <w:t>拙稿</w:t>
      </w:r>
      <w:r>
        <w:rPr>
          <w:rFonts w:ascii="游明朝" w:eastAsia="游明朝" w:hAnsi="游明朝" w:cs="游明朝"/>
          <w:sz w:val="22"/>
          <w:szCs w:val="22"/>
          <w:lang w:val="ja-JP"/>
        </w:rPr>
        <w:t>をご査読並びに非常に有益なご助言を頂きまして，誠にありがとうございました．</w:t>
      </w:r>
    </w:p>
    <w:p w14:paraId="1B490D6C" w14:textId="77777777" w:rsidR="007109C2" w:rsidRDefault="0041754F">
      <w:pPr>
        <w:spacing w:line="320" w:lineRule="exact"/>
        <w:ind w:firstLine="220"/>
        <w:rPr>
          <w:rFonts w:ascii="游明朝" w:eastAsia="游明朝" w:hAnsi="游明朝" w:cs="游明朝"/>
          <w:sz w:val="22"/>
          <w:szCs w:val="22"/>
        </w:rPr>
      </w:pPr>
      <w:r>
        <w:rPr>
          <w:rFonts w:ascii="游明朝" w:eastAsia="游明朝" w:hAnsi="游明朝" w:cs="游明朝"/>
          <w:sz w:val="22"/>
          <w:szCs w:val="22"/>
          <w:lang w:val="ja-JP"/>
        </w:rPr>
        <w:t>ご指摘頂きました箇所を中心に論文全体に対する検討を行い，加筆・修正を致しました．以下に，頂きましたコメントとその回答を記載させて頂きます．また，論文中の修正・追記箇所には査読者</w:t>
      </w:r>
      <w:del w:id="0" w:author="MIKAWA Kenta" w:date="2026-09-29T17:31:00Z" w16du:dateUtc="2026-09-29T08:31:00Z">
        <w:r w:rsidDel="00D14667">
          <w:rPr>
            <w:rFonts w:ascii="游明朝" w:eastAsia="游明朝" w:hAnsi="游明朝" w:cs="游明朝"/>
            <w:sz w:val="22"/>
            <w:szCs w:val="22"/>
          </w:rPr>
          <w:delText>#</w:delText>
        </w:r>
      </w:del>
      <w:r>
        <w:rPr>
          <w:rFonts w:ascii="游明朝" w:eastAsia="游明朝" w:hAnsi="游明朝" w:cs="游明朝"/>
          <w:sz w:val="22"/>
          <w:szCs w:val="22"/>
        </w:rPr>
        <w:t>A</w:t>
      </w:r>
      <w:r>
        <w:rPr>
          <w:rFonts w:ascii="游明朝" w:eastAsia="游明朝" w:hAnsi="游明朝" w:cs="游明朝"/>
          <w:sz w:val="22"/>
          <w:szCs w:val="22"/>
          <w:lang w:val="ja-JP"/>
        </w:rPr>
        <w:t>のご指摘に対する修正箇所は</w:t>
      </w:r>
      <w:r>
        <w:rPr>
          <w:rFonts w:ascii="游明朝" w:eastAsia="游明朝" w:hAnsi="游明朝" w:cs="游明朝"/>
          <w:color w:val="0000FF"/>
          <w:sz w:val="22"/>
          <w:szCs w:val="22"/>
          <w:lang w:val="ja-JP"/>
        </w:rPr>
        <w:t>青色の文字</w:t>
      </w:r>
      <w:r>
        <w:rPr>
          <w:rFonts w:ascii="游明朝" w:eastAsia="游明朝" w:hAnsi="游明朝" w:cs="游明朝"/>
          <w:sz w:val="22"/>
          <w:szCs w:val="22"/>
          <w:lang w:val="ja-JP"/>
        </w:rPr>
        <w:t>，査読者</w:t>
      </w:r>
      <w:del w:id="1" w:author="MIKAWA Kenta" w:date="2026-09-29T17:31:00Z" w16du:dateUtc="2026-09-29T08:31:00Z">
        <w:r w:rsidDel="00D14667">
          <w:rPr>
            <w:rFonts w:ascii="游明朝" w:eastAsia="游明朝" w:hAnsi="游明朝" w:cs="游明朝"/>
            <w:sz w:val="22"/>
            <w:szCs w:val="22"/>
          </w:rPr>
          <w:delText>#</w:delText>
        </w:r>
      </w:del>
      <w:r>
        <w:rPr>
          <w:rFonts w:ascii="游明朝" w:eastAsia="游明朝" w:hAnsi="游明朝" w:cs="游明朝"/>
          <w:sz w:val="22"/>
          <w:szCs w:val="22"/>
        </w:rPr>
        <w:t>B</w:t>
      </w:r>
      <w:r>
        <w:rPr>
          <w:rFonts w:ascii="游明朝" w:eastAsia="游明朝" w:hAnsi="游明朝" w:cs="游明朝"/>
          <w:sz w:val="22"/>
          <w:szCs w:val="22"/>
          <w:lang w:val="ja-JP"/>
        </w:rPr>
        <w:t>のご指摘に対する修正箇所は</w:t>
      </w:r>
      <w:r>
        <w:rPr>
          <w:rFonts w:ascii="游明朝" w:eastAsia="游明朝" w:hAnsi="游明朝" w:cs="游明朝"/>
          <w:color w:val="FF0000"/>
          <w:sz w:val="22"/>
          <w:szCs w:val="22"/>
          <w:lang w:val="ja-JP"/>
        </w:rPr>
        <w:t>赤色の文字</w:t>
      </w:r>
      <w:r>
        <w:rPr>
          <w:rFonts w:ascii="游明朝" w:eastAsia="游明朝" w:hAnsi="游明朝" w:cs="游明朝"/>
          <w:sz w:val="22"/>
          <w:szCs w:val="22"/>
          <w:lang w:val="ja-JP"/>
        </w:rPr>
        <w:t>で示させて頂いております．大変恐縮ではございますが，ご確認の程，何卒宜しくお願い申し上げます．</w:t>
      </w:r>
    </w:p>
    <w:p w14:paraId="5C949EB5" w14:textId="77777777" w:rsidR="007109C2" w:rsidRDefault="007109C2">
      <w:pPr>
        <w:rPr>
          <w:rFonts w:ascii="游明朝" w:eastAsia="游明朝" w:hAnsi="游明朝" w:cs="游明朝"/>
          <w:sz w:val="22"/>
          <w:szCs w:val="22"/>
        </w:rPr>
      </w:pPr>
    </w:p>
    <w:p w14:paraId="4C99619E" w14:textId="77777777" w:rsidR="007109C2" w:rsidRPr="00642C7B" w:rsidRDefault="0041754F">
      <w:pPr>
        <w:rPr>
          <w:rFonts w:ascii="游明朝" w:eastAsia="游明朝" w:hAnsi="游明朝" w:cs="游明朝"/>
          <w:sz w:val="22"/>
          <w:szCs w:val="22"/>
        </w:rPr>
      </w:pPr>
      <w:r>
        <w:rPr>
          <w:rFonts w:ascii="游明朝" w:eastAsia="游明朝" w:hAnsi="游明朝" w:cs="游明朝"/>
          <w:sz w:val="22"/>
          <w:szCs w:val="22"/>
          <w:lang w:val="ja-JP"/>
        </w:rPr>
        <w:t>受付番号</w:t>
      </w:r>
      <w:r w:rsidRPr="000F60DB">
        <w:rPr>
          <w:rFonts w:ascii="游明朝" w:eastAsia="游明朝" w:hAnsi="游明朝" w:cs="游明朝"/>
          <w:sz w:val="22"/>
          <w:szCs w:val="22"/>
        </w:rPr>
        <w:t>：</w:t>
      </w:r>
      <w:r w:rsidR="00642C7B" w:rsidRPr="00642C7B">
        <w:rPr>
          <w:rFonts w:ascii="游明朝" w:eastAsia="游明朝" w:hAnsi="游明朝" w:cs="游明朝"/>
          <w:sz w:val="22"/>
          <w:szCs w:val="22"/>
        </w:rPr>
        <w:t>DACR07-3</w:t>
      </w:r>
    </w:p>
    <w:p w14:paraId="3342B866" w14:textId="77777777" w:rsidR="007109C2" w:rsidRPr="00642C7B" w:rsidRDefault="0041754F">
      <w:pPr>
        <w:rPr>
          <w:rFonts w:ascii="游明朝" w:eastAsia="游明朝" w:hAnsi="游明朝" w:cs="游明朝"/>
          <w:sz w:val="22"/>
          <w:szCs w:val="22"/>
        </w:rPr>
      </w:pPr>
      <w:r>
        <w:rPr>
          <w:rFonts w:ascii="游明朝" w:eastAsia="游明朝" w:hAnsi="游明朝" w:cs="游明朝"/>
          <w:sz w:val="22"/>
          <w:szCs w:val="22"/>
          <w:lang w:val="ja-JP"/>
        </w:rPr>
        <w:t>タイトル</w:t>
      </w:r>
      <w:r w:rsidRPr="00623CFE">
        <w:rPr>
          <w:rFonts w:ascii="游明朝" w:eastAsia="游明朝" w:hAnsi="游明朝" w:cs="游明朝"/>
          <w:sz w:val="22"/>
          <w:szCs w:val="22"/>
        </w:rPr>
        <w:t>：</w:t>
      </w:r>
      <w:r w:rsidR="00642C7B" w:rsidRPr="00642C7B">
        <w:rPr>
          <w:rFonts w:ascii="游明朝" w:eastAsia="游明朝" w:hAnsi="游明朝" w:cs="游明朝"/>
          <w:sz w:val="22"/>
          <w:szCs w:val="22"/>
        </w:rPr>
        <w:t>Gate Retrieval-Augmented Forecasting による書籍需要予測</w:t>
      </w:r>
    </w:p>
    <w:p w14:paraId="21A8FE45" w14:textId="77777777" w:rsidR="007109C2" w:rsidRDefault="007109C2">
      <w:pPr>
        <w:rPr>
          <w:rFonts w:ascii="游明朝" w:eastAsia="游明朝" w:hAnsi="游明朝" w:cs="游明朝"/>
          <w:sz w:val="22"/>
          <w:szCs w:val="22"/>
        </w:rPr>
      </w:pPr>
    </w:p>
    <w:p w14:paraId="6B2F4F0B" w14:textId="77777777" w:rsidR="007109C2" w:rsidRPr="00563688" w:rsidRDefault="0041754F">
      <w:pPr>
        <w:rPr>
          <w:rFonts w:ascii="游明朝" w:eastAsia="游明朝" w:hAnsi="游明朝" w:cs="游明朝"/>
          <w:sz w:val="22"/>
          <w:szCs w:val="22"/>
        </w:rPr>
      </w:pPr>
      <w:r>
        <w:rPr>
          <w:rFonts w:ascii="游明朝" w:eastAsia="游明朝" w:hAnsi="游明朝" w:cs="游明朝"/>
          <w:sz w:val="22"/>
          <w:szCs w:val="22"/>
        </w:rPr>
        <w:t>-----------------------------------------------------------------------------------------------------------</w:t>
      </w:r>
    </w:p>
    <w:p w14:paraId="10F838C2" w14:textId="77777777" w:rsidR="007109C2" w:rsidRDefault="007109C2">
      <w:pPr>
        <w:rPr>
          <w:rFonts w:ascii="游明朝" w:eastAsia="游明朝" w:hAnsi="游明朝" w:cs="游明朝"/>
          <w:color w:val="222222"/>
          <w:sz w:val="22"/>
          <w:szCs w:val="22"/>
          <w:u w:color="222222"/>
          <w:shd w:val="clear" w:color="auto" w:fill="FFFFFF"/>
        </w:rPr>
      </w:pPr>
    </w:p>
    <w:p w14:paraId="1DA62333" w14:textId="77777777" w:rsidR="007109C2" w:rsidRDefault="0041754F">
      <w:pPr>
        <w:rPr>
          <w:rFonts w:asciiTheme="majorEastAsia" w:eastAsiaTheme="majorEastAsia" w:hAnsiTheme="majorEastAsia" w:cs="游明朝"/>
          <w:b/>
          <w:bCs/>
          <w:sz w:val="22"/>
          <w:szCs w:val="22"/>
        </w:rPr>
      </w:pPr>
      <w:r>
        <w:rPr>
          <w:rFonts w:asciiTheme="majorEastAsia" w:eastAsiaTheme="majorEastAsia" w:hAnsiTheme="majorEastAsia" w:cs="游明朝"/>
          <w:b/>
          <w:bCs/>
          <w:sz w:val="22"/>
          <w:szCs w:val="22"/>
          <w:lang w:val="ja-JP"/>
        </w:rPr>
        <w:t>【査読者</w:t>
      </w:r>
      <w:del w:id="2" w:author="MIKAWA Kenta" w:date="2026-09-29T17:31:00Z" w16du:dateUtc="2026-09-29T08:31:00Z">
        <w:r w:rsidRPr="00ED5745" w:rsidDel="00D14667">
          <w:rPr>
            <w:rFonts w:asciiTheme="majorEastAsia" w:eastAsiaTheme="majorEastAsia" w:hAnsiTheme="majorEastAsia" w:cs="游明朝"/>
            <w:b/>
            <w:bCs/>
            <w:sz w:val="22"/>
            <w:szCs w:val="22"/>
          </w:rPr>
          <w:delText>#</w:delText>
        </w:r>
      </w:del>
      <w:r w:rsidRPr="00ED5745">
        <w:rPr>
          <w:rFonts w:asciiTheme="majorEastAsia" w:eastAsiaTheme="majorEastAsia" w:hAnsiTheme="majorEastAsia" w:cs="游明朝"/>
          <w:b/>
          <w:bCs/>
          <w:sz w:val="22"/>
          <w:szCs w:val="22"/>
        </w:rPr>
        <w:t>A</w:t>
      </w:r>
      <w:r>
        <w:rPr>
          <w:rFonts w:asciiTheme="majorEastAsia" w:eastAsiaTheme="majorEastAsia" w:hAnsiTheme="majorEastAsia" w:cs="游明朝"/>
          <w:b/>
          <w:bCs/>
          <w:sz w:val="22"/>
          <w:szCs w:val="22"/>
          <w:lang w:val="ja-JP"/>
        </w:rPr>
        <w:t>から頂いたコメント】</w:t>
      </w:r>
    </w:p>
    <w:p w14:paraId="09A12243"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 xml:space="preserve">距離関数 </w:t>
      </w:r>
      <m:oMath>
        <m:r>
          <w:rPr>
            <w:rFonts w:ascii="Cambria Math" w:eastAsia="游明朝" w:hAnsi="Cambria Math" w:cs="游明朝"/>
            <w:color w:val="222222"/>
            <w:sz w:val="22"/>
            <w:szCs w:val="22"/>
            <w:u w:color="222222"/>
            <w:shd w:val="clear" w:color="auto" w:fill="FFFFFF"/>
            <w:lang w:val="ja-JP"/>
          </w:rPr>
          <m:t xml:space="preserve">d </m:t>
        </m:r>
      </m:oMath>
      <w:r>
        <w:rPr>
          <w:rFonts w:ascii="游明朝" w:eastAsia="游明朝" w:hAnsi="游明朝" w:cs="游明朝"/>
          <w:color w:val="222222"/>
          <w:sz w:val="22"/>
          <w:szCs w:val="22"/>
          <w:u w:color="222222"/>
          <w:shd w:val="clear" w:color="auto" w:fill="FFFFFF"/>
          <w:lang w:val="ja-JP"/>
        </w:rPr>
        <w:t>の選択が結果に与える影響について言及していただきたい．また，本研究の実験において具体的にどの距離関数を用いたのかを本文中に明記する必要があると思われる．</w:t>
      </w:r>
    </w:p>
    <w:p w14:paraId="05AC29CD"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38CC5F8F"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137AD2BC"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w:t>
      </w:r>
      <w:r w:rsidR="00C602E6">
        <w:rPr>
          <w:rFonts w:ascii="游明朝" w:eastAsia="游明朝" w:hAnsi="游明朝" w:cs="游明朝" w:hint="eastAsia"/>
          <w:color w:val="222222"/>
          <w:sz w:val="22"/>
          <w:szCs w:val="22"/>
          <w:u w:color="222222"/>
          <w:shd w:val="clear" w:color="auto" w:fill="FFFFFF"/>
          <w:lang w:val="ja-JP"/>
        </w:rPr>
        <w:t>いただきまして</w:t>
      </w:r>
      <w:r>
        <w:rPr>
          <w:rFonts w:ascii="游明朝" w:eastAsia="游明朝" w:hAnsi="游明朝" w:cs="游明朝"/>
          <w:color w:val="222222"/>
          <w:sz w:val="22"/>
          <w:szCs w:val="22"/>
          <w:u w:color="222222"/>
          <w:shd w:val="clear" w:color="auto" w:fill="FFFFFF"/>
          <w:lang w:val="ja-JP"/>
        </w:rPr>
        <w:t>ありがとうございました．距離関数の定義を本文に記載して</w:t>
      </w:r>
      <w:r w:rsidR="00C602E6">
        <w:rPr>
          <w:rFonts w:ascii="游明朝" w:eastAsia="游明朝" w:hAnsi="游明朝" w:cs="游明朝" w:hint="eastAsia"/>
          <w:color w:val="222222"/>
          <w:sz w:val="22"/>
          <w:szCs w:val="22"/>
          <w:u w:color="222222"/>
          <w:shd w:val="clear" w:color="auto" w:fill="FFFFFF"/>
          <w:lang w:val="ja-JP"/>
        </w:rPr>
        <w:t>おらず，大変失礼いたしました</w:t>
      </w:r>
      <w:r>
        <w:rPr>
          <w:rFonts w:ascii="游明朝" w:eastAsia="游明朝" w:hAnsi="游明朝" w:cs="游明朝"/>
          <w:color w:val="222222"/>
          <w:sz w:val="22"/>
          <w:szCs w:val="22"/>
          <w:u w:color="222222"/>
          <w:shd w:val="clear" w:color="auto" w:fill="FFFFFF"/>
          <w:lang w:val="ja-JP"/>
        </w:rPr>
        <w:t>．</w:t>
      </w:r>
    </w:p>
    <w:p w14:paraId="69F32B58" w14:textId="77777777" w:rsidR="00B107C8"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まず，距離尺度に対するご質問ですが，本研究では，標準化後のローカルコンテキストと各ウィンドウとの間の二乗ユークリッド距離を距離尺度として使用しております．具体的には，まず学習データの系列を長さ</w:t>
      </w:r>
      <m:oMath>
        <m:r>
          <w:rPr>
            <w:rFonts w:ascii="Cambria Math" w:hAnsi="Cambria Math"/>
            <w:sz w:val="22"/>
            <w:szCs w:val="22"/>
          </w:rPr>
          <m:t>L</m:t>
        </m:r>
      </m:oMath>
      <w:r>
        <w:rPr>
          <w:rFonts w:ascii="游明朝" w:eastAsia="游明朝" w:hAnsi="游明朝" w:cs="游明朝" w:hint="eastAsia"/>
          <w:color w:val="222222"/>
          <w:sz w:val="22"/>
          <w:szCs w:val="22"/>
          <w:u w:color="222222"/>
          <w:shd w:val="clear" w:color="auto" w:fill="FFFFFF"/>
          <w:lang w:val="ja-JP"/>
        </w:rPr>
        <w:t>のウィンドウに区切り，各ウィンドウを</w:t>
      </w:r>
      <m:oMath>
        <m:sSub>
          <m:sSubPr>
            <m:ctrlPr>
              <w:rPr>
                <w:rFonts w:ascii="Cambria Math" w:hAnsi="Cambria Math"/>
                <w:sz w:val="22"/>
                <w:szCs w:val="22"/>
              </w:rPr>
            </m:ctrlPr>
          </m:sSubPr>
          <m:e>
            <m:r>
              <m:rPr>
                <m:sty m:val="bi"/>
              </m:rPr>
              <w:rPr>
                <w:rFonts w:ascii="Cambria Math" w:hAnsi="Cambria Math"/>
                <w:sz w:val="22"/>
                <w:szCs w:val="22"/>
              </w:rPr>
              <m:t>w</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sz w:val="22"/>
                <w:szCs w:val="22"/>
              </w:rPr>
            </m:ctrlPr>
          </m:sSupPr>
          <m:e>
            <m:r>
              <m:rPr>
                <m:scr m:val="double-struck"/>
                <m:sty m:val="p"/>
              </m:rPr>
              <w:rPr>
                <w:rFonts w:ascii="Cambria Math" w:hAnsi="Cambria Math"/>
                <w:sz w:val="22"/>
                <w:szCs w:val="22"/>
              </w:rPr>
              <m:t>R</m:t>
            </m:r>
          </m:e>
          <m:sup>
            <m:r>
              <w:rPr>
                <w:rFonts w:ascii="Cambria Math" w:hAnsi="Cambria Math"/>
                <w:sz w:val="22"/>
                <w:szCs w:val="22"/>
              </w:rPr>
              <m:t>L</m:t>
            </m:r>
          </m:sup>
        </m:sSup>
      </m:oMath>
      <w:r>
        <w:rPr>
          <w:rFonts w:ascii="游明朝" w:eastAsia="游明朝" w:hAnsi="游明朝" w:cs="游明朝" w:hint="eastAsia"/>
          <w:color w:val="222222"/>
          <w:sz w:val="22"/>
          <w:szCs w:val="22"/>
          <w:u w:color="222222"/>
          <w:shd w:val="clear" w:color="auto" w:fill="FFFFFF"/>
          <w:lang w:val="ja-JP"/>
        </w:rPr>
        <w:t>として，過去のウィンドウ集合</w:t>
      </w:r>
      <m:oMath>
        <m:r>
          <m:rPr>
            <m:scr m:val="script"/>
            <m:sty m:val="p"/>
          </m:rPr>
          <w:rPr>
            <w:rFonts w:ascii="Cambria Math" w:hAnsi="Cambria Math"/>
            <w:sz w:val="22"/>
            <w:szCs w:val="22"/>
          </w:rPr>
          <m:t>D</m:t>
        </m:r>
        <m:r>
          <w:rPr>
            <w:rFonts w:ascii="Cambria Math" w:hAnsi="Cambria Math"/>
            <w:sz w:val="22"/>
            <w:szCs w:val="22"/>
          </w:rPr>
          <m:t>=</m:t>
        </m:r>
        <m:sSubSup>
          <m:sSubSupPr>
            <m:ctrlPr>
              <w:rPr>
                <w:rFonts w:ascii="Cambria Math" w:hAnsi="Cambria Math"/>
                <w:sz w:val="22"/>
                <w:szCs w:val="22"/>
              </w:rPr>
            </m:ctrlPr>
          </m:sSubSupPr>
          <m:e>
            <m:d>
              <m:dPr>
                <m:begChr m:val="{"/>
                <m:endChr m:val="}"/>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w</m:t>
                    </m:r>
                  </m:e>
                  <m:sub>
                    <m:r>
                      <w:rPr>
                        <w:rFonts w:ascii="Cambria Math" w:hAnsi="Cambria Math"/>
                        <w:sz w:val="22"/>
                        <w:szCs w:val="22"/>
                      </w:rPr>
                      <m:t>i</m:t>
                    </m:r>
                  </m:sub>
                </m:sSub>
              </m:e>
            </m:d>
          </m:e>
          <m:sub>
            <m:r>
              <w:rPr>
                <w:rFonts w:ascii="Cambria Math" w:hAnsi="Cambria Math"/>
                <w:sz w:val="22"/>
                <w:szCs w:val="22"/>
              </w:rPr>
              <m:t>i=1</m:t>
            </m:r>
          </m:sub>
          <m:sup>
            <m:r>
              <w:rPr>
                <w:rFonts w:ascii="Cambria Math" w:hAnsi="Cambria Math"/>
                <w:sz w:val="22"/>
                <w:szCs w:val="22"/>
              </w:rPr>
              <m:t>N</m:t>
            </m:r>
          </m:sup>
        </m:sSubSup>
      </m:oMath>
      <w:r>
        <w:rPr>
          <w:rFonts w:ascii="游明朝" w:eastAsia="游明朝" w:hAnsi="游明朝" w:cs="游明朝" w:hint="eastAsia"/>
          <w:color w:val="222222"/>
          <w:sz w:val="22"/>
          <w:szCs w:val="22"/>
          <w:u w:color="222222"/>
          <w:shd w:val="clear" w:color="auto" w:fill="FFFFFF"/>
          <w:lang w:val="ja-JP"/>
        </w:rPr>
        <w:t>を構成いたします．ここで，</w:t>
      </w:r>
      <m:oMath>
        <m:r>
          <w:rPr>
            <w:rFonts w:ascii="Cambria Math" w:hAnsi="Cambria Math"/>
            <w:sz w:val="22"/>
            <w:szCs w:val="22"/>
          </w:rPr>
          <m:t>N</m:t>
        </m:r>
      </m:oMath>
      <w:r>
        <w:rPr>
          <w:rFonts w:ascii="游明朝" w:eastAsia="游明朝" w:hAnsi="游明朝" w:cs="游明朝" w:hint="eastAsia"/>
          <w:color w:val="222222"/>
          <w:sz w:val="22"/>
          <w:szCs w:val="22"/>
          <w:u w:color="222222"/>
          <w:shd w:val="clear" w:color="auto" w:fill="FFFFFF"/>
          <w:lang w:val="ja-JP"/>
        </w:rPr>
        <w:t>はウィンドウ数です．また，予測対象の直近</w:t>
      </w:r>
      <m:oMath>
        <m:r>
          <w:rPr>
            <w:rFonts w:ascii="Cambria Math" w:hAnsi="Cambria Math"/>
            <w:sz w:val="22"/>
            <w:szCs w:val="22"/>
          </w:rPr>
          <m:t>L</m:t>
        </m:r>
      </m:oMath>
      <w:r>
        <w:rPr>
          <w:rFonts w:ascii="游明朝" w:eastAsia="游明朝" w:hAnsi="游明朝" w:cs="游明朝" w:hint="eastAsia"/>
          <w:color w:val="222222"/>
          <w:sz w:val="22"/>
          <w:szCs w:val="22"/>
          <w:u w:color="222222"/>
          <w:shd w:val="clear" w:color="auto" w:fill="FFFFFF"/>
          <w:lang w:val="ja-JP"/>
        </w:rPr>
        <w:t>時点をローカルコンテキスト</w:t>
      </w:r>
      <m:oMath>
        <m:r>
          <m:rPr>
            <m:sty m:val="bi"/>
          </m:rPr>
          <w:rPr>
            <w:rFonts w:ascii="Cambria Math" w:hAnsi="Cambria Math"/>
            <w:sz w:val="22"/>
            <w:szCs w:val="22"/>
          </w:rPr>
          <m:t>x</m:t>
        </m:r>
        <m:r>
          <w:rPr>
            <w:rFonts w:ascii="Cambria Math" w:hAnsi="Cambria Math"/>
            <w:sz w:val="22"/>
            <w:szCs w:val="22"/>
          </w:rPr>
          <m:t>∈</m:t>
        </m:r>
        <m:sSup>
          <m:sSupPr>
            <m:ctrlPr>
              <w:rPr>
                <w:rFonts w:ascii="Cambria Math" w:hAnsi="Cambria Math"/>
                <w:sz w:val="22"/>
                <w:szCs w:val="22"/>
              </w:rPr>
            </m:ctrlPr>
          </m:sSupPr>
          <m:e>
            <m:r>
              <m:rPr>
                <m:scr m:val="double-struck"/>
                <m:sty m:val="p"/>
              </m:rPr>
              <w:rPr>
                <w:rFonts w:ascii="Cambria Math" w:hAnsi="Cambria Math"/>
                <w:sz w:val="22"/>
                <w:szCs w:val="22"/>
              </w:rPr>
              <m:t>R</m:t>
            </m:r>
          </m:e>
          <m:sup>
            <m:r>
              <w:rPr>
                <w:rFonts w:ascii="Cambria Math" w:hAnsi="Cambria Math"/>
                <w:sz w:val="22"/>
                <w:szCs w:val="22"/>
              </w:rPr>
              <m:t>L</m:t>
            </m:r>
          </m:sup>
        </m:sSup>
      </m:oMath>
      <w:r>
        <w:rPr>
          <w:rFonts w:ascii="游明朝" w:eastAsia="游明朝" w:hAnsi="游明朝" w:cs="游明朝" w:hint="eastAsia"/>
          <w:color w:val="222222"/>
          <w:sz w:val="22"/>
          <w:szCs w:val="22"/>
          <w:u w:color="222222"/>
          <w:shd w:val="clear" w:color="auto" w:fill="FFFFFF"/>
          <w:lang w:val="ja-JP"/>
        </w:rPr>
        <w:t>とし，</w:t>
      </w:r>
      <m:oMath>
        <m:r>
          <m:rPr>
            <m:sty m:val="bi"/>
          </m:rPr>
          <w:rPr>
            <w:rFonts w:ascii="Cambria Math" w:hAnsi="Cambria Math"/>
            <w:sz w:val="22"/>
            <w:szCs w:val="22"/>
          </w:rPr>
          <m:t>x</m:t>
        </m:r>
      </m:oMath>
      <w:r>
        <w:rPr>
          <w:rFonts w:ascii="游明朝" w:eastAsia="游明朝" w:hAnsi="游明朝" w:cs="游明朝" w:hint="eastAsia"/>
          <w:color w:val="222222"/>
          <w:sz w:val="22"/>
          <w:szCs w:val="22"/>
          <w:u w:color="222222"/>
          <w:shd w:val="clear" w:color="auto" w:fill="FFFFFF"/>
          <w:lang w:val="ja-JP"/>
        </w:rPr>
        <w:t>と</w:t>
      </w:r>
      <m:oMath>
        <m:sSub>
          <m:sSubPr>
            <m:ctrlPr>
              <w:rPr>
                <w:rFonts w:ascii="Cambria Math" w:hAnsi="Cambria Math"/>
                <w:sz w:val="22"/>
                <w:szCs w:val="22"/>
              </w:rPr>
            </m:ctrlPr>
          </m:sSubPr>
          <m:e>
            <m:r>
              <m:rPr>
                <m:sty m:val="bi"/>
              </m:rPr>
              <w:rPr>
                <w:rFonts w:ascii="Cambria Math" w:hAnsi="Cambria Math"/>
                <w:sz w:val="22"/>
                <w:szCs w:val="22"/>
              </w:rPr>
              <m:t>w</m:t>
            </m:r>
          </m:e>
          <m:sub>
            <m:r>
              <w:rPr>
                <w:rFonts w:ascii="Cambria Math" w:hAnsi="Cambria Math"/>
                <w:sz w:val="22"/>
                <w:szCs w:val="22"/>
              </w:rPr>
              <m:t>i</m:t>
            </m:r>
          </m:sub>
        </m:sSub>
      </m:oMath>
      <w:r>
        <w:rPr>
          <w:rFonts w:ascii="游明朝" w:eastAsia="游明朝" w:hAnsi="游明朝" w:cs="游明朝" w:hint="eastAsia"/>
          <w:color w:val="222222"/>
          <w:sz w:val="22"/>
          <w:szCs w:val="22"/>
          <w:u w:color="222222"/>
          <w:shd w:val="clear" w:color="auto" w:fill="FFFFFF"/>
          <w:lang w:val="ja-JP"/>
        </w:rPr>
        <w:t>をそれぞれ平均0，標準偏差1に標準化した系列を</w:t>
      </w:r>
      <m:oMath>
        <m:acc>
          <m:accPr>
            <m:chr m:val="̃"/>
            <m:ctrlPr>
              <w:rPr>
                <w:rFonts w:ascii="Cambria Math" w:hAnsi="Cambria Math"/>
                <w:sz w:val="22"/>
                <w:szCs w:val="22"/>
              </w:rPr>
            </m:ctrlPr>
          </m:accPr>
          <m:e>
            <m:r>
              <m:rPr>
                <m:sty m:val="bi"/>
              </m:rPr>
              <w:rPr>
                <w:rFonts w:ascii="Cambria Math" w:hAnsi="Cambria Math"/>
                <w:sz w:val="22"/>
                <w:szCs w:val="22"/>
              </w:rPr>
              <m:t>x</m:t>
            </m:r>
          </m:e>
        </m:acc>
      </m:oMath>
      <w:r>
        <w:rPr>
          <w:rFonts w:ascii="游明朝" w:eastAsia="游明朝" w:hAnsi="游明朝" w:cs="游明朝" w:hint="eastAsia"/>
          <w:color w:val="222222"/>
          <w:sz w:val="22"/>
          <w:szCs w:val="22"/>
          <w:u w:color="222222"/>
          <w:shd w:val="clear" w:color="auto" w:fill="FFFFFF"/>
          <w:lang w:val="ja-JP"/>
        </w:rPr>
        <w:t>，</w:t>
      </w:r>
      <m:oMath>
        <m:sSub>
          <m:sSubPr>
            <m:ctrlPr>
              <w:rPr>
                <w:rFonts w:ascii="Cambria Math" w:hAnsi="Cambria Math"/>
                <w:sz w:val="22"/>
                <w:szCs w:val="22"/>
              </w:rPr>
            </m:ctrlPr>
          </m:sSubPr>
          <m:e>
            <m:acc>
              <m:accPr>
                <m:chr m:val="̃"/>
                <m:ctrlPr>
                  <w:rPr>
                    <w:rFonts w:ascii="Cambria Math" w:hAnsi="Cambria Math"/>
                    <w:sz w:val="22"/>
                    <w:szCs w:val="22"/>
                  </w:rPr>
                </m:ctrlPr>
              </m:accPr>
              <m:e>
                <m:r>
                  <m:rPr>
                    <m:sty m:val="bi"/>
                  </m:rPr>
                  <w:rPr>
                    <w:rFonts w:ascii="Cambria Math" w:hAnsi="Cambria Math"/>
                    <w:sz w:val="22"/>
                    <w:szCs w:val="22"/>
                  </w:rPr>
                  <m:t>w</m:t>
                </m:r>
              </m:e>
            </m:acc>
          </m:e>
          <m:sub>
            <m:r>
              <w:rPr>
                <w:rFonts w:ascii="Cambria Math" w:hAnsi="Cambria Math"/>
                <w:sz w:val="22"/>
                <w:szCs w:val="22"/>
              </w:rPr>
              <m:t>i</m:t>
            </m:r>
          </m:sub>
        </m:sSub>
      </m:oMath>
      <w:r>
        <w:rPr>
          <w:rFonts w:ascii="游明朝" w:eastAsia="游明朝" w:hAnsi="游明朝" w:cs="游明朝" w:hint="eastAsia"/>
          <w:color w:val="222222"/>
          <w:sz w:val="22"/>
          <w:szCs w:val="22"/>
          <w:u w:color="222222"/>
          <w:shd w:val="clear" w:color="auto" w:fill="FFFFFF"/>
          <w:lang w:val="ja-JP"/>
        </w:rPr>
        <w:t>といたします．このもとで，</w:t>
      </w:r>
      <m:oMath>
        <m:acc>
          <m:accPr>
            <m:chr m:val="̃"/>
            <m:ctrlPr>
              <w:rPr>
                <w:rFonts w:ascii="Cambria Math" w:hAnsi="Cambria Math"/>
                <w:sz w:val="22"/>
                <w:szCs w:val="22"/>
              </w:rPr>
            </m:ctrlPr>
          </m:accPr>
          <m:e>
            <m:r>
              <m:rPr>
                <m:sty m:val="bi"/>
              </m:rPr>
              <w:rPr>
                <w:rFonts w:ascii="Cambria Math" w:hAnsi="Cambria Math"/>
                <w:sz w:val="22"/>
                <w:szCs w:val="22"/>
              </w:rPr>
              <m:t>x</m:t>
            </m:r>
          </m:e>
        </m:acc>
      </m:oMath>
      <w:r>
        <w:rPr>
          <w:rFonts w:ascii="游明朝" w:eastAsia="游明朝" w:hAnsi="游明朝" w:cs="游明朝" w:hint="eastAsia"/>
          <w:color w:val="222222"/>
          <w:sz w:val="22"/>
          <w:szCs w:val="22"/>
          <w:u w:color="222222"/>
          <w:shd w:val="clear" w:color="auto" w:fill="FFFFFF"/>
          <w:lang w:val="ja-JP"/>
        </w:rPr>
        <w:t>と</w:t>
      </w:r>
      <m:oMath>
        <m:sSub>
          <m:sSubPr>
            <m:ctrlPr>
              <w:rPr>
                <w:rFonts w:ascii="Cambria Math" w:hAnsi="Cambria Math"/>
                <w:sz w:val="22"/>
                <w:szCs w:val="22"/>
              </w:rPr>
            </m:ctrlPr>
          </m:sSubPr>
          <m:e>
            <m:acc>
              <m:accPr>
                <m:chr m:val="̃"/>
                <m:ctrlPr>
                  <w:rPr>
                    <w:rFonts w:ascii="Cambria Math" w:hAnsi="Cambria Math"/>
                    <w:sz w:val="22"/>
                    <w:szCs w:val="22"/>
                  </w:rPr>
                </m:ctrlPr>
              </m:accPr>
              <m:e>
                <m:r>
                  <m:rPr>
                    <m:sty m:val="bi"/>
                  </m:rPr>
                  <w:rPr>
                    <w:rFonts w:ascii="Cambria Math" w:hAnsi="Cambria Math"/>
                    <w:sz w:val="22"/>
                    <w:szCs w:val="22"/>
                  </w:rPr>
                  <m:t>w</m:t>
                </m:r>
              </m:e>
            </m:acc>
          </m:e>
          <m:sub>
            <m:r>
              <w:rPr>
                <w:rFonts w:ascii="Cambria Math" w:hAnsi="Cambria Math"/>
                <w:sz w:val="22"/>
                <w:szCs w:val="22"/>
              </w:rPr>
              <m:t>i</m:t>
            </m:r>
          </m:sub>
        </m:sSub>
      </m:oMath>
      <w:r>
        <w:rPr>
          <w:rFonts w:ascii="游明朝" w:eastAsia="游明朝" w:hAnsi="游明朝" w:cs="游明朝" w:hint="eastAsia"/>
          <w:color w:val="222222"/>
          <w:sz w:val="22"/>
          <w:szCs w:val="22"/>
          <w:u w:color="222222"/>
          <w:shd w:val="clear" w:color="auto" w:fill="FFFFFF"/>
          <w:lang w:val="ja-JP"/>
        </w:rPr>
        <w:t>の距離</w:t>
      </w:r>
      <m:oMath>
        <m:r>
          <w:rPr>
            <w:rFonts w:ascii="Cambria Math" w:hAnsi="Cambria Math"/>
            <w:sz w:val="22"/>
            <w:szCs w:val="22"/>
          </w:rPr>
          <m:t>d</m:t>
        </m:r>
        <m:d>
          <m:dPr>
            <m:ctrlPr>
              <w:rPr>
                <w:rFonts w:ascii="Cambria Math" w:hAnsi="Cambria Math"/>
                <w:sz w:val="22"/>
                <w:szCs w:val="22"/>
              </w:rPr>
            </m:ctrlPr>
          </m:dPr>
          <m:e>
            <m:acc>
              <m:accPr>
                <m:chr m:val="̃"/>
                <m:ctrlPr>
                  <w:rPr>
                    <w:rFonts w:ascii="Cambria Math" w:hAnsi="Cambria Math"/>
                    <w:sz w:val="22"/>
                    <w:szCs w:val="22"/>
                  </w:rPr>
                </m:ctrlPr>
              </m:accPr>
              <m:e>
                <m:r>
                  <m:rPr>
                    <m:sty m:val="bi"/>
                  </m:rPr>
                  <w:rPr>
                    <w:rFonts w:ascii="Cambria Math" w:hAnsi="Cambria Math"/>
                    <w:sz w:val="22"/>
                    <w:szCs w:val="22"/>
                  </w:rPr>
                  <m:t>x</m:t>
                </m:r>
              </m:e>
            </m:acc>
            <m: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m:rPr>
                        <m:sty m:val="bi"/>
                      </m:rPr>
                      <w:rPr>
                        <w:rFonts w:ascii="Cambria Math" w:hAnsi="Cambria Math"/>
                        <w:sz w:val="22"/>
                        <w:szCs w:val="22"/>
                      </w:rPr>
                      <m:t>w</m:t>
                    </m:r>
                  </m:e>
                </m:acc>
              </m:e>
              <m:sub>
                <m:r>
                  <w:rPr>
                    <w:rFonts w:ascii="Cambria Math" w:hAnsi="Cambria Math"/>
                    <w:sz w:val="22"/>
                    <w:szCs w:val="22"/>
                  </w:rPr>
                  <m:t>i</m:t>
                </m:r>
              </m:sub>
            </m:sSub>
          </m:e>
        </m:d>
      </m:oMath>
      <w:r>
        <w:rPr>
          <w:rFonts w:ascii="游明朝" w:eastAsia="游明朝" w:hAnsi="游明朝" w:cs="游明朝" w:hint="eastAsia"/>
          <w:color w:val="222222"/>
          <w:sz w:val="22"/>
          <w:szCs w:val="22"/>
          <w:u w:color="222222"/>
          <w:shd w:val="clear" w:color="auto" w:fill="FFFFFF"/>
          <w:lang w:val="ja-JP"/>
        </w:rPr>
        <w:t>として，以下の式(2)に示す二乗ユークリッド距離を使用しております．</w:t>
      </w:r>
    </w:p>
    <w:p w14:paraId="30D2BFE3" w14:textId="77777777" w:rsidR="00B107C8" w:rsidRDefault="00000000">
      <w:pPr>
        <w:jc w:val="center"/>
        <w:rPr>
          <w:rFonts w:ascii="游明朝" w:eastAsia="游明朝" w:hAnsi="游明朝" w:cs="游明朝"/>
          <w:color w:val="222222"/>
          <w:sz w:val="22"/>
          <w:szCs w:val="22"/>
          <w:u w:color="222222"/>
          <w:shd w:val="clear" w:color="auto" w:fill="FFFFFF"/>
          <w:lang w:val="ja-JP"/>
        </w:rPr>
      </w:pPr>
      <m:oMath>
        <m:r>
          <w:rPr>
            <w:rFonts w:ascii="Cambria Math" w:hAnsi="Cambria Math"/>
            <w:sz w:val="22"/>
            <w:szCs w:val="22"/>
          </w:rPr>
          <m:t>d</m:t>
        </m:r>
        <m:d>
          <m:dPr>
            <m:ctrlPr>
              <w:rPr>
                <w:rFonts w:ascii="Cambria Math" w:hAnsi="Cambria Math"/>
                <w:sz w:val="22"/>
                <w:szCs w:val="22"/>
              </w:rPr>
            </m:ctrlPr>
          </m:dPr>
          <m:e>
            <m:acc>
              <m:accPr>
                <m:chr m:val="̃"/>
                <m:ctrlPr>
                  <w:rPr>
                    <w:rFonts w:ascii="Cambria Math" w:hAnsi="Cambria Math"/>
                    <w:sz w:val="22"/>
                    <w:szCs w:val="22"/>
                  </w:rPr>
                </m:ctrlPr>
              </m:accPr>
              <m:e>
                <m:r>
                  <m:rPr>
                    <m:sty m:val="bi"/>
                  </m:rPr>
                  <w:rPr>
                    <w:rFonts w:ascii="Cambria Math" w:hAnsi="Cambria Math"/>
                    <w:sz w:val="22"/>
                    <w:szCs w:val="22"/>
                  </w:rPr>
                  <m:t>x</m:t>
                </m:r>
              </m:e>
            </m:acc>
            <m: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m:rPr>
                        <m:sty m:val="bi"/>
                      </m:rPr>
                      <w:rPr>
                        <w:rFonts w:ascii="Cambria Math" w:hAnsi="Cambria Math"/>
                        <w:sz w:val="22"/>
                        <w:szCs w:val="22"/>
                      </w:rPr>
                      <m:t>w</m:t>
                    </m:r>
                  </m:e>
                </m:acc>
              </m:e>
              <m:sub>
                <m:r>
                  <w:rPr>
                    <w:rFonts w:ascii="Cambria Math" w:hAnsi="Cambria Math"/>
                    <w:sz w:val="22"/>
                    <w:szCs w:val="22"/>
                  </w:rPr>
                  <m:t>i</m:t>
                </m:r>
              </m:sub>
            </m:sSub>
          </m:e>
        </m:d>
        <m:r>
          <w:rPr>
            <w:rFonts w:ascii="Cambria Math" w:hAnsi="Cambria Math"/>
            <w:sz w:val="22"/>
            <w:szCs w:val="22"/>
          </w:rPr>
          <m:t>=</m:t>
        </m:r>
        <m:nary>
          <m:naryPr>
            <m:chr m:val="∑"/>
            <m:limLoc m:val="undOvr"/>
            <m:ctrlPr>
              <w:rPr>
                <w:rFonts w:ascii="Cambria Math" w:hAnsi="Cambria Math"/>
                <w:sz w:val="22"/>
                <w:szCs w:val="22"/>
              </w:rPr>
            </m:ctrlPr>
          </m:naryPr>
          <m:sub>
            <m:r>
              <w:rPr>
                <w:rFonts w:ascii="Cambria Math" w:hAnsi="Cambria Math"/>
                <w:sz w:val="22"/>
                <w:szCs w:val="22"/>
              </w:rPr>
              <m:t>t=1</m:t>
            </m:r>
          </m:sub>
          <m:sup>
            <m:r>
              <w:rPr>
                <w:rFonts w:ascii="Cambria Math" w:hAnsi="Cambria Math"/>
                <w:sz w:val="22"/>
                <w:szCs w:val="22"/>
              </w:rPr>
              <m:t>L</m:t>
            </m:r>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x</m:t>
                            </m:r>
                          </m:e>
                        </m:acc>
                      </m:e>
                      <m:sub>
                        <m:r>
                          <w:rPr>
                            <w:rFonts w:ascii="Cambria Math" w:hAnsi="Cambria Math"/>
                            <w:sz w:val="22"/>
                            <w:szCs w:val="22"/>
                          </w:rPr>
                          <m:t>t</m:t>
                        </m:r>
                      </m:sub>
                    </m:sSub>
                    <m: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w</m:t>
                            </m:r>
                          </m:e>
                        </m:acc>
                      </m:e>
                      <m:sub>
                        <m:r>
                          <w:rPr>
                            <w:rFonts w:ascii="Cambria Math" w:hAnsi="Cambria Math"/>
                            <w:sz w:val="22"/>
                            <w:szCs w:val="22"/>
                          </w:rPr>
                          <m:t>i,t</m:t>
                        </m:r>
                      </m:sub>
                    </m:sSub>
                  </m:e>
                </m:d>
              </m:e>
              <m:sup>
                <m:r>
                  <w:rPr>
                    <w:rFonts w:ascii="Cambria Math" w:hAnsi="Cambria Math"/>
                    <w:sz w:val="22"/>
                    <w:szCs w:val="22"/>
                  </w:rPr>
                  <m:t>2</m:t>
                </m:r>
              </m:sup>
            </m:sSup>
          </m:e>
        </m:nary>
      </m:oMath>
      <w:r>
        <w:rPr>
          <w:rFonts w:ascii="游明朝" w:eastAsia="游明朝" w:hAnsi="游明朝" w:cs="游明朝" w:hint="eastAsia"/>
          <w:color w:val="222222"/>
          <w:sz w:val="22"/>
          <w:szCs w:val="22"/>
          <w:u w:color="222222"/>
          <w:shd w:val="clear" w:color="auto" w:fill="FFFFFF"/>
          <w:lang w:val="ja-JP"/>
        </w:rPr>
        <w:t xml:space="preserve">　　(2)</w:t>
      </w:r>
    </w:p>
    <w:p w14:paraId="2018370A" w14:textId="77777777" w:rsidR="00B107C8"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ここで，</w:t>
      </w: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x</m:t>
                </m:r>
              </m:e>
            </m:acc>
          </m:e>
          <m:sub>
            <m:r>
              <w:rPr>
                <w:rFonts w:ascii="Cambria Math" w:hAnsi="Cambria Math"/>
                <w:sz w:val="22"/>
                <w:szCs w:val="22"/>
              </w:rPr>
              <m:t>t</m:t>
            </m:r>
          </m:sub>
        </m:sSub>
      </m:oMath>
      <w:r>
        <w:rPr>
          <w:rFonts w:ascii="游明朝" w:eastAsia="游明朝" w:hAnsi="游明朝" w:cs="游明朝" w:hint="eastAsia"/>
          <w:color w:val="222222"/>
          <w:sz w:val="22"/>
          <w:szCs w:val="22"/>
          <w:u w:color="222222"/>
          <w:shd w:val="clear" w:color="auto" w:fill="FFFFFF"/>
          <w:lang w:val="ja-JP"/>
        </w:rPr>
        <w:t>と</w:t>
      </w: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w</m:t>
                </m:r>
              </m:e>
            </m:acc>
          </m:e>
          <m:sub>
            <m:r>
              <w:rPr>
                <w:rFonts w:ascii="Cambria Math" w:hAnsi="Cambria Math"/>
                <w:sz w:val="22"/>
                <w:szCs w:val="22"/>
              </w:rPr>
              <m:t>i,t</m:t>
            </m:r>
          </m:sub>
        </m:sSub>
      </m:oMath>
      <w:r>
        <w:rPr>
          <w:rFonts w:ascii="游明朝" w:eastAsia="游明朝" w:hAnsi="游明朝" w:cs="游明朝" w:hint="eastAsia"/>
          <w:color w:val="222222"/>
          <w:sz w:val="22"/>
          <w:szCs w:val="22"/>
          <w:u w:color="222222"/>
          <w:shd w:val="clear" w:color="auto" w:fill="FFFFFF"/>
          <w:lang w:val="ja-JP"/>
        </w:rPr>
        <w:t>は，それぞれ</w:t>
      </w:r>
      <m:oMath>
        <m:acc>
          <m:accPr>
            <m:chr m:val="̃"/>
            <m:ctrlPr>
              <w:rPr>
                <w:rFonts w:ascii="Cambria Math" w:hAnsi="Cambria Math"/>
                <w:sz w:val="22"/>
                <w:szCs w:val="22"/>
              </w:rPr>
            </m:ctrlPr>
          </m:accPr>
          <m:e>
            <m:r>
              <m:rPr>
                <m:sty m:val="bi"/>
              </m:rPr>
              <w:rPr>
                <w:rFonts w:ascii="Cambria Math" w:hAnsi="Cambria Math"/>
                <w:sz w:val="22"/>
                <w:szCs w:val="22"/>
              </w:rPr>
              <m:t>x</m:t>
            </m:r>
          </m:e>
        </m:acc>
      </m:oMath>
      <w:r>
        <w:rPr>
          <w:rFonts w:ascii="游明朝" w:eastAsia="游明朝" w:hAnsi="游明朝" w:cs="游明朝" w:hint="eastAsia"/>
          <w:color w:val="222222"/>
          <w:sz w:val="22"/>
          <w:szCs w:val="22"/>
          <w:u w:color="222222"/>
          <w:shd w:val="clear" w:color="auto" w:fill="FFFFFF"/>
          <w:lang w:val="ja-JP"/>
        </w:rPr>
        <w:t>と</w:t>
      </w:r>
      <m:oMath>
        <m:sSub>
          <m:sSubPr>
            <m:ctrlPr>
              <w:rPr>
                <w:rFonts w:ascii="Cambria Math" w:hAnsi="Cambria Math"/>
                <w:sz w:val="22"/>
                <w:szCs w:val="22"/>
              </w:rPr>
            </m:ctrlPr>
          </m:sSubPr>
          <m:e>
            <m:acc>
              <m:accPr>
                <m:chr m:val="̃"/>
                <m:ctrlPr>
                  <w:rPr>
                    <w:rFonts w:ascii="Cambria Math" w:hAnsi="Cambria Math"/>
                    <w:sz w:val="22"/>
                    <w:szCs w:val="22"/>
                  </w:rPr>
                </m:ctrlPr>
              </m:accPr>
              <m:e>
                <m:r>
                  <m:rPr>
                    <m:sty m:val="bi"/>
                  </m:rPr>
                  <w:rPr>
                    <w:rFonts w:ascii="Cambria Math" w:hAnsi="Cambria Math"/>
                    <w:sz w:val="22"/>
                    <w:szCs w:val="22"/>
                  </w:rPr>
                  <m:t>w</m:t>
                </m:r>
              </m:e>
            </m:acc>
          </m:e>
          <m:sub>
            <m:r>
              <w:rPr>
                <w:rFonts w:ascii="Cambria Math" w:hAnsi="Cambria Math"/>
                <w:sz w:val="22"/>
                <w:szCs w:val="22"/>
              </w:rPr>
              <m:t>i</m:t>
            </m:r>
          </m:sub>
        </m:sSub>
      </m:oMath>
      <w:r>
        <w:rPr>
          <w:rFonts w:ascii="游明朝" w:eastAsia="游明朝" w:hAnsi="游明朝" w:cs="游明朝" w:hint="eastAsia"/>
          <w:color w:val="222222"/>
          <w:sz w:val="22"/>
          <w:szCs w:val="22"/>
          <w:u w:color="222222"/>
          <w:shd w:val="clear" w:color="auto" w:fill="FFFFFF"/>
          <w:lang w:val="ja-JP"/>
        </w:rPr>
        <w:t>の第</w:t>
      </w:r>
      <m:oMath>
        <m:r>
          <w:rPr>
            <w:rFonts w:ascii="Cambria Math" w:hAnsi="Cambria Math"/>
            <w:sz w:val="22"/>
            <w:szCs w:val="22"/>
          </w:rPr>
          <m:t>t</m:t>
        </m:r>
      </m:oMath>
      <w:r>
        <w:rPr>
          <w:rFonts w:ascii="游明朝" w:eastAsia="游明朝" w:hAnsi="游明朝" w:cs="游明朝" w:hint="eastAsia"/>
          <w:color w:val="222222"/>
          <w:sz w:val="22"/>
          <w:szCs w:val="22"/>
          <w:u w:color="222222"/>
          <w:shd w:val="clear" w:color="auto" w:fill="FFFFFF"/>
          <w:lang w:val="ja-JP"/>
        </w:rPr>
        <w:t>要素を表します．本研究では，この距離が小さい上位</w:t>
      </w:r>
      <m:oMath>
        <m:r>
          <w:rPr>
            <w:rFonts w:ascii="Cambria Math" w:hAnsi="Cambria Math"/>
            <w:sz w:val="22"/>
            <w:szCs w:val="22"/>
          </w:rPr>
          <m:t>K</m:t>
        </m:r>
      </m:oMath>
      <w:r>
        <w:rPr>
          <w:rFonts w:ascii="游明朝" w:eastAsia="游明朝" w:hAnsi="游明朝" w:cs="游明朝" w:hint="eastAsia"/>
          <w:color w:val="222222"/>
          <w:sz w:val="22"/>
          <w:szCs w:val="22"/>
          <w:u w:color="222222"/>
          <w:shd w:val="clear" w:color="auto" w:fill="FFFFFF"/>
          <w:lang w:val="ja-JP"/>
        </w:rPr>
        <w:t>件のウィンドウを参照ウィンドウとして取得しており，その検索には近傍検索のライブラリであるFaissを用いております．</w:t>
      </w:r>
    </w:p>
    <w:p w14:paraId="5C0450B9" w14:textId="77777777" w:rsidR="007109C2" w:rsidRDefault="006C6CEE">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また，距離関数の選択が結果に与える影響についてですが，距離の選択は取得される参照ウィンドウそのものを変えるため，予測結果に影響し得ます．本研究の距離は標準化後の系列に対するものであり，需要の水準や振幅の違いを無視して変動の形状だけで参照を選びます．一方，標準化を行わない距離や動的時間伸縮法のように，水準の違いや時間軸のずれを考慮する尺度に替えると，参照の選び方が変わります．需要規模の近さを重視する場合には標準化を行わない距離が，時間軸のずれを許容して形状を照合する場合には動的時間伸縮法が適する可能性がございます．</w:t>
      </w:r>
    </w:p>
    <w:p w14:paraId="2C99BE19" w14:textId="77777777" w:rsidR="00B107C8"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しかしながら，本研究では，距離尺度の違いが予測結果に与える影響は限定的であると考えております．その根拠は，先行研究における実証結果と，提案手法のゲート機構の働きでございます．</w:t>
      </w:r>
    </w:p>
    <w:p w14:paraId="211E8659" w14:textId="549B5278" w:rsidR="00B107C8"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 xml:space="preserve">まず，先行研究の実証結果についてご説明いたします．Cross-RAG（S. Lee et al., "Cross-RAG: </w:t>
      </w:r>
      <w:r>
        <w:rPr>
          <w:rFonts w:ascii="游明朝" w:eastAsia="游明朝" w:hAnsi="游明朝" w:cs="游明朝"/>
          <w:color w:val="222222"/>
          <w:sz w:val="22"/>
          <w:szCs w:val="22"/>
          <w:u w:color="222222"/>
          <w:shd w:val="clear" w:color="auto" w:fill="FFFFFF"/>
          <w:lang w:val="ja-JP"/>
        </w:rPr>
        <w:lastRenderedPageBreak/>
        <w:t>Zero-Shot Retrieval-Augmented Time Series Forecasting via Cross-Attention," arXiv:2603.14709, 2026）は，検索した各参照の出力を，予測対象との関連度に応じて</w:t>
      </w:r>
      <w:ins w:id="3" w:author="MIKAWA Kenta" w:date="2026-09-29T18:47:00Z" w16du:dateUtc="2026-09-29T09:47:00Z">
        <w:r w:rsidR="00911FF8">
          <w:rPr>
            <w:rFonts w:ascii="游明朝" w:eastAsia="游明朝" w:hAnsi="游明朝" w:cs="游明朝"/>
            <w:color w:val="222222"/>
            <w:sz w:val="22"/>
            <w:szCs w:val="22"/>
            <w:u w:color="222222"/>
            <w:shd w:val="clear" w:color="auto" w:fill="FFFFFF"/>
          </w:rPr>
          <w:t>cross attention</w:t>
        </w:r>
      </w:ins>
      <w:del w:id="4" w:author="MIKAWA Kenta" w:date="2026-09-29T18:47:00Z" w16du:dateUtc="2026-09-29T09:47:00Z">
        <w:r w:rsidDel="00911FF8">
          <w:rPr>
            <w:rFonts w:ascii="游明朝" w:eastAsia="游明朝" w:hAnsi="游明朝" w:cs="游明朝"/>
            <w:color w:val="222222"/>
            <w:sz w:val="22"/>
            <w:szCs w:val="22"/>
            <w:u w:color="222222"/>
            <w:shd w:val="clear" w:color="auto" w:fill="FFFFFF"/>
            <w:lang w:val="ja-JP"/>
          </w:rPr>
          <w:delText>クロスアテンション</w:delText>
        </w:r>
      </w:del>
      <w:r>
        <w:rPr>
          <w:rFonts w:ascii="游明朝" w:eastAsia="游明朝" w:hAnsi="游明朝" w:cs="游明朝"/>
          <w:color w:val="222222"/>
          <w:sz w:val="22"/>
          <w:szCs w:val="22"/>
          <w:u w:color="222222"/>
          <w:shd w:val="clear" w:color="auto" w:fill="FFFFFF"/>
          <w:lang w:val="ja-JP"/>
        </w:rPr>
        <w:t>で重み付けし，統合する手法です．同研究では，参照の検索に用いる類似尺度をコサイン類似度，ユークリッド距離，相関係数の3種類に変えて，7つの公開データセットで予測精度を比較しております．その結果，平均MSEは0.191〜0.194の範囲にとどまり，類似尺度の違いが予測精度にほとんど影響</w:t>
      </w:r>
      <w:del w:id="5" w:author="MIKAWA Kenta" w:date="2026-09-29T18:47:00Z" w16du:dateUtc="2026-09-29T09:47:00Z">
        <w:r w:rsidDel="00911FF8">
          <w:rPr>
            <w:rFonts w:ascii="游明朝" w:eastAsia="游明朝" w:hAnsi="游明朝" w:cs="游明朝" w:hint="eastAsia"/>
            <w:color w:val="222222"/>
            <w:sz w:val="22"/>
            <w:szCs w:val="22"/>
            <w:u w:color="222222"/>
            <w:shd w:val="clear" w:color="auto" w:fill="FFFFFF"/>
            <w:lang w:val="ja-JP"/>
          </w:rPr>
          <w:delText>しない</w:delText>
        </w:r>
      </w:del>
      <w:ins w:id="6" w:author="MIKAWA Kenta" w:date="2026-09-29T18:47:00Z" w16du:dateUtc="2026-09-29T09:47:00Z">
        <w:r w:rsidR="00911FF8">
          <w:rPr>
            <w:rFonts w:ascii="游明朝" w:eastAsia="游明朝" w:hAnsi="游明朝" w:cs="游明朝" w:hint="eastAsia"/>
            <w:color w:val="222222"/>
            <w:sz w:val="22"/>
            <w:szCs w:val="22"/>
            <w:u w:color="222222"/>
            <w:shd w:val="clear" w:color="auto" w:fill="FFFFFF"/>
            <w:lang w:val="ja-JP"/>
          </w:rPr>
          <w:t>を与えない</w:t>
        </w:r>
      </w:ins>
      <w:r>
        <w:rPr>
          <w:rFonts w:ascii="游明朝" w:eastAsia="游明朝" w:hAnsi="游明朝" w:cs="游明朝"/>
          <w:color w:val="222222"/>
          <w:sz w:val="22"/>
          <w:szCs w:val="22"/>
          <w:u w:color="222222"/>
          <w:shd w:val="clear" w:color="auto" w:fill="FFFFFF"/>
          <w:lang w:val="ja-JP"/>
        </w:rPr>
        <w:t>ことが実証的に示されております．</w:t>
      </w:r>
    </w:p>
    <w:p w14:paraId="2B14BFD4" w14:textId="77777777" w:rsidR="00B107C8"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次に，提案手法のゲート機構の働きについてご説明いたします．Cross-RAGが参照ごとに重みを付けるのに対し，提案手法のゲート機構は参照ウィンドウのパッチごとに重みを付けるという違いはございますが，いずれも予測対象との関連度に応じて参照の寄与を調整する点で共通しております．具体的には，ゲート機構は，ローカルコンテキストの要約ベクトルと各参照ウィンドウのパッチ表現との関連度から，パッチごとの重みを求めます．そして，この重みを対応するパッチ表現に掛けることで，予測対象との関連が薄い参照ウィンドウが予測に与える寄与を小さくいたします．このため，距離尺度を変えたことで関連の薄い参照ウィンドウが取得されたとしても，その影響はゲート機構によってある程度抑えられることが期待されます．</w:t>
      </w:r>
    </w:p>
    <w:p w14:paraId="560FE408" w14:textId="77777777" w:rsidR="00B107C8"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ただし，本研究のデータを用いて距離尺度の影響を直接検証したわけではございません．査読者にご指摘いただきました点については今後さらに検討する余地があると考え，複数の距離尺度を比較する検証を今後の課題として，新原稿の4.1 概要の脚注および7. おわりにに記載いたしました．また，本研究で用いた距離の定義を3. 従来手法に，実験における距離と近傍検索の実装を5.3 実験設定に記載いたしました．</w:t>
      </w:r>
    </w:p>
    <w:p w14:paraId="3AABF3B4"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71B11056"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p.2 右カラム，3. 従来手法（記載の追加）：</w:t>
      </w:r>
    </w:p>
    <w:p w14:paraId="30CCAC2D"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なお本研究では，距離</w:t>
      </w:r>
      <m:oMath>
        <m:r>
          <w:rPr>
            <w:rFonts w:ascii="Cambria Math" w:hAnsi="Cambria Math"/>
            <w:sz w:val="22"/>
            <w:szCs w:val="22"/>
          </w:rPr>
          <m:t>d</m:t>
        </m:r>
      </m:oMath>
      <w:r>
        <w:rPr>
          <w:rFonts w:ascii="游明朝" w:eastAsia="游明朝" w:hAnsi="游明朝" w:cs="游明朝"/>
          <w:color w:val="000000" w:themeColor="text1"/>
          <w:sz w:val="22"/>
          <w:szCs w:val="22"/>
          <w:u w:color="222222"/>
          <w:shd w:val="clear" w:color="auto" w:fill="FFFFFF"/>
          <w:lang w:val="ja-JP"/>
        </w:rPr>
        <w:t>として，標準化後のウィンドウ間の二乗ユークリッド距離</w:t>
      </w:r>
    </w:p>
    <w:p w14:paraId="36F61AA2" w14:textId="77777777" w:rsidR="007109C2" w:rsidRDefault="0041754F">
      <w:pPr>
        <w:ind w:leftChars="202" w:left="424"/>
        <w:jc w:val="center"/>
        <w:rPr>
          <w:rFonts w:ascii="游明朝" w:eastAsia="游明朝" w:hAnsi="游明朝" w:cs="游明朝"/>
          <w:color w:val="000000" w:themeColor="text1"/>
          <w:sz w:val="22"/>
          <w:szCs w:val="22"/>
          <w:u w:color="222222"/>
          <w:shd w:val="clear" w:color="auto" w:fill="FFFFFF"/>
          <w:lang w:val="ja-JP"/>
        </w:rPr>
      </w:pPr>
      <m:oMath>
        <m:r>
          <w:rPr>
            <w:rFonts w:ascii="Cambria Math" w:hAnsi="Cambria Math"/>
            <w:sz w:val="22"/>
            <w:szCs w:val="22"/>
          </w:rPr>
          <m:t>d</m:t>
        </m:r>
        <m:d>
          <m:dPr>
            <m:ctrlPr>
              <w:rPr>
                <w:rFonts w:ascii="Cambria Math" w:hAnsi="Cambria Math"/>
                <w:sz w:val="22"/>
                <w:szCs w:val="22"/>
              </w:rPr>
            </m:ctrlPr>
          </m:dPr>
          <m:e>
            <m:acc>
              <m:accPr>
                <m:chr m:val="̃"/>
                <m:ctrlPr>
                  <w:rPr>
                    <w:rFonts w:ascii="Cambria Math" w:hAnsi="Cambria Math"/>
                    <w:sz w:val="22"/>
                    <w:szCs w:val="22"/>
                  </w:rPr>
                </m:ctrlPr>
              </m:accPr>
              <m:e>
                <m:r>
                  <m:rPr>
                    <m:sty m:val="bi"/>
                  </m:rPr>
                  <w:rPr>
                    <w:rFonts w:ascii="Cambria Math" w:hAnsi="Cambria Math"/>
                    <w:sz w:val="22"/>
                    <w:szCs w:val="22"/>
                  </w:rPr>
                  <m:t>x</m:t>
                </m:r>
              </m:e>
            </m:acc>
            <m: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m:rPr>
                        <m:sty m:val="bi"/>
                      </m:rPr>
                      <w:rPr>
                        <w:rFonts w:ascii="Cambria Math" w:hAnsi="Cambria Math"/>
                        <w:sz w:val="22"/>
                        <w:szCs w:val="22"/>
                      </w:rPr>
                      <m:t>w</m:t>
                    </m:r>
                  </m:e>
                </m:acc>
              </m:e>
              <m:sub>
                <m:r>
                  <w:rPr>
                    <w:rFonts w:ascii="Cambria Math" w:hAnsi="Cambria Math"/>
                    <w:sz w:val="22"/>
                    <w:szCs w:val="22"/>
                  </w:rPr>
                  <m:t>i</m:t>
                </m:r>
              </m:sub>
            </m:sSub>
          </m:e>
        </m:d>
        <m:r>
          <w:rPr>
            <w:rFonts w:ascii="Cambria Math" w:hAnsi="Cambria Math"/>
            <w:sz w:val="22"/>
            <w:szCs w:val="22"/>
          </w:rPr>
          <m:t>=</m:t>
        </m:r>
        <m:nary>
          <m:naryPr>
            <m:chr m:val="∑"/>
            <m:limLoc m:val="undOvr"/>
            <m:ctrlPr>
              <w:rPr>
                <w:rFonts w:ascii="Cambria Math" w:hAnsi="Cambria Math"/>
                <w:sz w:val="22"/>
                <w:szCs w:val="22"/>
              </w:rPr>
            </m:ctrlPr>
          </m:naryPr>
          <m:sub>
            <m:r>
              <w:rPr>
                <w:rFonts w:ascii="Cambria Math" w:hAnsi="Cambria Math"/>
                <w:sz w:val="22"/>
                <w:szCs w:val="22"/>
              </w:rPr>
              <m:t>t=1</m:t>
            </m:r>
          </m:sub>
          <m:sup>
            <m:r>
              <w:rPr>
                <w:rFonts w:ascii="Cambria Math" w:hAnsi="Cambria Math"/>
                <w:sz w:val="22"/>
                <w:szCs w:val="22"/>
              </w:rPr>
              <m:t>L</m:t>
            </m:r>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x</m:t>
                            </m:r>
                          </m:e>
                        </m:acc>
                      </m:e>
                      <m:sub>
                        <m:r>
                          <w:rPr>
                            <w:rFonts w:ascii="Cambria Math" w:hAnsi="Cambria Math"/>
                            <w:sz w:val="22"/>
                            <w:szCs w:val="22"/>
                          </w:rPr>
                          <m:t>t</m:t>
                        </m:r>
                      </m:sub>
                    </m:sSub>
                    <m: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w</m:t>
                            </m:r>
                          </m:e>
                        </m:acc>
                      </m:e>
                      <m:sub>
                        <m:r>
                          <w:rPr>
                            <w:rFonts w:ascii="Cambria Math" w:hAnsi="Cambria Math"/>
                            <w:sz w:val="22"/>
                            <w:szCs w:val="22"/>
                          </w:rPr>
                          <m:t>i,t</m:t>
                        </m:r>
                      </m:sub>
                    </m:sSub>
                  </m:e>
                </m:d>
              </m:e>
              <m:sup>
                <m:r>
                  <w:rPr>
                    <w:rFonts w:ascii="Cambria Math" w:hAnsi="Cambria Math"/>
                    <w:sz w:val="22"/>
                    <w:szCs w:val="22"/>
                  </w:rPr>
                  <m:t>2</m:t>
                </m:r>
              </m:sup>
            </m:sSup>
          </m:e>
        </m:nary>
      </m:oMath>
      <w:r>
        <w:rPr>
          <w:rFonts w:ascii="游明朝" w:eastAsia="游明朝" w:hAnsi="游明朝" w:cs="游明朝"/>
          <w:color w:val="000000" w:themeColor="text1"/>
          <w:sz w:val="22"/>
          <w:szCs w:val="22"/>
          <w:u w:color="222222"/>
          <w:shd w:val="clear" w:color="auto" w:fill="FFFFFF"/>
          <w:lang w:val="ja-JP"/>
        </w:rPr>
        <w:t xml:space="preserve">　　(2)</w:t>
      </w:r>
    </w:p>
    <w:p w14:paraId="1A687BFD"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を用いる．ここで</w:t>
      </w: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x</m:t>
                </m:r>
              </m:e>
            </m:acc>
          </m:e>
          <m:sub>
            <m:r>
              <w:rPr>
                <w:rFonts w:ascii="Cambria Math" w:hAnsi="Cambria Math"/>
                <w:sz w:val="22"/>
                <w:szCs w:val="22"/>
              </w:rPr>
              <m:t>t</m:t>
            </m:r>
          </m:sub>
        </m:sSub>
      </m:oMath>
      <w:r>
        <w:rPr>
          <w:rFonts w:ascii="游明朝" w:eastAsia="游明朝" w:hAnsi="游明朝" w:cs="游明朝"/>
          <w:color w:val="000000" w:themeColor="text1"/>
          <w:sz w:val="22"/>
          <w:szCs w:val="22"/>
          <w:u w:color="222222"/>
          <w:shd w:val="clear" w:color="auto" w:fill="FFFFFF"/>
          <w:lang w:val="ja-JP"/>
        </w:rPr>
        <w:t>と</w:t>
      </w: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w</m:t>
                </m:r>
              </m:e>
            </m:acc>
          </m:e>
          <m:sub>
            <m:r>
              <w:rPr>
                <w:rFonts w:ascii="Cambria Math" w:hAnsi="Cambria Math"/>
                <w:sz w:val="22"/>
                <w:szCs w:val="22"/>
              </w:rPr>
              <m:t>i,t</m:t>
            </m:r>
          </m:sub>
        </m:sSub>
      </m:oMath>
      <w:r>
        <w:rPr>
          <w:rFonts w:ascii="游明朝" w:eastAsia="游明朝" w:hAnsi="游明朝" w:cs="游明朝"/>
          <w:color w:val="000000" w:themeColor="text1"/>
          <w:sz w:val="22"/>
          <w:szCs w:val="22"/>
          <w:u w:color="222222"/>
          <w:shd w:val="clear" w:color="auto" w:fill="FFFFFF"/>
          <w:lang w:val="ja-JP"/>
        </w:rPr>
        <w:t>は，それぞれ</w:t>
      </w:r>
      <m:oMath>
        <m:acc>
          <m:accPr>
            <m:chr m:val="̃"/>
            <m:ctrlPr>
              <w:rPr>
                <w:rFonts w:ascii="Cambria Math" w:hAnsi="Cambria Math"/>
                <w:sz w:val="22"/>
                <w:szCs w:val="22"/>
              </w:rPr>
            </m:ctrlPr>
          </m:accPr>
          <m:e>
            <m:r>
              <m:rPr>
                <m:sty m:val="bi"/>
              </m:rPr>
              <w:rPr>
                <w:rFonts w:ascii="Cambria Math" w:hAnsi="Cambria Math"/>
                <w:sz w:val="22"/>
                <w:szCs w:val="22"/>
              </w:rPr>
              <m:t>x</m:t>
            </m:r>
          </m:e>
        </m:acc>
      </m:oMath>
      <w:r>
        <w:rPr>
          <w:rFonts w:ascii="游明朝" w:eastAsia="游明朝" w:hAnsi="游明朝" w:cs="游明朝"/>
          <w:color w:val="000000" w:themeColor="text1"/>
          <w:sz w:val="22"/>
          <w:szCs w:val="22"/>
          <w:u w:color="222222"/>
          <w:shd w:val="clear" w:color="auto" w:fill="FFFFFF"/>
          <w:lang w:val="ja-JP"/>
        </w:rPr>
        <w:t>と</w:t>
      </w:r>
      <m:oMath>
        <m:sSub>
          <m:sSubPr>
            <m:ctrlPr>
              <w:rPr>
                <w:rFonts w:ascii="Cambria Math" w:hAnsi="Cambria Math"/>
                <w:sz w:val="22"/>
                <w:szCs w:val="22"/>
              </w:rPr>
            </m:ctrlPr>
          </m:sSubPr>
          <m:e>
            <m:acc>
              <m:accPr>
                <m:chr m:val="̃"/>
                <m:ctrlPr>
                  <w:rPr>
                    <w:rFonts w:ascii="Cambria Math" w:hAnsi="Cambria Math"/>
                    <w:sz w:val="22"/>
                    <w:szCs w:val="22"/>
                  </w:rPr>
                </m:ctrlPr>
              </m:accPr>
              <m:e>
                <m:r>
                  <m:rPr>
                    <m:sty m:val="bi"/>
                  </m:rPr>
                  <w:rPr>
                    <w:rFonts w:ascii="Cambria Math" w:hAnsi="Cambria Math"/>
                    <w:sz w:val="22"/>
                    <w:szCs w:val="22"/>
                  </w:rPr>
                  <m:t>w</m:t>
                </m:r>
              </m:e>
            </m:acc>
          </m:e>
          <m:sub>
            <m:r>
              <w:rPr>
                <w:rFonts w:ascii="Cambria Math" w:hAnsi="Cambria Math"/>
                <w:sz w:val="22"/>
                <w:szCs w:val="22"/>
              </w:rPr>
              <m:t>i</m:t>
            </m:r>
          </m:sub>
        </m:sSub>
      </m:oMath>
      <w:r>
        <w:rPr>
          <w:rFonts w:ascii="游明朝" w:eastAsia="游明朝" w:hAnsi="游明朝" w:cs="游明朝"/>
          <w:color w:val="000000" w:themeColor="text1"/>
          <w:sz w:val="22"/>
          <w:szCs w:val="22"/>
          <w:u w:color="222222"/>
          <w:shd w:val="clear" w:color="auto" w:fill="FFFFFF"/>
          <w:lang w:val="ja-JP"/>
        </w:rPr>
        <w:t>の第</w:t>
      </w:r>
      <m:oMath>
        <m:r>
          <w:rPr>
            <w:rFonts w:ascii="Cambria Math" w:hAnsi="Cambria Math"/>
            <w:sz w:val="22"/>
            <w:szCs w:val="22"/>
          </w:rPr>
          <m:t>t</m:t>
        </m:r>
      </m:oMath>
      <w:r>
        <w:rPr>
          <w:rFonts w:ascii="游明朝" w:eastAsia="游明朝" w:hAnsi="游明朝" w:cs="游明朝"/>
          <w:color w:val="000000" w:themeColor="text1"/>
          <w:sz w:val="22"/>
          <w:szCs w:val="22"/>
          <w:u w:color="222222"/>
          <w:shd w:val="clear" w:color="auto" w:fill="FFFFFF"/>
          <w:lang w:val="ja-JP"/>
        </w:rPr>
        <w:t>要素を表す．この距離は標準化後の系列に対して定義されるため，系列の水準や振幅の違いを除いた変動の形状の類似度を測ることになる．</w:t>
      </w:r>
    </w:p>
    <w:p w14:paraId="35696929"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27F411FA" w14:textId="77777777" w:rsidR="006011AC" w:rsidRDefault="00000000">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p.3 右カラム，4.1 概要（脚注の追加）：</w:t>
      </w:r>
    </w:p>
    <w:p w14:paraId="5962739E" w14:textId="77777777" w:rsidR="006011AC"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距離</w:t>
      </w:r>
      <m:oMath>
        <m:r>
          <w:rPr>
            <w:rFonts w:ascii="Cambria Math" w:hAnsi="Cambria Math"/>
            <w:sz w:val="22"/>
            <w:szCs w:val="22"/>
          </w:rPr>
          <m:t>d</m:t>
        </m:r>
      </m:oMath>
      <w:r>
        <w:rPr>
          <w:rFonts w:ascii="游明朝" w:eastAsia="游明朝" w:hAnsi="游明朝" w:cs="游明朝"/>
          <w:color w:val="000000" w:themeColor="text1"/>
          <w:sz w:val="22"/>
          <w:szCs w:val="22"/>
          <w:u w:color="222222"/>
          <w:shd w:val="clear" w:color="auto" w:fill="FFFFFF"/>
          <w:lang w:val="ja-JP"/>
        </w:rPr>
        <w:t>の選択は，取得される参照ウィンドウそのものを変えるため，予測結果に影響し得る．一方で，Cross-RAG [12] のように各参照の出力を予測対象との関連度に応じて重み付けして統合する枠組みでは，類似尺度を変えても予測精度がほとんど変化しないことが報告されている．ゲート機構も同様に各参照ウィンドウのパッチ表現を予測対象との関連度に応じて重み付けすることから，本研究では式(2)の距離を用いるものとし，距離尺度の違いによる性能評価は今後の課題とする．</w:t>
      </w:r>
    </w:p>
    <w:p w14:paraId="30FA5F66"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102A8E38"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p.6 左カラム，5.3 実験設定（記載の追加）：</w:t>
      </w:r>
    </w:p>
    <w:p w14:paraId="4B9EBCBB"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sidRPr="009D37BA">
        <w:rPr>
          <w:rFonts w:ascii="游明朝" w:eastAsia="游明朝" w:hAnsi="游明朝" w:cs="游明朝"/>
          <w:color w:val="000000" w:themeColor="text1"/>
          <w:sz w:val="22"/>
          <w:szCs w:val="22"/>
          <w:u w:color="222222"/>
          <w:shd w:val="clear" w:color="auto" w:fill="FFFFFF"/>
          <w:lang w:val="ja-JP"/>
        </w:rPr>
        <w:t>このときの類似度は，式(2)に示した標準化後のウィンドウ間の二乗ユークリッド距離により測るものとし，近傍検索の実装にはFaiss[13]を用いた．</w:t>
      </w:r>
    </w:p>
    <w:p w14:paraId="23BB293A"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5E2960FF" w14:textId="77777777" w:rsidR="006011AC" w:rsidRDefault="00000000">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p.14 右カラム，7. おわりに（記載の追加）：</w:t>
      </w:r>
    </w:p>
    <w:p w14:paraId="747B090D" w14:textId="77777777" w:rsidR="006011AC"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今後の課題として，複数の距離尺度を比較し，距離尺度の選択が予測精度に与える影響を検証すること，形状以外の観点も取り入れた類似尺度，参照を組み合わせたゲート機構の検討，受賞や映像化，SNS上での話題化といった外生的な契機の情報を参照ウィンドウの検索条件や共変量として取り込む拡張などが挙げられる．</w:t>
      </w:r>
    </w:p>
    <w:p w14:paraId="2F171F93" w14:textId="77777777" w:rsidR="007109C2" w:rsidRDefault="007109C2">
      <w:pPr>
        <w:rPr>
          <w:rFonts w:ascii="游明朝" w:eastAsia="游明朝" w:hAnsi="游明朝" w:cs="游明朝"/>
          <w:color w:val="222222"/>
          <w:sz w:val="22"/>
          <w:szCs w:val="22"/>
          <w:u w:color="222222"/>
          <w:shd w:val="clear" w:color="auto" w:fill="FFFFFF"/>
          <w:lang w:val="ja-JP"/>
        </w:rPr>
      </w:pPr>
    </w:p>
    <w:p w14:paraId="25231ACD" w14:textId="77777777" w:rsidR="007109C2" w:rsidRDefault="007109C2">
      <w:pPr>
        <w:rPr>
          <w:rFonts w:ascii="游明朝" w:eastAsia="游明朝" w:hAnsi="游明朝" w:cs="游明朝"/>
          <w:color w:val="222222"/>
          <w:sz w:val="22"/>
          <w:szCs w:val="22"/>
          <w:u w:color="222222"/>
          <w:shd w:val="clear" w:color="auto" w:fill="FFFFFF"/>
        </w:rPr>
      </w:pPr>
    </w:p>
    <w:p w14:paraId="4EC8007D" w14:textId="4A702851"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del w:id="7" w:author="MIKAWA Kenta" w:date="2026-09-29T17:44:00Z" w16du:dateUtc="2026-09-29T08:44:00Z">
        <w:r w:rsidRPr="001A2D82" w:rsidDel="0098719C">
          <w:rPr>
            <w:rFonts w:asciiTheme="majorEastAsia" w:eastAsiaTheme="majorEastAsia" w:hAnsiTheme="majorEastAsia" w:cs="游明朝"/>
            <w:b/>
            <w:bCs/>
            <w:sz w:val="22"/>
            <w:szCs w:val="22"/>
          </w:rPr>
          <w:delText>#</w:delText>
        </w:r>
      </w:del>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69C7A954"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Top-K における K の設定方法について，結果に対する感度を検討する必要があると考える．例えば，K を変化させた感度分析や追加実験を行うことで，提案手法の頑健性を示すことができるのではないか．</w:t>
      </w:r>
    </w:p>
    <w:p w14:paraId="2BB7E744"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492FD6D2"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4B511C31" w14:textId="654CD052" w:rsidR="007109C2" w:rsidRDefault="0041754F">
      <w:pPr>
        <w:ind w:firstLine="220"/>
        <w:rPr>
          <w:rFonts w:ascii="游明朝" w:eastAsia="游明朝" w:hAnsi="游明朝" w:cs="游明朝" w:hint="eastAsia"/>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w:t>
      </w:r>
      <m:oMath>
        <m:r>
          <w:rPr>
            <w:rFonts w:ascii="Cambria Math" w:hAnsi="Cambria Math"/>
            <w:sz w:val="22"/>
            <w:szCs w:val="22"/>
          </w:rPr>
          <m:t>K</m:t>
        </m:r>
      </m:oMath>
      <w:r>
        <w:rPr>
          <w:rFonts w:ascii="游明朝" w:eastAsia="游明朝" w:hAnsi="游明朝" w:cs="游明朝"/>
          <w:color w:val="222222"/>
          <w:sz w:val="22"/>
          <w:szCs w:val="22"/>
          <w:u w:color="222222"/>
          <w:shd w:val="clear" w:color="auto" w:fill="FFFFFF"/>
          <w:lang w:val="ja-JP"/>
        </w:rPr>
        <w:t>の感度を確認して</w:t>
      </w:r>
      <w:ins w:id="8" w:author="MIKAWA Kenta" w:date="2026-09-29T18:48:00Z" w16du:dateUtc="2026-09-29T09:48:00Z">
        <w:r w:rsidR="00911FF8">
          <w:rPr>
            <w:rFonts w:ascii="游明朝" w:eastAsia="游明朝" w:hAnsi="游明朝" w:cs="游明朝" w:hint="eastAsia"/>
            <w:color w:val="222222"/>
            <w:sz w:val="22"/>
            <w:szCs w:val="22"/>
            <w:u w:color="222222"/>
            <w:shd w:val="clear" w:color="auto" w:fill="FFFFFF"/>
            <w:lang w:val="ja-JP"/>
          </w:rPr>
          <w:t>おらず，大変失礼いたしました．</w:t>
        </w:r>
      </w:ins>
      <w:del w:id="9" w:author="MIKAWA Kenta" w:date="2026-09-29T18:48:00Z" w16du:dateUtc="2026-09-29T09:48:00Z">
        <w:r w:rsidDel="00911FF8">
          <w:rPr>
            <w:rFonts w:ascii="游明朝" w:eastAsia="游明朝" w:hAnsi="游明朝" w:cs="游明朝"/>
            <w:color w:val="222222"/>
            <w:sz w:val="22"/>
            <w:szCs w:val="22"/>
            <w:u w:color="222222"/>
            <w:shd w:val="clear" w:color="auto" w:fill="FFFFFF"/>
            <w:lang w:val="ja-JP"/>
          </w:rPr>
          <w:delText>おりませんでした．</w:delText>
        </w:r>
      </w:del>
    </w:p>
    <w:p w14:paraId="01B35ED8" w14:textId="21403809" w:rsidR="007109C2" w:rsidRDefault="00911FF8">
      <w:pPr>
        <w:ind w:firstLine="220"/>
        <w:rPr>
          <w:rFonts w:ascii="游明朝" w:eastAsia="游明朝" w:hAnsi="游明朝" w:cs="游明朝"/>
          <w:color w:val="222222"/>
          <w:sz w:val="22"/>
          <w:szCs w:val="22"/>
          <w:u w:color="222222"/>
          <w:shd w:val="clear" w:color="auto" w:fill="FFFFFF"/>
          <w:lang w:val="ja-JP"/>
        </w:rPr>
      </w:pPr>
      <w:ins w:id="10" w:author="MIKAWA Kenta" w:date="2026-09-29T18:48:00Z" w16du:dateUtc="2026-09-29T09:48:00Z">
        <w:r>
          <w:rPr>
            <w:rFonts w:ascii="游明朝" w:eastAsia="游明朝" w:hAnsi="游明朝" w:cs="游明朝" w:hint="eastAsia"/>
            <w:color w:val="222222"/>
            <w:sz w:val="22"/>
            <w:szCs w:val="22"/>
            <w:u w:color="222222"/>
            <w:shd w:val="clear" w:color="auto" w:fill="FFFFFF"/>
            <w:lang w:val="ja-JP"/>
          </w:rPr>
          <w:t>ご指摘に則り，</w:t>
        </w:r>
      </w:ins>
      <w:r w:rsidR="0041754F">
        <w:rPr>
          <w:rFonts w:ascii="游明朝" w:eastAsia="游明朝" w:hAnsi="游明朝" w:cs="游明朝"/>
          <w:color w:val="222222"/>
          <w:sz w:val="22"/>
          <w:szCs w:val="22"/>
          <w:u w:color="222222"/>
          <w:shd w:val="clear" w:color="auto" w:fill="FFFFFF"/>
          <w:lang w:val="ja-JP"/>
        </w:rPr>
        <w:t>参照件数</w:t>
      </w:r>
      <m:oMath>
        <m:r>
          <w:rPr>
            <w:rFonts w:ascii="Cambria Math" w:hAnsi="Cambria Math"/>
            <w:sz w:val="22"/>
            <w:szCs w:val="22"/>
          </w:rPr>
          <m:t>K</m:t>
        </m:r>
      </m:oMath>
      <w:r w:rsidR="0041754F">
        <w:rPr>
          <w:rFonts w:ascii="游明朝" w:eastAsia="游明朝" w:hAnsi="游明朝" w:cs="游明朝"/>
          <w:color w:val="222222"/>
          <w:sz w:val="22"/>
          <w:szCs w:val="22"/>
          <w:u w:color="222222"/>
          <w:shd w:val="clear" w:color="auto" w:fill="FFFFFF"/>
          <w:lang w:val="ja-JP"/>
        </w:rPr>
        <w:t>を1，3，5，7に変えてそれぞれモデルを学習し直し，学習時と同じ</w:t>
      </w:r>
      <m:oMath>
        <m:r>
          <w:rPr>
            <w:rFonts w:ascii="Cambria Math" w:hAnsi="Cambria Math"/>
            <w:sz w:val="22"/>
            <w:szCs w:val="22"/>
          </w:rPr>
          <m:t>K</m:t>
        </m:r>
      </m:oMath>
      <w:r w:rsidR="0041754F">
        <w:rPr>
          <w:rFonts w:ascii="游明朝" w:eastAsia="游明朝" w:hAnsi="游明朝" w:cs="游明朝"/>
          <w:color w:val="222222"/>
          <w:sz w:val="22"/>
          <w:szCs w:val="22"/>
          <w:u w:color="222222"/>
          <w:shd w:val="clear" w:color="auto" w:fill="FFFFFF"/>
          <w:lang w:val="ja-JP"/>
        </w:rPr>
        <w:t>で予測した精度を比較いたしました．なお，本研究では予測を単一の値ではなく分位点として出力しており，</w:t>
      </w:r>
      <m:oMath>
        <m:r>
          <w:rPr>
            <w:rFonts w:ascii="Cambria Math" w:eastAsia="游明朝" w:hAnsi="Cambria Math" w:cs="游明朝"/>
            <w:color w:val="222222"/>
            <w:sz w:val="22"/>
            <w:szCs w:val="22"/>
            <w:u w:color="222222"/>
            <w:shd w:val="clear" w:color="auto" w:fill="FFFFFF"/>
          </w:rPr>
          <m:t>τ</m:t>
        </m:r>
      </m:oMath>
      <w:r w:rsidR="0041754F">
        <w:rPr>
          <w:rFonts w:ascii="游明朝" w:eastAsia="游明朝" w:hAnsi="游明朝" w:cs="游明朝"/>
          <w:color w:val="222222"/>
          <w:sz w:val="22"/>
          <w:szCs w:val="22"/>
          <w:u w:color="222222"/>
          <w:shd w:val="clear" w:color="auto" w:fill="FFFFFF"/>
          <w:lang w:val="ja-JP"/>
        </w:rPr>
        <w:t>はその水準を表します．</w:t>
      </w:r>
      <m:oMath>
        <m:r>
          <w:rPr>
            <w:rFonts w:ascii="Cambria Math" w:hAnsi="Cambria Math"/>
            <w:sz w:val="22"/>
            <w:szCs w:val="22"/>
          </w:rPr>
          <m:t>τ=0.5</m:t>
        </m:r>
      </m:oMath>
      <w:r w:rsidR="0041754F">
        <w:rPr>
          <w:rFonts w:ascii="游明朝" w:eastAsia="游明朝" w:hAnsi="游明朝" w:cs="游明朝"/>
          <w:color w:val="222222"/>
          <w:sz w:val="22"/>
          <w:szCs w:val="22"/>
          <w:u w:color="222222"/>
          <w:shd w:val="clear" w:color="auto" w:fill="FFFFFF"/>
          <w:lang w:val="ja-JP"/>
        </w:rPr>
        <w:t>が中央の予測値，</w:t>
      </w:r>
      <m:oMath>
        <m:r>
          <w:rPr>
            <w:rFonts w:ascii="Cambria Math" w:hAnsi="Cambria Math"/>
            <w:sz w:val="22"/>
            <w:szCs w:val="22"/>
          </w:rPr>
          <m:t>τ=0.1</m:t>
        </m:r>
      </m:oMath>
      <w:r w:rsidR="0041754F">
        <w:rPr>
          <w:rFonts w:ascii="游明朝" w:eastAsia="游明朝" w:hAnsi="游明朝" w:cs="游明朝"/>
          <w:color w:val="222222"/>
          <w:sz w:val="22"/>
          <w:szCs w:val="22"/>
          <w:u w:color="222222"/>
          <w:shd w:val="clear" w:color="auto" w:fill="FFFFFF"/>
          <w:lang w:val="ja-JP"/>
        </w:rPr>
        <w:t>と</w:t>
      </w:r>
      <m:oMath>
        <m:r>
          <w:rPr>
            <w:rFonts w:ascii="Cambria Math" w:hAnsi="Cambria Math"/>
            <w:sz w:val="22"/>
            <w:szCs w:val="22"/>
          </w:rPr>
          <m:t>τ=0.9</m:t>
        </m:r>
      </m:oMath>
      <w:r w:rsidR="0041754F">
        <w:rPr>
          <w:rFonts w:ascii="游明朝" w:eastAsia="游明朝" w:hAnsi="游明朝" w:cs="游明朝"/>
          <w:color w:val="222222"/>
          <w:sz w:val="22"/>
          <w:szCs w:val="22"/>
          <w:u w:color="222222"/>
          <w:shd w:val="clear" w:color="auto" w:fill="FFFFFF"/>
          <w:lang w:val="ja-JP"/>
        </w:rPr>
        <w:t>がそれぞれ予測の下限と上限にあたります．結果は下表の通りです（*は本研究で採用した設定）．</w:t>
      </w:r>
    </w:p>
    <w:p w14:paraId="594A2C2E"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0D8DC4E5" w14:textId="77777777" w:rsidR="0063188C" w:rsidRDefault="00000000">
      <w:pPr>
        <w:jc w:val="center"/>
      </w:pPr>
      <w:r>
        <w:rPr>
          <w:noProof/>
        </w:rPr>
        <w:drawing>
          <wp:inline distT="0" distB="0" distL="0" distR="0" wp14:anchorId="2EC17BFC" wp14:editId="4FBE3156">
            <wp:extent cx="3735959" cy="1531690"/>
            <wp:effectExtent l="0" t="0" r="0" b="0"/>
            <wp:docPr id="1001" name="Tabl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k.png"/>
                    <pic:cNvPicPr/>
                  </pic:nvPicPr>
                  <pic:blipFill>
                    <a:blip r:embed="rId7"/>
                    <a:stretch>
                      <a:fillRect/>
                    </a:stretch>
                  </pic:blipFill>
                  <pic:spPr>
                    <a:xfrm>
                      <a:off x="0" y="0"/>
                      <a:ext cx="3735959" cy="1531690"/>
                    </a:xfrm>
                    <a:prstGeom prst="rect">
                      <a:avLst/>
                    </a:prstGeom>
                  </pic:spPr>
                </pic:pic>
              </a:graphicData>
            </a:graphic>
          </wp:inline>
        </w:drawing>
      </w:r>
    </w:p>
    <w:p w14:paraId="12C74A0E"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0270ABCB"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中央値（</w:t>
      </w:r>
      <m:oMath>
        <m:r>
          <w:rPr>
            <w:rFonts w:ascii="Cambria Math" w:hAnsi="Cambria Math"/>
            <w:sz w:val="22"/>
            <w:szCs w:val="22"/>
          </w:rPr>
          <m:t>τ=0.5</m:t>
        </m:r>
      </m:oMath>
      <w:r>
        <w:rPr>
          <w:rFonts w:ascii="游明朝" w:eastAsia="游明朝" w:hAnsi="游明朝" w:cs="游明朝"/>
          <w:color w:val="222222"/>
          <w:sz w:val="22"/>
          <w:szCs w:val="22"/>
          <w:u w:color="222222"/>
          <w:shd w:val="clear" w:color="auto" w:fill="FFFFFF"/>
          <w:lang w:val="ja-JP"/>
        </w:rPr>
        <w:t>）のMAEはいずれの</w:t>
      </w:r>
      <m:oMath>
        <m:r>
          <w:rPr>
            <w:rFonts w:ascii="Cambria Math" w:hAnsi="Cambria Math"/>
            <w:sz w:val="22"/>
            <w:szCs w:val="22"/>
          </w:rPr>
          <m:t>K</m:t>
        </m:r>
      </m:oMath>
      <w:r>
        <w:rPr>
          <w:rFonts w:ascii="游明朝" w:eastAsia="游明朝" w:hAnsi="游明朝" w:cs="游明朝"/>
          <w:color w:val="222222"/>
          <w:sz w:val="22"/>
          <w:szCs w:val="22"/>
          <w:u w:color="222222"/>
          <w:shd w:val="clear" w:color="auto" w:fill="FFFFFF"/>
          <w:lang w:val="ja-JP"/>
        </w:rPr>
        <w:t>でも2.735〜2.746となり，その変動は0.4%以内でした．一方，上側分位点（</w:t>
      </w:r>
      <m:oMath>
        <m:r>
          <w:rPr>
            <w:rFonts w:ascii="Cambria Math" w:hAnsi="Cambria Math"/>
            <w:sz w:val="22"/>
            <w:szCs w:val="22"/>
          </w:rPr>
          <m:t>τ=0.9</m:t>
        </m:r>
      </m:oMath>
      <w:r>
        <w:rPr>
          <w:rFonts w:ascii="游明朝" w:eastAsia="游明朝" w:hAnsi="游明朝" w:cs="游明朝"/>
          <w:color w:val="222222"/>
          <w:sz w:val="22"/>
          <w:szCs w:val="22"/>
          <w:u w:color="222222"/>
          <w:shd w:val="clear" w:color="auto" w:fill="FFFFFF"/>
          <w:lang w:val="ja-JP"/>
        </w:rPr>
        <w:t>）は</w:t>
      </w:r>
      <m:oMath>
        <m:r>
          <w:rPr>
            <w:rFonts w:ascii="Cambria Math" w:hAnsi="Cambria Math"/>
            <w:sz w:val="22"/>
            <w:szCs w:val="22"/>
          </w:rPr>
          <m:t>K</m:t>
        </m:r>
      </m:oMath>
      <w:r>
        <w:rPr>
          <w:rFonts w:ascii="游明朝" w:eastAsia="游明朝" w:hAnsi="游明朝" w:cs="游明朝"/>
          <w:color w:val="222222"/>
          <w:sz w:val="22"/>
          <w:szCs w:val="22"/>
          <w:u w:color="222222"/>
          <w:shd w:val="clear" w:color="auto" w:fill="FFFFFF"/>
          <w:lang w:val="ja-JP"/>
        </w:rPr>
        <w:t>が増えるほど誤差が大きくなり，</w:t>
      </w:r>
      <m:oMath>
        <m:r>
          <w:rPr>
            <w:rFonts w:ascii="Cambria Math" w:hAnsi="Cambria Math"/>
            <w:sz w:val="22"/>
            <w:szCs w:val="22"/>
          </w:rPr>
          <m:t>K=1</m:t>
        </m:r>
      </m:oMath>
      <w:r>
        <w:rPr>
          <w:rFonts w:ascii="游明朝" w:eastAsia="游明朝" w:hAnsi="游明朝" w:cs="游明朝"/>
          <w:color w:val="222222"/>
          <w:sz w:val="22"/>
          <w:szCs w:val="22"/>
          <w:u w:color="222222"/>
          <w:shd w:val="clear" w:color="auto" w:fill="FFFFFF"/>
          <w:lang w:val="ja-JP"/>
        </w:rPr>
        <w:t>の4.94に対し</w:t>
      </w:r>
      <m:oMath>
        <m:r>
          <w:rPr>
            <w:rFonts w:ascii="Cambria Math" w:hAnsi="Cambria Math"/>
            <w:sz w:val="22"/>
            <w:szCs w:val="22"/>
          </w:rPr>
          <m:t>K=7</m:t>
        </m:r>
      </m:oMath>
      <w:r>
        <w:rPr>
          <w:rFonts w:ascii="游明朝" w:eastAsia="游明朝" w:hAnsi="游明朝" w:cs="游明朝"/>
          <w:color w:val="222222"/>
          <w:sz w:val="22"/>
          <w:szCs w:val="22"/>
          <w:u w:color="222222"/>
          <w:shd w:val="clear" w:color="auto" w:fill="FFFFFF"/>
          <w:lang w:val="ja-JP"/>
        </w:rPr>
        <w:t>では5.18でした．このとき予測区間の幅は</w:t>
      </w:r>
      <w:commentRangeStart w:id="11"/>
      <m:oMath>
        <m:r>
          <w:rPr>
            <w:rFonts w:ascii="Cambria Math" w:hAnsi="Cambria Math"/>
            <w:sz w:val="22"/>
            <w:szCs w:val="22"/>
          </w:rPr>
          <m:t>K=1</m:t>
        </m:r>
      </m:oMath>
      <w:r>
        <w:rPr>
          <w:rFonts w:ascii="游明朝" w:eastAsia="游明朝" w:hAnsi="游明朝" w:cs="游明朝"/>
          <w:color w:val="222222"/>
          <w:sz w:val="22"/>
          <w:szCs w:val="22"/>
          <w:u w:color="222222"/>
          <w:shd w:val="clear" w:color="auto" w:fill="FFFFFF"/>
          <w:lang w:val="ja-JP"/>
        </w:rPr>
        <w:t>の6.38から</w:t>
      </w:r>
      <m:oMath>
        <m:r>
          <w:rPr>
            <w:rFonts w:ascii="Cambria Math" w:hAnsi="Cambria Math"/>
            <w:sz w:val="22"/>
            <w:szCs w:val="22"/>
          </w:rPr>
          <m:t>K=7</m:t>
        </m:r>
      </m:oMath>
      <w:r>
        <w:rPr>
          <w:rFonts w:ascii="游明朝" w:eastAsia="游明朝" w:hAnsi="游明朝" w:cs="游明朝"/>
          <w:color w:val="222222"/>
          <w:sz w:val="22"/>
          <w:szCs w:val="22"/>
          <w:u w:color="222222"/>
          <w:shd w:val="clear" w:color="auto" w:fill="FFFFFF"/>
          <w:lang w:val="ja-JP"/>
        </w:rPr>
        <w:t>の6.6</w:t>
      </w:r>
      <w:commentRangeEnd w:id="11"/>
      <w:r w:rsidR="00911FF8">
        <w:rPr>
          <w:rStyle w:val="ac"/>
          <w:rFonts w:ascii="游明朝" w:eastAsia="游明朝" w:hAnsi="游明朝" w:cs="游明朝"/>
          <w:color w:val="222222"/>
          <w:sz w:val="22"/>
          <w:szCs w:val="22"/>
          <w:u w:color="222222"/>
          <w:shd w:val="clear" w:color="auto" w:fill="FFFFFF"/>
          <w:lang w:val="ja-JP"/>
        </w:rPr>
        <w:commentReference w:id="11"/>
      </w:r>
      <w:r>
        <w:rPr>
          <w:rFonts w:ascii="游明朝" w:eastAsia="游明朝" w:hAnsi="游明朝" w:cs="游明朝"/>
          <w:color w:val="222222"/>
          <w:sz w:val="22"/>
          <w:szCs w:val="22"/>
          <w:u w:color="222222"/>
          <w:shd w:val="clear" w:color="auto" w:fill="FFFFFF"/>
          <w:lang w:val="ja-JP"/>
        </w:rPr>
        <w:t>7へ広がる一方，実績が上側分位点に収まる割合は87.0%から87.4%とほぼ変わっておらず，精度が上がらないまま区間だけが広がっております．</w:t>
      </w:r>
    </w:p>
    <w:p w14:paraId="377B40C5" w14:textId="2878B805" w:rsidR="007109C2" w:rsidRDefault="0041754F">
      <w:pPr>
        <w:ind w:firstLine="220"/>
        <w:rPr>
          <w:rFonts w:ascii="游明朝" w:eastAsia="游明朝" w:hAnsi="游明朝" w:cs="游明朝"/>
          <w:color w:val="222222"/>
          <w:sz w:val="22"/>
          <w:szCs w:val="22"/>
          <w:u w:color="222222"/>
          <w:shd w:val="clear" w:color="auto" w:fill="FFFFFF"/>
          <w:lang w:val="ja-JP"/>
        </w:rPr>
      </w:pPr>
      <m:oMath>
        <m:r>
          <w:rPr>
            <w:rFonts w:ascii="Cambria Math" w:hAnsi="Cambria Math"/>
            <w:sz w:val="22"/>
            <w:szCs w:val="22"/>
          </w:rPr>
          <m:t>τ=0.5</m:t>
        </m:r>
      </m:oMath>
      <w:r>
        <w:rPr>
          <w:rFonts w:ascii="游明朝" w:eastAsia="游明朝" w:hAnsi="游明朝" w:cs="游明朝"/>
          <w:color w:val="222222"/>
          <w:sz w:val="22"/>
          <w:szCs w:val="22"/>
          <w:u w:color="222222"/>
          <w:shd w:val="clear" w:color="auto" w:fill="FFFFFF"/>
          <w:lang w:val="ja-JP"/>
        </w:rPr>
        <w:t>のMAEがほとんど変わらないのは，2件目以降に追加される参照が1件目とよく似ており，新しい情報がほとんど増えないためと考えております．参照と予測対象との距離は中央値で69.9〜86.3ですが，参照</w:t>
      </w:r>
      <w:ins w:id="12" w:author="MIKAWA Kenta" w:date="2026-09-29T18:48:00Z" w16du:dateUtc="2026-09-29T09:48:00Z">
        <w:r w:rsidR="00911FF8">
          <w:rPr>
            <w:rFonts w:ascii="游明朝" w:eastAsia="游明朝" w:hAnsi="游明朝" w:cs="游明朝" w:hint="eastAsia"/>
            <w:color w:val="222222"/>
            <w:sz w:val="22"/>
            <w:szCs w:val="22"/>
            <w:u w:color="222222"/>
            <w:shd w:val="clear" w:color="auto" w:fill="FFFFFF"/>
            <w:lang w:val="ja-JP"/>
          </w:rPr>
          <w:t>同士</w:t>
        </w:r>
      </w:ins>
      <w:del w:id="13" w:author="MIKAWA Kenta" w:date="2026-09-29T18:48:00Z" w16du:dateUtc="2026-09-29T09:48:00Z">
        <w:r w:rsidDel="00911FF8">
          <w:rPr>
            <w:rFonts w:ascii="游明朝" w:eastAsia="游明朝" w:hAnsi="游明朝" w:cs="游明朝"/>
            <w:color w:val="222222"/>
            <w:sz w:val="22"/>
            <w:szCs w:val="22"/>
            <w:u w:color="222222"/>
            <w:shd w:val="clear" w:color="auto" w:fill="FFFFFF"/>
            <w:lang w:val="ja-JP"/>
          </w:rPr>
          <w:delText>どうし</w:delText>
        </w:r>
      </w:del>
      <w:r>
        <w:rPr>
          <w:rFonts w:ascii="游明朝" w:eastAsia="游明朝" w:hAnsi="游明朝" w:cs="游明朝"/>
          <w:color w:val="222222"/>
          <w:sz w:val="22"/>
          <w:szCs w:val="22"/>
          <w:u w:color="222222"/>
          <w:shd w:val="clear" w:color="auto" w:fill="FFFFFF"/>
          <w:lang w:val="ja-JP"/>
        </w:rPr>
        <w:t>の距離は</w:t>
      </w:r>
      <w:commentRangeStart w:id="14"/>
      <w:r>
        <w:rPr>
          <w:rFonts w:ascii="游明朝" w:eastAsia="游明朝" w:hAnsi="游明朝" w:cs="游明朝"/>
          <w:color w:val="222222"/>
          <w:sz w:val="22"/>
          <w:szCs w:val="22"/>
          <w:u w:color="222222"/>
          <w:shd w:val="clear" w:color="auto" w:fill="FFFFFF"/>
          <w:lang w:val="ja-JP"/>
        </w:rPr>
        <w:t>57.8〜71.4</w:t>
      </w:r>
      <w:commentRangeEnd w:id="14"/>
      <w:r w:rsidR="00911FF8">
        <w:rPr>
          <w:rStyle w:val="ac"/>
          <w:rFonts w:ascii="游明朝" w:eastAsia="游明朝" w:hAnsi="游明朝" w:cs="游明朝"/>
          <w:color w:val="222222"/>
          <w:sz w:val="22"/>
          <w:szCs w:val="22"/>
          <w:u w:color="222222"/>
          <w:shd w:val="clear" w:color="auto" w:fill="FFFFFF"/>
          <w:lang w:val="ja-JP"/>
        </w:rPr>
        <w:commentReference w:id="14"/>
      </w:r>
      <w:r>
        <w:rPr>
          <w:rFonts w:ascii="游明朝" w:eastAsia="游明朝" w:hAnsi="游明朝" w:cs="游明朝"/>
          <w:color w:val="222222"/>
          <w:sz w:val="22"/>
          <w:szCs w:val="22"/>
          <w:u w:color="222222"/>
          <w:shd w:val="clear" w:color="auto" w:fill="FFFFFF"/>
          <w:lang w:val="ja-JP"/>
        </w:rPr>
        <w:t>とそれよりも近く，検索された参照は互いに似た波形の集まりでございます．そのため件数を増やしても，同じような波形が重ねて与えられることになります．一方でゲート機構は参照1件あたりの影響を抑えており，ゲートの出力の平均は</w:t>
      </w:r>
      <m:oMath>
        <m:r>
          <w:rPr>
            <w:rFonts w:ascii="Cambria Math" w:hAnsi="Cambria Math"/>
            <w:sz w:val="22"/>
            <w:szCs w:val="22"/>
          </w:rPr>
          <m:t>K=1</m:t>
        </m:r>
      </m:oMath>
      <w:r>
        <w:rPr>
          <w:rFonts w:ascii="游明朝" w:eastAsia="游明朝" w:hAnsi="游明朝" w:cs="游明朝"/>
          <w:color w:val="222222"/>
          <w:sz w:val="22"/>
          <w:szCs w:val="22"/>
          <w:u w:color="222222"/>
          <w:shd w:val="clear" w:color="auto" w:fill="FFFFFF"/>
          <w:lang w:val="ja-JP"/>
        </w:rPr>
        <w:t>の0.28から</w:t>
      </w:r>
      <m:oMath>
        <m:r>
          <w:rPr>
            <w:rFonts w:ascii="Cambria Math" w:hAnsi="Cambria Math"/>
            <w:sz w:val="22"/>
            <w:szCs w:val="22"/>
          </w:rPr>
          <m:t>K=7</m:t>
        </m:r>
      </m:oMath>
      <w:r>
        <w:rPr>
          <w:rFonts w:ascii="游明朝" w:eastAsia="游明朝" w:hAnsi="游明朝" w:cs="游明朝"/>
          <w:color w:val="222222"/>
          <w:sz w:val="22"/>
          <w:szCs w:val="22"/>
          <w:u w:color="222222"/>
          <w:shd w:val="clear" w:color="auto" w:fill="FFFFFF"/>
          <w:lang w:val="ja-JP"/>
        </w:rPr>
        <w:t>の0.23へ下がりますが，件数の増加を打ち消すほどではなく，通過する総量は0.28から1.62へ増えます．新しい情報が加わらないまま参照由来の情報量だけが増えるため，</w:t>
      </w:r>
      <m:oMath>
        <m:r>
          <w:rPr>
            <w:rFonts w:ascii="Cambria Math" w:hAnsi="Cambria Math"/>
            <w:sz w:val="22"/>
            <w:szCs w:val="22"/>
          </w:rPr>
          <m:t>τ=0.5</m:t>
        </m:r>
      </m:oMath>
      <w:r>
        <w:rPr>
          <w:rFonts w:ascii="游明朝" w:eastAsia="游明朝" w:hAnsi="游明朝" w:cs="游明朝"/>
          <w:color w:val="222222"/>
          <w:sz w:val="22"/>
          <w:szCs w:val="22"/>
          <w:u w:color="222222"/>
          <w:shd w:val="clear" w:color="auto" w:fill="FFFFFF"/>
          <w:lang w:val="ja-JP"/>
        </w:rPr>
        <w:t>の精度は変わらず上側分位点だけが押し上げられるものと考えております．</w:t>
      </w:r>
    </w:p>
    <w:p w14:paraId="0E709DFD" w14:textId="2942151B"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参照件数が精度を大きく左右しない傾向は，先行研究でも報告されております．Cross-RAGは，検索した各参照の入力が予測対象とどれだけ似ているかに応じて，その参照の出力を</w:t>
      </w:r>
      <w:del w:id="15" w:author="MIKAWA Kenta" w:date="2026-09-29T18:47:00Z" w16du:dateUtc="2026-09-29T09:47:00Z">
        <w:r w:rsidDel="00911FF8">
          <w:rPr>
            <w:rFonts w:ascii="游明朝" w:eastAsia="游明朝" w:hAnsi="游明朝" w:cs="游明朝"/>
            <w:color w:val="222222"/>
            <w:sz w:val="22"/>
            <w:szCs w:val="22"/>
            <w:u w:color="222222"/>
            <w:shd w:val="clear" w:color="auto" w:fill="FFFFFF"/>
            <w:lang w:val="ja-JP"/>
          </w:rPr>
          <w:delText>クロスアテンション</w:delText>
        </w:r>
      </w:del>
      <w:ins w:id="16" w:author="MIKAWA Kenta" w:date="2026-09-29T18:47:00Z" w16du:dateUtc="2026-09-29T09:47:00Z">
        <w:r w:rsidR="00911FF8">
          <w:rPr>
            <w:rFonts w:ascii="游明朝" w:eastAsia="游明朝" w:hAnsi="游明朝" w:cs="游明朝"/>
            <w:color w:val="222222"/>
            <w:sz w:val="22"/>
            <w:szCs w:val="22"/>
            <w:u w:color="222222"/>
            <w:shd w:val="clear" w:color="auto" w:fill="FFFFFF"/>
          </w:rPr>
          <w:t>cross attention</w:t>
        </w:r>
      </w:ins>
      <w:r>
        <w:rPr>
          <w:rFonts w:ascii="游明朝" w:eastAsia="游明朝" w:hAnsi="游明朝" w:cs="游明朝"/>
          <w:color w:val="222222"/>
          <w:sz w:val="22"/>
          <w:szCs w:val="22"/>
          <w:u w:color="222222"/>
          <w:shd w:val="clear" w:color="auto" w:fill="FFFFFF"/>
          <w:lang w:val="ja-JP"/>
        </w:rPr>
        <w:t>で重み付けして統合する手法です．7つの公開データセットを用いたゼロショット予測において参照件数を1件から15件まで変えたところ，平均MSEは0.1953から0.1911までの緩やかな改善にとどまったと報告されております（S. Lee et al., arXiv:2603.14709, 2026）．同研究では，過去のデータに似た区間が数多く重複して含まれることも指摘されており，本研究で参照</w:t>
      </w:r>
      <w:ins w:id="17" w:author="MIKAWA Kenta" w:date="2026-09-29T18:49:00Z" w16du:dateUtc="2026-09-29T09:49:00Z">
        <w:r w:rsidR="00911FF8">
          <w:rPr>
            <w:rFonts w:ascii="游明朝" w:eastAsia="游明朝" w:hAnsi="游明朝" w:cs="游明朝" w:hint="eastAsia"/>
            <w:color w:val="222222"/>
            <w:sz w:val="22"/>
            <w:szCs w:val="22"/>
            <w:u w:color="222222"/>
            <w:shd w:val="clear" w:color="auto" w:fill="FFFFFF"/>
            <w:lang w:val="ja-JP"/>
          </w:rPr>
          <w:t>同士</w:t>
        </w:r>
      </w:ins>
      <w:del w:id="18" w:author="MIKAWA Kenta" w:date="2026-09-29T18:49:00Z" w16du:dateUtc="2026-09-29T09:49:00Z">
        <w:r w:rsidDel="00911FF8">
          <w:rPr>
            <w:rFonts w:ascii="游明朝" w:eastAsia="游明朝" w:hAnsi="游明朝" w:cs="游明朝"/>
            <w:color w:val="222222"/>
            <w:sz w:val="22"/>
            <w:szCs w:val="22"/>
            <w:u w:color="222222"/>
            <w:shd w:val="clear" w:color="auto" w:fill="FFFFFF"/>
            <w:lang w:val="ja-JP"/>
          </w:rPr>
          <w:delText>どうし</w:delText>
        </w:r>
      </w:del>
      <w:r>
        <w:rPr>
          <w:rFonts w:ascii="游明朝" w:eastAsia="游明朝" w:hAnsi="游明朝" w:cs="游明朝"/>
          <w:color w:val="222222"/>
          <w:sz w:val="22"/>
          <w:szCs w:val="22"/>
          <w:u w:color="222222"/>
          <w:shd w:val="clear" w:color="auto" w:fill="FFFFFF"/>
          <w:lang w:val="ja-JP"/>
        </w:rPr>
        <w:t>が互いに似ていたことと</w:t>
      </w:r>
      <w:del w:id="19" w:author="MIKAWA Kenta" w:date="2026-09-29T18:49:00Z" w16du:dateUtc="2026-09-29T09:49:00Z">
        <w:r w:rsidDel="00911FF8">
          <w:rPr>
            <w:rFonts w:ascii="游明朝" w:eastAsia="游明朝" w:hAnsi="游明朝" w:cs="游明朝" w:hint="eastAsia"/>
            <w:color w:val="222222"/>
            <w:sz w:val="22"/>
            <w:szCs w:val="22"/>
            <w:u w:color="222222"/>
            <w:shd w:val="clear" w:color="auto" w:fill="FFFFFF"/>
            <w:lang w:val="ja-JP"/>
          </w:rPr>
          <w:delText>符合いたします</w:delText>
        </w:r>
      </w:del>
      <w:ins w:id="20" w:author="MIKAWA Kenta" w:date="2026-09-29T18:49:00Z" w16du:dateUtc="2026-09-29T09:49:00Z">
        <w:r w:rsidR="00911FF8">
          <w:rPr>
            <w:rFonts w:ascii="游明朝" w:eastAsia="游明朝" w:hAnsi="游明朝" w:cs="游明朝" w:hint="eastAsia"/>
            <w:color w:val="222222"/>
            <w:sz w:val="22"/>
            <w:szCs w:val="22"/>
            <w:u w:color="222222"/>
            <w:shd w:val="clear" w:color="auto" w:fill="FFFFFF"/>
            <w:lang w:val="ja-JP"/>
          </w:rPr>
          <w:t>同様の傾向を示しております</w:t>
        </w:r>
      </w:ins>
      <w:r>
        <w:rPr>
          <w:rFonts w:ascii="游明朝" w:eastAsia="游明朝" w:hAnsi="游明朝" w:cs="游明朝"/>
          <w:color w:val="222222"/>
          <w:sz w:val="22"/>
          <w:szCs w:val="22"/>
          <w:u w:color="222222"/>
          <w:shd w:val="clear" w:color="auto" w:fill="FFFFFF"/>
          <w:lang w:val="ja-JP"/>
        </w:rPr>
        <w:t>．</w:t>
      </w:r>
      <w:ins w:id="21" w:author="MIKAWA Kenta" w:date="2026-09-29T18:49:00Z" w16du:dateUtc="2026-09-29T09:49:00Z">
        <w:r w:rsidR="00911FF8" w:rsidDel="00911FF8">
          <w:rPr>
            <w:rFonts w:ascii="游明朝" w:eastAsia="游明朝" w:hAnsi="游明朝" w:cs="游明朝"/>
            <w:color w:val="222222"/>
            <w:sz w:val="22"/>
            <w:szCs w:val="22"/>
            <w:u w:color="222222"/>
            <w:shd w:val="clear" w:color="auto" w:fill="FFFFFF"/>
            <w:lang w:val="ja-JP"/>
          </w:rPr>
          <w:t xml:space="preserve"> </w:t>
        </w:r>
      </w:ins>
      <w:del w:id="22" w:author="MIKAWA Kenta" w:date="2026-09-29T18:49:00Z" w16du:dateUtc="2026-09-29T09:49:00Z">
        <w:r w:rsidDel="00911FF8">
          <w:rPr>
            <w:rFonts w:ascii="游明朝" w:eastAsia="游明朝" w:hAnsi="游明朝" w:cs="游明朝"/>
            <w:color w:val="222222"/>
            <w:sz w:val="22"/>
            <w:szCs w:val="22"/>
            <w:u w:color="222222"/>
            <w:shd w:val="clear" w:color="auto" w:fill="FFFFFF"/>
            <w:lang w:val="ja-JP"/>
          </w:rPr>
          <w:delText>ただしCross-RAGが参照ごとに重み付けするのに対し，本研究のゲートは参照波形の部分ごとに強弱を決めており，機構は異なります．</w:delText>
        </w:r>
      </w:del>
    </w:p>
    <w:p w14:paraId="1169A3EB" w14:textId="06122047" w:rsidR="007109C2" w:rsidRDefault="00911FF8">
      <w:pPr>
        <w:ind w:firstLine="220"/>
        <w:rPr>
          <w:rFonts w:ascii="游明朝" w:eastAsia="游明朝" w:hAnsi="游明朝" w:cs="游明朝"/>
          <w:color w:val="222222"/>
          <w:sz w:val="22"/>
          <w:szCs w:val="22"/>
          <w:u w:color="222222"/>
          <w:shd w:val="clear" w:color="auto" w:fill="FFFFFF"/>
          <w:lang w:val="ja-JP"/>
        </w:rPr>
      </w:pPr>
      <w:ins w:id="23" w:author="MIKAWA Kenta" w:date="2026-09-29T18:49:00Z" w16du:dateUtc="2026-09-29T09:49:00Z">
        <w:r>
          <w:rPr>
            <w:rFonts w:ascii="游明朝" w:eastAsia="游明朝" w:hAnsi="游明朝" w:cs="游明朝" w:hint="eastAsia"/>
            <w:color w:val="222222"/>
            <w:sz w:val="22"/>
            <w:szCs w:val="22"/>
            <w:u w:color="222222"/>
            <w:shd w:val="clear" w:color="auto" w:fill="FFFFFF"/>
            <w:lang w:val="ja-JP"/>
          </w:rPr>
          <w:t>続いて</w:t>
        </w:r>
      </w:ins>
      <w:del w:id="24" w:author="MIKAWA Kenta" w:date="2026-09-29T18:49:00Z" w16du:dateUtc="2026-09-29T09:49:00Z">
        <w:r w:rsidR="0041754F" w:rsidDel="00911FF8">
          <w:rPr>
            <w:rFonts w:ascii="游明朝" w:eastAsia="游明朝" w:hAnsi="游明朝" w:cs="游明朝"/>
            <w:color w:val="222222"/>
            <w:sz w:val="22"/>
            <w:szCs w:val="22"/>
            <w:u w:color="222222"/>
            <w:shd w:val="clear" w:color="auto" w:fill="FFFFFF"/>
            <w:lang w:val="ja-JP"/>
          </w:rPr>
          <w:delText>なお</w:delText>
        </w:r>
      </w:del>
      <w:r w:rsidR="0041754F">
        <w:rPr>
          <w:rFonts w:ascii="游明朝" w:eastAsia="游明朝" w:hAnsi="游明朝" w:cs="游明朝"/>
          <w:color w:val="222222"/>
          <w:sz w:val="22"/>
          <w:szCs w:val="22"/>
          <w:u w:color="222222"/>
          <w:shd w:val="clear" w:color="auto" w:fill="FFFFFF"/>
          <w:lang w:val="ja-JP"/>
        </w:rPr>
        <w:t>，本研究で</w:t>
      </w:r>
      <m:oMath>
        <m:r>
          <w:rPr>
            <w:rFonts w:ascii="Cambria Math" w:hAnsi="Cambria Math"/>
            <w:sz w:val="22"/>
            <w:szCs w:val="22"/>
          </w:rPr>
          <m:t>K=3</m:t>
        </m:r>
      </m:oMath>
      <w:r w:rsidR="0041754F">
        <w:rPr>
          <w:rFonts w:ascii="游明朝" w:eastAsia="游明朝" w:hAnsi="游明朝" w:cs="游明朝"/>
          <w:color w:val="222222"/>
          <w:sz w:val="22"/>
          <w:szCs w:val="22"/>
          <w:u w:color="222222"/>
          <w:shd w:val="clear" w:color="auto" w:fill="FFFFFF"/>
          <w:lang w:val="ja-JP"/>
        </w:rPr>
        <w:t>と</w:t>
      </w:r>
      <w:del w:id="25" w:author="MIKAWA Kenta" w:date="2026-09-29T18:49:00Z" w16du:dateUtc="2026-09-29T09:49:00Z">
        <w:r w:rsidR="0041754F" w:rsidDel="00911FF8">
          <w:rPr>
            <w:rFonts w:ascii="游明朝" w:eastAsia="游明朝" w:hAnsi="游明朝" w:cs="游明朝"/>
            <w:color w:val="222222"/>
            <w:sz w:val="22"/>
            <w:szCs w:val="22"/>
            <w:u w:color="222222"/>
            <w:shd w:val="clear" w:color="auto" w:fill="FFFFFF"/>
            <w:lang w:val="ja-JP"/>
          </w:rPr>
          <w:delText>いたしま</w:delText>
        </w:r>
      </w:del>
      <w:r w:rsidR="0041754F">
        <w:rPr>
          <w:rFonts w:ascii="游明朝" w:eastAsia="游明朝" w:hAnsi="游明朝" w:cs="游明朝"/>
          <w:color w:val="222222"/>
          <w:sz w:val="22"/>
          <w:szCs w:val="22"/>
          <w:u w:color="222222"/>
          <w:shd w:val="clear" w:color="auto" w:fill="FFFFFF"/>
          <w:lang w:val="ja-JP"/>
        </w:rPr>
        <w:t>した理由について</w:t>
      </w:r>
      <w:del w:id="26" w:author="MIKAWA Kenta" w:date="2026-09-29T18:50:00Z" w16du:dateUtc="2026-09-29T09:50:00Z">
        <w:r w:rsidR="0041754F" w:rsidDel="00911FF8">
          <w:rPr>
            <w:rFonts w:ascii="游明朝" w:eastAsia="游明朝" w:hAnsi="游明朝" w:cs="游明朝"/>
            <w:color w:val="222222"/>
            <w:sz w:val="22"/>
            <w:szCs w:val="22"/>
            <w:u w:color="222222"/>
            <w:shd w:val="clear" w:color="auto" w:fill="FFFFFF"/>
            <w:lang w:val="ja-JP"/>
          </w:rPr>
          <w:delText>ご</w:delText>
        </w:r>
      </w:del>
      <w:r w:rsidR="0041754F">
        <w:rPr>
          <w:rFonts w:ascii="游明朝" w:eastAsia="游明朝" w:hAnsi="游明朝" w:cs="游明朝"/>
          <w:color w:val="222222"/>
          <w:sz w:val="22"/>
          <w:szCs w:val="22"/>
          <w:u w:color="222222"/>
          <w:shd w:val="clear" w:color="auto" w:fill="FFFFFF"/>
          <w:lang w:val="ja-JP"/>
        </w:rPr>
        <w:t>説明いたします．本研究で用いたChronos-Boltは，基盤モデルChronosを高速化したモデルで</w:t>
      </w:r>
      <w:del w:id="27" w:author="MIKAWA Kenta" w:date="2026-09-29T18:50:00Z" w16du:dateUtc="2026-09-29T09:50:00Z">
        <w:r w:rsidR="0041754F" w:rsidDel="00911FF8">
          <w:rPr>
            <w:rFonts w:ascii="游明朝" w:eastAsia="游明朝" w:hAnsi="游明朝" w:cs="游明朝"/>
            <w:color w:val="222222"/>
            <w:sz w:val="22"/>
            <w:szCs w:val="22"/>
            <w:u w:color="222222"/>
            <w:shd w:val="clear" w:color="auto" w:fill="FFFFFF"/>
            <w:lang w:val="ja-JP"/>
          </w:rPr>
          <w:delText>ございま</w:delText>
        </w:r>
      </w:del>
      <w:r w:rsidR="0041754F">
        <w:rPr>
          <w:rFonts w:ascii="游明朝" w:eastAsia="游明朝" w:hAnsi="游明朝" w:cs="游明朝"/>
          <w:color w:val="222222"/>
          <w:sz w:val="22"/>
          <w:szCs w:val="22"/>
          <w:u w:color="222222"/>
          <w:shd w:val="clear" w:color="auto" w:fill="FFFFFF"/>
          <w:lang w:val="ja-JP"/>
        </w:rPr>
        <w:t>す．元のChronosが一度に入力できる系列の長さは512時点であり，ローカルコンテキストと参照ウィンドウをいずれも長さ</w:t>
      </w:r>
      <m:oMath>
        <m:r>
          <w:rPr>
            <w:rFonts w:ascii="Cambria Math" w:hAnsi="Cambria Math"/>
            <w:sz w:val="22"/>
            <w:szCs w:val="22"/>
          </w:rPr>
          <m:t>L=128</m:t>
        </m:r>
      </m:oMath>
      <w:r w:rsidR="0041754F">
        <w:rPr>
          <w:rFonts w:ascii="游明朝" w:eastAsia="游明朝" w:hAnsi="游明朝" w:cs="游明朝"/>
          <w:color w:val="222222"/>
          <w:sz w:val="22"/>
          <w:szCs w:val="22"/>
          <w:u w:color="222222"/>
          <w:shd w:val="clear" w:color="auto" w:fill="FFFFFF"/>
          <w:lang w:val="ja-JP"/>
        </w:rPr>
        <w:t>とすると，両者を連結した長さ</w:t>
      </w:r>
      <m:oMath>
        <m:r>
          <w:rPr>
            <w:rFonts w:ascii="Cambria Math" w:hAnsi="Cambria Math"/>
            <w:sz w:val="22"/>
            <w:szCs w:val="22"/>
          </w:rPr>
          <m:t>(K+1)L</m:t>
        </m:r>
      </m:oMath>
      <w:r w:rsidR="0041754F">
        <w:rPr>
          <w:rFonts w:ascii="游明朝" w:eastAsia="游明朝" w:hAnsi="游明朝" w:cs="游明朝"/>
          <w:color w:val="222222"/>
          <w:sz w:val="22"/>
          <w:szCs w:val="22"/>
          <w:u w:color="222222"/>
          <w:shd w:val="clear" w:color="auto" w:fill="FFFFFF"/>
          <w:lang w:val="ja-JP"/>
        </w:rPr>
        <w:t>が512に収まる最大の件数が</w:t>
      </w:r>
      <m:oMath>
        <m:r>
          <w:rPr>
            <w:rFonts w:ascii="Cambria Math" w:hAnsi="Cambria Math"/>
            <w:sz w:val="22"/>
            <w:szCs w:val="22"/>
          </w:rPr>
          <m:t>K=3</m:t>
        </m:r>
      </m:oMath>
      <w:r w:rsidR="0041754F">
        <w:rPr>
          <w:rFonts w:ascii="游明朝" w:eastAsia="游明朝" w:hAnsi="游明朝" w:cs="游明朝"/>
          <w:color w:val="222222"/>
          <w:sz w:val="22"/>
          <w:szCs w:val="22"/>
          <w:u w:color="222222"/>
          <w:shd w:val="clear" w:color="auto" w:fill="FFFFFF"/>
          <w:lang w:val="ja-JP"/>
        </w:rPr>
        <w:t>となります．一方，Chronos-Boltが一度に</w:t>
      </w:r>
      <w:r w:rsidR="0041754F">
        <w:rPr>
          <w:rFonts w:ascii="游明朝" w:eastAsia="游明朝" w:hAnsi="游明朝" w:cs="游明朝"/>
          <w:color w:val="222222"/>
          <w:sz w:val="22"/>
          <w:szCs w:val="22"/>
          <w:u w:color="222222"/>
          <w:shd w:val="clear" w:color="auto" w:fill="FFFFFF"/>
          <w:lang w:val="ja-JP"/>
        </w:rPr>
        <w:lastRenderedPageBreak/>
        <w:t>入力できる長さは2048時点であり，本研究の設定では</w:t>
      </w:r>
      <m:oMath>
        <m:r>
          <w:rPr>
            <w:rFonts w:ascii="Cambria Math" w:hAnsi="Cambria Math"/>
            <w:sz w:val="22"/>
            <w:szCs w:val="22"/>
          </w:rPr>
          <m:t>K</m:t>
        </m:r>
      </m:oMath>
      <w:r w:rsidR="0041754F">
        <w:rPr>
          <w:rFonts w:ascii="游明朝" w:eastAsia="游明朝" w:hAnsi="游明朝" w:cs="游明朝"/>
          <w:color w:val="222222"/>
          <w:sz w:val="22"/>
          <w:szCs w:val="22"/>
          <w:u w:color="222222"/>
          <w:shd w:val="clear" w:color="auto" w:fill="FFFFFF"/>
          <w:lang w:val="ja-JP"/>
        </w:rPr>
        <w:t>を15まで増やすことができます．しかしながら，従来手法ProtoRAFの原論文（K. Tire et al., "Retrieval Augmented Time Series Forecasting," arXiv:2411.08249, 2024）では，Chronos-BoltではなくChronosが基盤モデルとして用いられております．そこで本研究では，Chronosを基盤モデルとする場合にも同じ設定で比較できるよう，Chronosの入力長に収まる</w:t>
      </w:r>
      <m:oMath>
        <m:r>
          <w:rPr>
            <w:rFonts w:ascii="Cambria Math" w:hAnsi="Cambria Math"/>
            <w:sz w:val="22"/>
            <w:szCs w:val="22"/>
          </w:rPr>
          <m:t>K=3</m:t>
        </m:r>
      </m:oMath>
      <w:r w:rsidR="0041754F">
        <w:rPr>
          <w:rFonts w:ascii="游明朝" w:eastAsia="游明朝" w:hAnsi="游明朝" w:cs="游明朝"/>
          <w:color w:val="222222"/>
          <w:sz w:val="22"/>
          <w:szCs w:val="22"/>
          <w:u w:color="222222"/>
          <w:shd w:val="clear" w:color="auto" w:fill="FFFFFF"/>
          <w:lang w:val="ja-JP"/>
        </w:rPr>
        <w:t>を採用いたしました．上記の感度分析の通り，</w:t>
      </w:r>
      <m:oMath>
        <m:r>
          <w:rPr>
            <w:rFonts w:ascii="Cambria Math" w:hAnsi="Cambria Math"/>
            <w:sz w:val="22"/>
            <w:szCs w:val="22"/>
          </w:rPr>
          <m:t>τ=0.5</m:t>
        </m:r>
      </m:oMath>
      <w:r w:rsidR="0041754F">
        <w:rPr>
          <w:rFonts w:ascii="游明朝" w:eastAsia="游明朝" w:hAnsi="游明朝" w:cs="游明朝"/>
          <w:color w:val="222222"/>
          <w:sz w:val="22"/>
          <w:szCs w:val="22"/>
          <w:u w:color="222222"/>
          <w:shd w:val="clear" w:color="auto" w:fill="FFFFFF"/>
          <w:lang w:val="ja-JP"/>
        </w:rPr>
        <w:t>の精度は</w:t>
      </w:r>
      <m:oMath>
        <m:r>
          <w:rPr>
            <w:rFonts w:ascii="Cambria Math" w:hAnsi="Cambria Math"/>
            <w:sz w:val="22"/>
            <w:szCs w:val="22"/>
          </w:rPr>
          <m:t>K</m:t>
        </m:r>
      </m:oMath>
      <w:r w:rsidR="0041754F">
        <w:rPr>
          <w:rFonts w:ascii="游明朝" w:eastAsia="游明朝" w:hAnsi="游明朝" w:cs="游明朝"/>
          <w:color w:val="222222"/>
          <w:sz w:val="22"/>
          <w:szCs w:val="22"/>
          <w:u w:color="222222"/>
          <w:shd w:val="clear" w:color="auto" w:fill="FFFFFF"/>
          <w:lang w:val="ja-JP"/>
        </w:rPr>
        <w:t>によらずほぼ一定であり，この設定が主要な結果を左右するものではないと考えております．</w:t>
      </w:r>
    </w:p>
    <w:p w14:paraId="1CC219E8" w14:textId="77777777" w:rsidR="00CB78DB"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本研究で</w:t>
      </w:r>
      <m:oMath>
        <m:r>
          <w:rPr>
            <w:rFonts w:ascii="Cambria Math" w:hAnsi="Cambria Math"/>
            <w:sz w:val="22"/>
            <w:szCs w:val="22"/>
          </w:rPr>
          <m:t>K=3</m:t>
        </m:r>
      </m:oMath>
      <w:r>
        <w:rPr>
          <w:rFonts w:ascii="游明朝" w:eastAsia="游明朝" w:hAnsi="游明朝" w:cs="游明朝"/>
          <w:color w:val="222222"/>
          <w:sz w:val="22"/>
          <w:szCs w:val="22"/>
          <w:u w:color="222222"/>
          <w:shd w:val="clear" w:color="auto" w:fill="FFFFFF"/>
          <w:lang w:val="ja-JP"/>
        </w:rPr>
        <w:t>とした理由を5.3 実験設定に，参照件数</w:t>
      </w:r>
      <m:oMath>
        <m:r>
          <w:rPr>
            <w:rFonts w:ascii="Cambria Math" w:hAnsi="Cambria Math"/>
            <w:sz w:val="22"/>
            <w:szCs w:val="22"/>
          </w:rPr>
          <m:t>K</m:t>
        </m:r>
      </m:oMath>
      <w:r>
        <w:rPr>
          <w:rFonts w:ascii="游明朝" w:eastAsia="游明朝" w:hAnsi="游明朝" w:cs="游明朝"/>
          <w:color w:val="222222"/>
          <w:sz w:val="22"/>
          <w:szCs w:val="22"/>
          <w:u w:color="222222"/>
          <w:shd w:val="clear" w:color="auto" w:fill="FFFFFF"/>
          <w:lang w:val="ja-JP"/>
        </w:rPr>
        <w:t>の感度分析の結果の概略を5.4.1 実験1に追記いたしました．</w:t>
      </w:r>
    </w:p>
    <w:p w14:paraId="5D68A136"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11FD7CD8"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p.6 左カラム，5.3 実験設定（記載の追加）：</w:t>
      </w:r>
    </w:p>
    <w:p w14:paraId="44AB3758"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m:oMath>
        <m:r>
          <w:rPr>
            <w:rFonts w:ascii="Cambria Math" w:hAnsi="Cambria Math"/>
            <w:sz w:val="22"/>
            <w:szCs w:val="22"/>
          </w:rPr>
          <m:t>K=3</m:t>
        </m:r>
      </m:oMath>
      <w:r>
        <w:rPr>
          <w:rFonts w:ascii="游明朝" w:eastAsia="游明朝" w:hAnsi="游明朝" w:cs="游明朝"/>
          <w:color w:val="000000" w:themeColor="text1"/>
          <w:sz w:val="22"/>
          <w:szCs w:val="22"/>
          <w:u w:color="222222"/>
          <w:shd w:val="clear" w:color="auto" w:fill="FFFFFF"/>
          <w:lang w:val="ja-JP"/>
        </w:rPr>
        <w:t>は，ローカルコンテキストと参照ウィンドウを連結した長さ</w:t>
      </w:r>
      <m:oMath>
        <m:r>
          <w:rPr>
            <w:rFonts w:ascii="Cambria Math" w:hAnsi="Cambria Math"/>
            <w:sz w:val="22"/>
            <w:szCs w:val="22"/>
          </w:rPr>
          <m:t>(K+1)L</m:t>
        </m:r>
      </m:oMath>
      <w:r>
        <w:rPr>
          <w:rFonts w:ascii="游明朝" w:eastAsia="游明朝" w:hAnsi="游明朝" w:cs="游明朝"/>
          <w:color w:val="000000" w:themeColor="text1"/>
          <w:sz w:val="22"/>
          <w:szCs w:val="22"/>
          <w:u w:color="222222"/>
          <w:shd w:val="clear" w:color="auto" w:fill="FFFFFF"/>
          <w:lang w:val="ja-JP"/>
        </w:rPr>
        <w:t>が，Chronosの入力長である512時点に収まる最大の件数である．Chronos-Boltの入力長は2048時点であり，</w:t>
      </w:r>
      <m:oMath>
        <m:r>
          <w:rPr>
            <w:rFonts w:ascii="Cambria Math" w:hAnsi="Cambria Math"/>
            <w:sz w:val="22"/>
            <w:szCs w:val="22"/>
          </w:rPr>
          <m:t>K</m:t>
        </m:r>
      </m:oMath>
      <w:r>
        <w:rPr>
          <w:rFonts w:ascii="游明朝" w:eastAsia="游明朝" w:hAnsi="游明朝" w:cs="游明朝"/>
          <w:color w:val="000000" w:themeColor="text1"/>
          <w:sz w:val="22"/>
          <w:szCs w:val="22"/>
          <w:u w:color="222222"/>
          <w:shd w:val="clear" w:color="auto" w:fill="FFFFFF"/>
          <w:lang w:val="ja-JP"/>
        </w:rPr>
        <w:t>を15まで増やすことができる．しかし，ProtoRAFの原論文[4]はChronosを基盤モデルとしているため，Chronosを基盤モデルとする場合にも同じ設定で比較できるよう，</w:t>
      </w:r>
      <m:oMath>
        <m:r>
          <w:rPr>
            <w:rFonts w:ascii="Cambria Math" w:hAnsi="Cambria Math"/>
            <w:sz w:val="22"/>
            <w:szCs w:val="22"/>
          </w:rPr>
          <m:t>K=3</m:t>
        </m:r>
      </m:oMath>
      <w:r>
        <w:rPr>
          <w:rFonts w:ascii="游明朝" w:eastAsia="游明朝" w:hAnsi="游明朝" w:cs="游明朝"/>
          <w:color w:val="000000" w:themeColor="text1"/>
          <w:sz w:val="22"/>
          <w:szCs w:val="22"/>
          <w:u w:color="222222"/>
          <w:shd w:val="clear" w:color="auto" w:fill="FFFFFF"/>
          <w:lang w:val="ja-JP"/>
        </w:rPr>
        <w:t>を採用した．</w:t>
      </w:r>
    </w:p>
    <w:p w14:paraId="777712BE"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2E16F2D1"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w:t>
      </w:r>
      <w:commentRangeStart w:id="28"/>
      <w:r>
        <w:rPr>
          <w:rFonts w:ascii="游明朝" w:eastAsia="游明朝" w:hAnsi="游明朝" w:cs="游明朝"/>
          <w:b/>
          <w:bCs/>
          <w:color w:val="000000" w:themeColor="text1"/>
          <w:sz w:val="22"/>
          <w:szCs w:val="22"/>
          <w:u w:val="single"/>
          <w:shd w:val="clear" w:color="auto" w:fill="FFFFFF"/>
          <w:lang w:val="ja-JP"/>
        </w:rPr>
        <w:t>新原稿 p.8 左カラム，5.4.1 実験1（記載の追加）</w:t>
      </w:r>
      <w:commentRangeEnd w:id="28"/>
      <w:r w:rsidR="00911FF8">
        <w:rPr>
          <w:rStyle w:val="ac"/>
          <w:rFonts w:ascii="游明朝" w:eastAsia="游明朝" w:hAnsi="游明朝" w:cs="游明朝"/>
          <w:b/>
          <w:bCs/>
          <w:color w:val="000000" w:themeColor="text1"/>
          <w:sz w:val="22"/>
          <w:szCs w:val="22"/>
          <w:u w:val="single"/>
          <w:shd w:val="clear" w:color="auto" w:fill="FFFFFF"/>
          <w:lang w:val="ja-JP"/>
        </w:rPr>
        <w:commentReference w:id="28"/>
      </w:r>
      <w:r>
        <w:rPr>
          <w:rFonts w:ascii="游明朝" w:eastAsia="游明朝" w:hAnsi="游明朝" w:cs="游明朝"/>
          <w:b/>
          <w:bCs/>
          <w:color w:val="000000" w:themeColor="text1"/>
          <w:sz w:val="22"/>
          <w:szCs w:val="22"/>
          <w:u w:val="single"/>
          <w:shd w:val="clear" w:color="auto" w:fill="FFFFFF"/>
          <w:lang w:val="ja-JP"/>
        </w:rPr>
        <w:t>：</w:t>
      </w:r>
    </w:p>
    <w:p w14:paraId="416E1611"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また，参照件数</w:t>
      </w:r>
      <m:oMath>
        <m:r>
          <w:rPr>
            <w:rFonts w:ascii="Cambria Math" w:hAnsi="Cambria Math"/>
            <w:sz w:val="22"/>
            <w:szCs w:val="22"/>
          </w:rPr>
          <m:t>K</m:t>
        </m:r>
      </m:oMath>
      <w:r>
        <w:rPr>
          <w:rFonts w:ascii="游明朝" w:eastAsia="游明朝" w:hAnsi="游明朝" w:cs="游明朝"/>
          <w:color w:val="000000" w:themeColor="text1"/>
          <w:sz w:val="22"/>
          <w:szCs w:val="22"/>
          <w:u w:color="222222"/>
          <w:shd w:val="clear" w:color="auto" w:fill="FFFFFF"/>
          <w:lang w:val="ja-JP"/>
        </w:rPr>
        <w:t>に対する感度を確認するため，</w:t>
      </w:r>
      <m:oMath>
        <m:r>
          <w:rPr>
            <w:rFonts w:ascii="Cambria Math" w:hAnsi="Cambria Math"/>
            <w:sz w:val="22"/>
            <w:szCs w:val="22"/>
          </w:rPr>
          <m:t>K</m:t>
        </m:r>
      </m:oMath>
      <w:r>
        <w:rPr>
          <w:rFonts w:ascii="游明朝" w:eastAsia="游明朝" w:hAnsi="游明朝" w:cs="游明朝"/>
          <w:color w:val="000000" w:themeColor="text1"/>
          <w:sz w:val="22"/>
          <w:szCs w:val="22"/>
          <w:u w:color="222222"/>
          <w:shd w:val="clear" w:color="auto" w:fill="FFFFFF"/>
          <w:lang w:val="ja-JP"/>
        </w:rPr>
        <w:t>を1，3，5，7に変えてGateRAFを学習し直し，学習時と同じ</w:t>
      </w:r>
      <m:oMath>
        <m:r>
          <w:rPr>
            <w:rFonts w:ascii="Cambria Math" w:hAnsi="Cambria Math"/>
            <w:sz w:val="22"/>
            <w:szCs w:val="22"/>
          </w:rPr>
          <m:t>K</m:t>
        </m:r>
      </m:oMath>
      <w:r>
        <w:rPr>
          <w:rFonts w:ascii="游明朝" w:eastAsia="游明朝" w:hAnsi="游明朝" w:cs="游明朝"/>
          <w:color w:val="000000" w:themeColor="text1"/>
          <w:sz w:val="22"/>
          <w:szCs w:val="22"/>
          <w:u w:color="222222"/>
          <w:shd w:val="clear" w:color="auto" w:fill="FFFFFF"/>
          <w:lang w:val="ja-JP"/>
        </w:rPr>
        <w:t>で予測した．</w:t>
      </w:r>
      <m:oMath>
        <m:r>
          <w:rPr>
            <w:rFonts w:ascii="Cambria Math" w:hAnsi="Cambria Math"/>
            <w:sz w:val="22"/>
            <w:szCs w:val="22"/>
          </w:rPr>
          <m:t>τ=0.5</m:t>
        </m:r>
      </m:oMath>
      <w:r>
        <w:rPr>
          <w:rFonts w:ascii="游明朝" w:eastAsia="游明朝" w:hAnsi="游明朝" w:cs="游明朝"/>
          <w:color w:val="000000" w:themeColor="text1"/>
          <w:sz w:val="22"/>
          <w:szCs w:val="22"/>
          <w:u w:color="222222"/>
          <w:shd w:val="clear" w:color="auto" w:fill="FFFFFF"/>
          <w:lang w:val="ja-JP"/>
        </w:rPr>
        <w:t>のMAEは2.735〜2.746であり，</w:t>
      </w:r>
      <m:oMath>
        <m:r>
          <w:rPr>
            <w:rFonts w:ascii="Cambria Math" w:hAnsi="Cambria Math"/>
            <w:sz w:val="22"/>
            <w:szCs w:val="22"/>
          </w:rPr>
          <m:t>K</m:t>
        </m:r>
      </m:oMath>
      <w:r>
        <w:rPr>
          <w:rFonts w:ascii="游明朝" w:eastAsia="游明朝" w:hAnsi="游明朝" w:cs="游明朝"/>
          <w:color w:val="000000" w:themeColor="text1"/>
          <w:sz w:val="22"/>
          <w:szCs w:val="22"/>
          <w:u w:color="222222"/>
          <w:shd w:val="clear" w:color="auto" w:fill="FFFFFF"/>
          <w:lang w:val="ja-JP"/>
        </w:rPr>
        <w:t>による変動は0.4%以内にとどまった．一方，</w:t>
      </w:r>
      <m:oMath>
        <m:r>
          <w:rPr>
            <w:rFonts w:ascii="Cambria Math" w:hAnsi="Cambria Math"/>
            <w:sz w:val="22"/>
            <w:szCs w:val="22"/>
          </w:rPr>
          <m:t>τ=0.9</m:t>
        </m:r>
      </m:oMath>
      <w:r>
        <w:rPr>
          <w:rFonts w:ascii="游明朝" w:eastAsia="游明朝" w:hAnsi="游明朝" w:cs="游明朝"/>
          <w:color w:val="000000" w:themeColor="text1"/>
          <w:sz w:val="22"/>
          <w:szCs w:val="22"/>
          <w:u w:color="222222"/>
          <w:shd w:val="clear" w:color="auto" w:fill="FFFFFF"/>
          <w:lang w:val="ja-JP"/>
        </w:rPr>
        <w:t>のMAEは</w:t>
      </w:r>
      <m:oMath>
        <m:r>
          <w:rPr>
            <w:rFonts w:ascii="Cambria Math" w:hAnsi="Cambria Math"/>
            <w:sz w:val="22"/>
            <w:szCs w:val="22"/>
          </w:rPr>
          <m:t>K=1</m:t>
        </m:r>
      </m:oMath>
      <w:r>
        <w:rPr>
          <w:rFonts w:ascii="游明朝" w:eastAsia="游明朝" w:hAnsi="游明朝" w:cs="游明朝"/>
          <w:color w:val="000000" w:themeColor="text1"/>
          <w:sz w:val="22"/>
          <w:szCs w:val="22"/>
          <w:u w:color="222222"/>
          <w:shd w:val="clear" w:color="auto" w:fill="FFFFFF"/>
          <w:lang w:val="ja-JP"/>
        </w:rPr>
        <w:t>の4.94から</w:t>
      </w:r>
      <m:oMath>
        <m:r>
          <w:rPr>
            <w:rFonts w:ascii="Cambria Math" w:hAnsi="Cambria Math"/>
            <w:sz w:val="22"/>
            <w:szCs w:val="22"/>
          </w:rPr>
          <m:t>K=7</m:t>
        </m:r>
      </m:oMath>
      <w:r>
        <w:rPr>
          <w:rFonts w:ascii="游明朝" w:eastAsia="游明朝" w:hAnsi="游明朝" w:cs="游明朝"/>
          <w:color w:val="000000" w:themeColor="text1"/>
          <w:sz w:val="22"/>
          <w:szCs w:val="22"/>
          <w:u w:color="222222"/>
          <w:shd w:val="clear" w:color="auto" w:fill="FFFFFF"/>
          <w:lang w:val="ja-JP"/>
        </w:rPr>
        <w:t>の5.18へ増加した．検索される参照ウィンドウは互いに似た波形であることが多いため，</w:t>
      </w:r>
      <m:oMath>
        <m:r>
          <w:rPr>
            <w:rFonts w:ascii="Cambria Math" w:hAnsi="Cambria Math"/>
            <w:sz w:val="22"/>
            <w:szCs w:val="22"/>
          </w:rPr>
          <m:t>K</m:t>
        </m:r>
      </m:oMath>
      <w:r>
        <w:rPr>
          <w:rFonts w:ascii="游明朝" w:eastAsia="游明朝" w:hAnsi="游明朝" w:cs="游明朝"/>
          <w:color w:val="000000" w:themeColor="text1"/>
          <w:sz w:val="22"/>
          <w:szCs w:val="22"/>
          <w:u w:color="222222"/>
          <w:shd w:val="clear" w:color="auto" w:fill="FFFFFF"/>
          <w:lang w:val="ja-JP"/>
        </w:rPr>
        <w:t>を増やしても新たな情報はほとんど加わらず，参照に由来する寄与だけが増えて上側分位点が押し上げられたと考えられる．</w:t>
      </w:r>
    </w:p>
    <w:p w14:paraId="3751515C" w14:textId="77777777" w:rsidR="007109C2" w:rsidRDefault="007109C2">
      <w:pPr>
        <w:rPr>
          <w:rFonts w:ascii="游明朝" w:eastAsia="游明朝" w:hAnsi="游明朝" w:cs="游明朝"/>
          <w:color w:val="222222"/>
          <w:sz w:val="22"/>
          <w:szCs w:val="22"/>
          <w:u w:color="222222"/>
          <w:shd w:val="clear" w:color="auto" w:fill="FFFFFF"/>
          <w:lang w:val="ja-JP"/>
        </w:rPr>
      </w:pPr>
    </w:p>
    <w:p w14:paraId="45AAFF54" w14:textId="77777777" w:rsidR="007109C2" w:rsidRDefault="007109C2">
      <w:pPr>
        <w:rPr>
          <w:rFonts w:ascii="游明朝" w:eastAsia="游明朝" w:hAnsi="游明朝" w:cs="游明朝"/>
          <w:color w:val="222222"/>
          <w:sz w:val="22"/>
          <w:szCs w:val="22"/>
          <w:u w:color="222222"/>
          <w:shd w:val="clear" w:color="auto" w:fill="FFFFFF"/>
        </w:rPr>
      </w:pPr>
    </w:p>
    <w:p w14:paraId="4C12093D" w14:textId="4BC78C02"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del w:id="29" w:author="MIKAWA Kenta" w:date="2026-09-29T17:44:00Z" w16du:dateUtc="2026-09-29T08:44:00Z">
        <w:r w:rsidRPr="001A2D82" w:rsidDel="0098719C">
          <w:rPr>
            <w:rFonts w:asciiTheme="majorEastAsia" w:eastAsiaTheme="majorEastAsia" w:hAnsiTheme="majorEastAsia" w:cs="游明朝"/>
            <w:b/>
            <w:bCs/>
            <w:sz w:val="22"/>
            <w:szCs w:val="22"/>
          </w:rPr>
          <w:delText>#</w:delText>
        </w:r>
      </w:del>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6AF94D30"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提案手法では処理を5つのステップに分割していることから，従来手法と比較して計算コストが増加する可能性があるように見受けられる．提案手法と従来手法の計算量，学習時間，あるいは予測時間について比較または考察があると，本手法の実用性を評価しやすくなると考える．</w:t>
      </w:r>
    </w:p>
    <w:p w14:paraId="79131715"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6C696900" w14:textId="77777777" w:rsidR="007109C2" w:rsidRPr="004072DD"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【著者の回答】</w:t>
      </w:r>
    </w:p>
    <w:p w14:paraId="22EE2641" w14:textId="77777777" w:rsidR="00A91F0D"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ご指摘ありがとうございました．計算コストについての記載がなく，また</w:t>
      </w:r>
      <w:r w:rsidR="00A91F0D">
        <w:rPr>
          <w:rFonts w:ascii="游明朝" w:eastAsia="游明朝" w:hAnsi="游明朝" w:cs="游明朝" w:hint="eastAsia"/>
          <w:color w:val="222222"/>
          <w:sz w:val="22"/>
          <w:szCs w:val="22"/>
          <w:u w:color="222222"/>
          <w:shd w:val="clear" w:color="auto" w:fill="FFFFFF"/>
          <w:lang w:val="ja-JP"/>
        </w:rPr>
        <w:t>文中の</w:t>
      </w:r>
      <w:r>
        <w:rPr>
          <w:rFonts w:ascii="游明朝" w:eastAsia="游明朝" w:hAnsi="游明朝" w:cs="游明朝"/>
          <w:color w:val="222222"/>
          <w:sz w:val="22"/>
          <w:szCs w:val="22"/>
          <w:u w:color="222222"/>
          <w:shd w:val="clear" w:color="auto" w:fill="FFFFFF"/>
          <w:lang w:val="ja-JP"/>
        </w:rPr>
        <w:t>5つのステップという表現が処理の追加を</w:t>
      </w:r>
      <w:r w:rsidR="00A91F0D">
        <w:rPr>
          <w:rFonts w:ascii="游明朝" w:eastAsia="游明朝" w:hAnsi="游明朝" w:cs="游明朝" w:hint="eastAsia"/>
          <w:color w:val="222222"/>
          <w:sz w:val="22"/>
          <w:szCs w:val="22"/>
          <w:u w:color="222222"/>
          <w:shd w:val="clear" w:color="auto" w:fill="FFFFFF"/>
          <w:lang w:val="ja-JP"/>
        </w:rPr>
        <w:t>連想させる記述</w:t>
      </w:r>
      <w:r>
        <w:rPr>
          <w:rFonts w:ascii="游明朝" w:eastAsia="游明朝" w:hAnsi="游明朝" w:cs="游明朝"/>
          <w:color w:val="222222"/>
          <w:sz w:val="22"/>
          <w:szCs w:val="22"/>
          <w:u w:color="222222"/>
          <w:shd w:val="clear" w:color="auto" w:fill="FFFFFF"/>
          <w:lang w:val="ja-JP"/>
        </w:rPr>
        <w:t>となっておりました．わかりづらい記載となり，大変失礼いたしました．</w:t>
      </w:r>
    </w:p>
    <w:p w14:paraId="253E4BD4"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結論から申し上げますと，提案手法を用いても計算コストが大きく悪化することはございません．エンコーダの自己注意の計算量は参照件数に対して従来手法より緩やかにしか増えず，実測の推論時間でも従来手法ProtoRAFの約1.16倍にとどまります．以下，計算量と実測の順に説明いたします．</w:t>
      </w:r>
    </w:p>
    <w:p w14:paraId="61EFD10A"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まず，5つのステップへの分割は説明の便宜上の区分であり，参照ウィンドウとローカルコンテキストを独立に符号化するための構成です．したがって，逐次的な処理の追加を意味するものではございません．Step 1とStep 2のエンコードは互いに独立であり，同一のエンコーダへまとめて入力することで並列に実行できます．また，Step 3からStep 5はパッチ表現に対する要素ごとの積と多層パーセプトロンの適用にとどまり，エンコーダの処理に比べて無視できる規模</w:t>
      </w:r>
      <w:r w:rsidR="00A91F0D">
        <w:rPr>
          <w:rFonts w:ascii="游明朝" w:eastAsia="游明朝" w:hAnsi="游明朝" w:cs="游明朝" w:hint="eastAsia"/>
          <w:color w:val="222222"/>
          <w:sz w:val="22"/>
          <w:szCs w:val="22"/>
          <w:u w:color="222222"/>
          <w:shd w:val="clear" w:color="auto" w:fill="FFFFFF"/>
          <w:lang w:val="ja-JP"/>
        </w:rPr>
        <w:t>となります</w:t>
      </w:r>
      <w:r>
        <w:rPr>
          <w:rFonts w:ascii="游明朝" w:eastAsia="游明朝" w:hAnsi="游明朝" w:cs="游明朝"/>
          <w:color w:val="222222"/>
          <w:sz w:val="22"/>
          <w:szCs w:val="22"/>
          <w:u w:color="222222"/>
          <w:shd w:val="clear" w:color="auto" w:fill="FFFFFF"/>
          <w:lang w:val="ja-JP"/>
        </w:rPr>
        <w:t>．</w:t>
      </w:r>
    </w:p>
    <w:p w14:paraId="48336258" w14:textId="1D5A238C" w:rsidR="007109C2" w:rsidRDefault="00A91F0D">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また，計算量の観点から申し上げますと，提案手法のエンコーダの自己注意の計算量は，従来手</w:t>
      </w:r>
      <w:r>
        <w:rPr>
          <w:rFonts w:ascii="游明朝" w:eastAsia="游明朝" w:hAnsi="游明朝" w:cs="游明朝" w:hint="eastAsia"/>
          <w:color w:val="222222"/>
          <w:sz w:val="22"/>
          <w:szCs w:val="22"/>
          <w:u w:color="222222"/>
          <w:shd w:val="clear" w:color="auto" w:fill="FFFFFF"/>
          <w:lang w:val="ja-JP"/>
        </w:rPr>
        <w:lastRenderedPageBreak/>
        <w:t>法ProtoRAFより小さくなります．ローカルコンテキストおよび参照ウィンドウの長さを</w:t>
      </w:r>
      <m:oMath>
        <m:r>
          <w:rPr>
            <w:rFonts w:ascii="Cambria Math" w:hAnsi="Cambria Math"/>
            <w:sz w:val="22"/>
            <w:szCs w:val="22"/>
          </w:rPr>
          <m:t>L</m:t>
        </m:r>
      </m:oMath>
      <w:r>
        <w:rPr>
          <w:rFonts w:ascii="游明朝" w:eastAsia="游明朝" w:hAnsi="游明朝" w:cs="游明朝" w:hint="eastAsia"/>
          <w:color w:val="222222"/>
          <w:sz w:val="22"/>
          <w:szCs w:val="22"/>
          <w:u w:color="222222"/>
          <w:shd w:val="clear" w:color="auto" w:fill="FFFFFF"/>
          <w:lang w:val="ja-JP"/>
        </w:rPr>
        <w:t>，エンコーダがこれを分割したパッチの数を</w:t>
      </w:r>
      <m:oMath>
        <m:r>
          <w:rPr>
            <w:rFonts w:ascii="Cambria Math" w:hAnsi="Cambria Math"/>
            <w:sz w:val="22"/>
            <w:szCs w:val="22"/>
          </w:rPr>
          <m:t>P</m:t>
        </m:r>
      </m:oMath>
      <w:r>
        <w:rPr>
          <w:rFonts w:ascii="游明朝" w:eastAsia="游明朝" w:hAnsi="游明朝" w:cs="游明朝" w:hint="eastAsia"/>
          <w:color w:val="222222"/>
          <w:sz w:val="22"/>
          <w:szCs w:val="22"/>
          <w:u w:color="222222"/>
          <w:shd w:val="clear" w:color="auto" w:fill="FFFFFF"/>
          <w:lang w:val="ja-JP"/>
        </w:rPr>
        <w:t>，エンコーダの埋め込み次元を</w:t>
      </w:r>
      <m:oMath>
        <m:r>
          <w:rPr>
            <w:rFonts w:ascii="Cambria Math" w:hAnsi="Cambria Math"/>
            <w:sz w:val="22"/>
            <w:szCs w:val="22"/>
          </w:rPr>
          <m:t>D</m:t>
        </m:r>
      </m:oMath>
      <w:r>
        <w:rPr>
          <w:rFonts w:ascii="游明朝" w:eastAsia="游明朝" w:hAnsi="游明朝" w:cs="游明朝" w:hint="eastAsia"/>
          <w:color w:val="222222"/>
          <w:sz w:val="22"/>
          <w:szCs w:val="22"/>
          <w:u w:color="222222"/>
          <w:shd w:val="clear" w:color="auto" w:fill="FFFFFF"/>
          <w:lang w:val="ja-JP"/>
        </w:rPr>
        <w:t>，参照ウィンドウの件数を</w:t>
      </w:r>
      <m:oMath>
        <m:r>
          <w:rPr>
            <w:rFonts w:ascii="Cambria Math" w:hAnsi="Cambria Math"/>
            <w:sz w:val="22"/>
            <w:szCs w:val="22"/>
          </w:rPr>
          <m:t>K</m:t>
        </m:r>
      </m:oMath>
      <w:r>
        <w:rPr>
          <w:rFonts w:ascii="游明朝" w:eastAsia="游明朝" w:hAnsi="游明朝" w:cs="游明朝" w:hint="eastAsia"/>
          <w:color w:val="222222"/>
          <w:sz w:val="22"/>
          <w:szCs w:val="22"/>
          <w:u w:color="222222"/>
          <w:shd w:val="clear" w:color="auto" w:fill="FFFFFF"/>
          <w:lang w:val="ja-JP"/>
        </w:rPr>
        <w:t>と</w:t>
      </w:r>
      <w:del w:id="30" w:author="MIKAWA Kenta" w:date="2026-09-29T18:51:00Z" w16du:dateUtc="2026-09-29T09:51:00Z">
        <w:r w:rsidDel="00911FF8">
          <w:rPr>
            <w:rFonts w:ascii="游明朝" w:eastAsia="游明朝" w:hAnsi="游明朝" w:cs="游明朝" w:hint="eastAsia"/>
            <w:color w:val="222222"/>
            <w:sz w:val="22"/>
            <w:szCs w:val="22"/>
            <w:u w:color="222222"/>
            <w:shd w:val="clear" w:color="auto" w:fill="FFFFFF"/>
            <w:lang w:val="ja-JP"/>
          </w:rPr>
          <w:delText>表記いたします．</w:delText>
        </w:r>
      </w:del>
      <w:ins w:id="31" w:author="MIKAWA Kenta" w:date="2026-09-29T18:51:00Z" w16du:dateUtc="2026-09-29T09:51:00Z">
        <w:r w:rsidR="00911FF8">
          <w:rPr>
            <w:rFonts w:ascii="游明朝" w:eastAsia="游明朝" w:hAnsi="游明朝" w:cs="游明朝" w:hint="eastAsia"/>
            <w:color w:val="222222"/>
            <w:sz w:val="22"/>
            <w:szCs w:val="22"/>
            <w:u w:color="222222"/>
            <w:shd w:val="clear" w:color="auto" w:fill="FFFFFF"/>
            <w:lang w:val="ja-JP"/>
          </w:rPr>
          <w:t>すると，</w:t>
        </w:r>
      </w:ins>
      <w:r>
        <w:rPr>
          <w:rFonts w:ascii="游明朝" w:eastAsia="游明朝" w:hAnsi="游明朝" w:cs="游明朝" w:hint="eastAsia"/>
          <w:color w:val="222222"/>
          <w:sz w:val="22"/>
          <w:szCs w:val="22"/>
          <w:u w:color="222222"/>
          <w:shd w:val="clear" w:color="auto" w:fill="FFFFFF"/>
          <w:lang w:val="ja-JP"/>
        </w:rPr>
        <w:t>ProtoRAFがパッチ数</w:t>
      </w:r>
      <m:oMath>
        <m:d>
          <m:dPr>
            <m:ctrlPr>
              <w:rPr>
                <w:rFonts w:ascii="Cambria Math" w:hAnsi="Cambria Math"/>
                <w:i/>
              </w:rPr>
            </m:ctrlPr>
          </m:dPr>
          <m:e>
            <m:r>
              <w:rPr>
                <w:rFonts w:ascii="Cambria Math" w:hAnsi="Cambria Math"/>
                <w:sz w:val="22"/>
                <w:szCs w:val="22"/>
              </w:rPr>
              <m:t>K+1</m:t>
            </m:r>
          </m:e>
        </m:d>
        <m:r>
          <w:rPr>
            <w:rFonts w:ascii="Cambria Math" w:hAnsi="Cambria Math"/>
            <w:sz w:val="22"/>
            <w:szCs w:val="22"/>
          </w:rPr>
          <m:t>P</m:t>
        </m:r>
      </m:oMath>
      <w:r>
        <w:rPr>
          <w:rFonts w:ascii="游明朝" w:eastAsia="游明朝" w:hAnsi="游明朝" w:cs="游明朝" w:hint="eastAsia"/>
          <w:color w:val="222222"/>
          <w:sz w:val="22"/>
          <w:szCs w:val="22"/>
          <w:u w:color="222222"/>
          <w:shd w:val="clear" w:color="auto" w:fill="FFFFFF"/>
          <w:lang w:val="ja-JP"/>
        </w:rPr>
        <w:t>の単一系列を符号化するのに対し，提案手法はパッチ数</w:t>
      </w:r>
      <m:oMath>
        <m:r>
          <w:rPr>
            <w:rFonts w:ascii="Cambria Math" w:hAnsi="Cambria Math"/>
            <w:sz w:val="22"/>
            <w:szCs w:val="22"/>
          </w:rPr>
          <m:t>P</m:t>
        </m:r>
      </m:oMath>
      <w:r>
        <w:rPr>
          <w:rFonts w:ascii="游明朝" w:eastAsia="游明朝" w:hAnsi="游明朝" w:cs="游明朝" w:hint="eastAsia"/>
          <w:color w:val="222222"/>
          <w:sz w:val="22"/>
          <w:szCs w:val="22"/>
          <w:u w:color="222222"/>
          <w:shd w:val="clear" w:color="auto" w:fill="FFFFFF"/>
          <w:lang w:val="ja-JP"/>
        </w:rPr>
        <w:t>の系列を</w:t>
      </w:r>
      <m:oMath>
        <m:r>
          <w:rPr>
            <w:rFonts w:ascii="Cambria Math" w:hAnsi="Cambria Math"/>
            <w:sz w:val="22"/>
            <w:szCs w:val="22"/>
          </w:rPr>
          <m:t>K+1</m:t>
        </m:r>
      </m:oMath>
      <w:r>
        <w:rPr>
          <w:rFonts w:ascii="游明朝" w:eastAsia="游明朝" w:hAnsi="游明朝" w:cs="游明朝" w:hint="eastAsia"/>
          <w:color w:val="222222"/>
          <w:sz w:val="22"/>
          <w:szCs w:val="22"/>
          <w:u w:color="222222"/>
          <w:shd w:val="clear" w:color="auto" w:fill="FFFFFF"/>
          <w:lang w:val="ja-JP"/>
        </w:rPr>
        <w:t>本符号化</w:t>
      </w:r>
      <w:del w:id="32" w:author="MIKAWA Kenta" w:date="2026-09-29T18:51:00Z" w16du:dateUtc="2026-09-29T09:51:00Z">
        <w:r w:rsidDel="00911FF8">
          <w:rPr>
            <w:rFonts w:ascii="游明朝" w:eastAsia="游明朝" w:hAnsi="游明朝" w:cs="游明朝" w:hint="eastAsia"/>
            <w:color w:val="222222"/>
            <w:sz w:val="22"/>
            <w:szCs w:val="22"/>
            <w:u w:color="222222"/>
            <w:shd w:val="clear" w:color="auto" w:fill="FFFFFF"/>
            <w:lang w:val="ja-JP"/>
          </w:rPr>
          <w:delText>いた</w:delText>
        </w:r>
      </w:del>
      <w:r>
        <w:rPr>
          <w:rFonts w:ascii="游明朝" w:eastAsia="游明朝" w:hAnsi="游明朝" w:cs="游明朝" w:hint="eastAsia"/>
          <w:color w:val="222222"/>
          <w:sz w:val="22"/>
          <w:szCs w:val="22"/>
          <w:u w:color="222222"/>
          <w:shd w:val="clear" w:color="auto" w:fill="FFFFFF"/>
          <w:lang w:val="ja-JP"/>
        </w:rPr>
        <w:t>します．自己注意の計算量は系列長の二乗に比例するため，ProtoRAFの</w:t>
      </w:r>
      <m:oMath>
        <m:r>
          <m:rPr>
            <m:scr m:val="script"/>
            <m:sty m:val="p"/>
          </m:rPr>
          <w:rPr>
            <w:rFonts w:ascii="Cambria Math" w:hAnsi="Cambria Math"/>
            <w:sz w:val="22"/>
            <w:szCs w:val="22"/>
          </w:rPr>
          <m:t>O</m:t>
        </m:r>
        <m:d>
          <m:dPr>
            <m:ctrlPr>
              <w:rPr>
                <w:rFonts w:ascii="Cambria Math" w:hAnsi="Cambria Math"/>
                <w:i/>
              </w:rPr>
            </m:ctrlPr>
          </m:dPr>
          <m:e>
            <m:sSup>
              <m:sSupPr>
                <m:ctrlPr>
                  <w:rPr>
                    <w:rFonts w:ascii="Cambria Math" w:hAnsi="Cambria Math"/>
                  </w:rPr>
                </m:ctrlPr>
              </m:sSupPr>
              <m:e>
                <m:d>
                  <m:dPr>
                    <m:ctrlPr>
                      <w:rPr>
                        <w:rFonts w:ascii="Cambria Math" w:hAnsi="Cambria Math"/>
                        <w:i/>
                      </w:rPr>
                    </m:ctrlPr>
                  </m:dPr>
                  <m:e>
                    <m:r>
                      <w:rPr>
                        <w:rFonts w:ascii="Cambria Math" w:hAnsi="Cambria Math"/>
                        <w:sz w:val="22"/>
                        <w:szCs w:val="22"/>
                      </w:rPr>
                      <m:t>K+1</m:t>
                    </m:r>
                  </m:e>
                </m:d>
              </m:e>
              <m:sup>
                <m:r>
                  <w:rPr>
                    <w:rFonts w:ascii="Cambria Math" w:hAnsi="Cambria Math"/>
                    <w:sz w:val="22"/>
                    <w:szCs w:val="22"/>
                  </w:rPr>
                  <m:t>2</m:t>
                </m:r>
              </m:sup>
            </m:sSup>
            <m:sSup>
              <m:sSupPr>
                <m:ctrlPr>
                  <w:rPr>
                    <w:rFonts w:ascii="Cambria Math" w:hAnsi="Cambria Math"/>
                  </w:rPr>
                </m:ctrlPr>
              </m:sSupPr>
              <m:e>
                <m:r>
                  <w:rPr>
                    <w:rFonts w:ascii="Cambria Math" w:hAnsi="Cambria Math"/>
                    <w:sz w:val="22"/>
                    <w:szCs w:val="22"/>
                  </w:rPr>
                  <m:t>P</m:t>
                </m:r>
              </m:e>
              <m:sup>
                <m:r>
                  <w:rPr>
                    <w:rFonts w:ascii="Cambria Math" w:hAnsi="Cambria Math"/>
                    <w:sz w:val="22"/>
                    <w:szCs w:val="22"/>
                  </w:rPr>
                  <m:t>2</m:t>
                </m:r>
              </m:sup>
            </m:sSup>
            <m:r>
              <w:rPr>
                <w:rFonts w:ascii="Cambria Math" w:hAnsi="Cambria Math"/>
                <w:sz w:val="22"/>
                <w:szCs w:val="22"/>
              </w:rPr>
              <m:t>D</m:t>
            </m:r>
          </m:e>
        </m:d>
      </m:oMath>
      <w:r>
        <w:rPr>
          <w:rFonts w:ascii="游明朝" w:eastAsia="游明朝" w:hAnsi="游明朝" w:cs="游明朝" w:hint="eastAsia"/>
          <w:color w:val="222222"/>
          <w:sz w:val="22"/>
          <w:szCs w:val="22"/>
          <w:u w:color="222222"/>
          <w:shd w:val="clear" w:color="auto" w:fill="FFFFFF"/>
          <w:lang w:val="ja-JP"/>
        </w:rPr>
        <w:t>に対し提案手法では</w:t>
      </w:r>
      <m:oMath>
        <m:r>
          <m:rPr>
            <m:scr m:val="script"/>
            <m:sty m:val="p"/>
          </m:rPr>
          <w:rPr>
            <w:rFonts w:ascii="Cambria Math" w:hAnsi="Cambria Math"/>
            <w:sz w:val="22"/>
            <w:szCs w:val="22"/>
          </w:rPr>
          <m:t>O</m:t>
        </m:r>
        <m:d>
          <m:dPr>
            <m:ctrlPr>
              <w:rPr>
                <w:rFonts w:ascii="Cambria Math" w:hAnsi="Cambria Math"/>
                <w:i/>
              </w:rPr>
            </m:ctrlPr>
          </m:dPr>
          <m:e>
            <m:d>
              <m:dPr>
                <m:ctrlPr>
                  <w:rPr>
                    <w:rFonts w:ascii="Cambria Math" w:hAnsi="Cambria Math"/>
                    <w:i/>
                  </w:rPr>
                </m:ctrlPr>
              </m:dPr>
              <m:e>
                <m:r>
                  <w:rPr>
                    <w:rFonts w:ascii="Cambria Math" w:hAnsi="Cambria Math"/>
                    <w:sz w:val="22"/>
                    <w:szCs w:val="22"/>
                  </w:rPr>
                  <m:t>K+1</m:t>
                </m:r>
              </m:e>
            </m:d>
            <m:sSup>
              <m:sSupPr>
                <m:ctrlPr>
                  <w:rPr>
                    <w:rFonts w:ascii="Cambria Math" w:hAnsi="Cambria Math"/>
                  </w:rPr>
                </m:ctrlPr>
              </m:sSupPr>
              <m:e>
                <m:r>
                  <w:rPr>
                    <w:rFonts w:ascii="Cambria Math" w:hAnsi="Cambria Math"/>
                    <w:sz w:val="22"/>
                    <w:szCs w:val="22"/>
                  </w:rPr>
                  <m:t>P</m:t>
                </m:r>
              </m:e>
              <m:sup>
                <m:r>
                  <w:rPr>
                    <w:rFonts w:ascii="Cambria Math" w:hAnsi="Cambria Math"/>
                    <w:sz w:val="22"/>
                    <w:szCs w:val="22"/>
                  </w:rPr>
                  <m:t>2</m:t>
                </m:r>
              </m:sup>
            </m:sSup>
            <m:r>
              <w:rPr>
                <w:rFonts w:ascii="Cambria Math" w:hAnsi="Cambria Math"/>
                <w:sz w:val="22"/>
                <w:szCs w:val="22"/>
              </w:rPr>
              <m:t>D</m:t>
            </m:r>
          </m:e>
        </m:d>
      </m:oMath>
      <w:r>
        <w:rPr>
          <w:rFonts w:ascii="游明朝" w:eastAsia="游明朝" w:hAnsi="游明朝" w:cs="游明朝" w:hint="eastAsia"/>
          <w:color w:val="222222"/>
          <w:sz w:val="22"/>
          <w:szCs w:val="22"/>
          <w:u w:color="222222"/>
          <w:shd w:val="clear" w:color="auto" w:fill="FFFFFF"/>
          <w:lang w:val="ja-JP"/>
        </w:rPr>
        <w:t>となり，参照の連結に伴う二次的な増加は生じません．すなわち参照件数</w:t>
      </w:r>
      <m:oMath>
        <m:r>
          <w:rPr>
            <w:rFonts w:ascii="Cambria Math" w:hAnsi="Cambria Math"/>
            <w:sz w:val="22"/>
            <w:szCs w:val="22"/>
          </w:rPr>
          <m:t>K</m:t>
        </m:r>
      </m:oMath>
      <w:r>
        <w:rPr>
          <w:rFonts w:ascii="游明朝" w:eastAsia="游明朝" w:hAnsi="游明朝" w:cs="游明朝" w:hint="eastAsia"/>
          <w:color w:val="222222"/>
          <w:sz w:val="22"/>
          <w:szCs w:val="22"/>
          <w:u w:color="222222"/>
          <w:shd w:val="clear" w:color="auto" w:fill="FFFFFF"/>
          <w:lang w:val="ja-JP"/>
        </w:rPr>
        <w:t>に対して，ProtoRAFが二乗で増えるのに対し，提案手法は線形の増加にとどまります．また，ゲート機構が追加する計算量は</w:t>
      </w:r>
      <m:oMath>
        <m:r>
          <m:rPr>
            <m:scr m:val="script"/>
            <m:sty m:val="p"/>
          </m:rPr>
          <w:rPr>
            <w:rFonts w:ascii="Cambria Math" w:hAnsi="Cambria Math"/>
            <w:sz w:val="22"/>
            <w:szCs w:val="22"/>
          </w:rPr>
          <m:t>O</m:t>
        </m:r>
        <m:d>
          <m:dPr>
            <m:ctrlPr>
              <w:rPr>
                <w:rFonts w:ascii="Cambria Math" w:hAnsi="Cambria Math"/>
                <w:i/>
              </w:rPr>
            </m:ctrlPr>
          </m:dPr>
          <m:e>
            <m:r>
              <w:rPr>
                <w:rFonts w:ascii="Cambria Math" w:hAnsi="Cambria Math"/>
                <w:sz w:val="22"/>
                <w:szCs w:val="22"/>
              </w:rPr>
              <m:t>KP</m:t>
            </m:r>
            <m:sSup>
              <m:sSupPr>
                <m:ctrlPr>
                  <w:rPr>
                    <w:rFonts w:ascii="Cambria Math" w:hAnsi="Cambria Math"/>
                  </w:rPr>
                </m:ctrlPr>
              </m:sSupPr>
              <m:e>
                <m:r>
                  <w:rPr>
                    <w:rFonts w:ascii="Cambria Math" w:hAnsi="Cambria Math"/>
                    <w:sz w:val="22"/>
                    <w:szCs w:val="22"/>
                  </w:rPr>
                  <m:t>D</m:t>
                </m:r>
              </m:e>
              <m:sup>
                <m:r>
                  <w:rPr>
                    <w:rFonts w:ascii="Cambria Math" w:hAnsi="Cambria Math"/>
                    <w:sz w:val="22"/>
                    <w:szCs w:val="22"/>
                  </w:rPr>
                  <m:t>2</m:t>
                </m:r>
              </m:sup>
            </m:sSup>
          </m:e>
        </m:d>
      </m:oMath>
      <w:r>
        <w:rPr>
          <w:rFonts w:ascii="游明朝" w:eastAsia="游明朝" w:hAnsi="游明朝" w:cs="游明朝" w:hint="eastAsia"/>
          <w:color w:val="222222"/>
          <w:sz w:val="22"/>
          <w:szCs w:val="22"/>
          <w:u w:color="222222"/>
          <w:shd w:val="clear" w:color="auto" w:fill="FFFFFF"/>
          <w:lang w:val="ja-JP"/>
        </w:rPr>
        <w:t>であり，エンコーダ全体と比べて小さい規模です．一方で，提案手法は各参照を独立した系列として扱うため，系列ごとに区切りの要素が付き，処理する要素の数はその分だけ増加いたします．なお，参照ウィンドウの検索に要する計算は両手法で完全に共通であり，本実験の条件では1予測あたり0.20ミリ秒と，モデルの順伝播に対して無視できる水準でした．</w:t>
      </w:r>
    </w:p>
    <w:p w14:paraId="7650B184"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その上で，同一の計算機のGPU上で同一の入力を与え，各手法の推論時間を30回測定した平均を示しております．結果は下表の通りです（バッチサイズ16，</w:t>
      </w:r>
      <m:oMath>
        <m:r>
          <w:rPr>
            <w:rFonts w:ascii="Cambria Math" w:hAnsi="Cambria Math"/>
            <w:sz w:val="22"/>
            <w:szCs w:val="22"/>
          </w:rPr>
          <m:t>L=128</m:t>
        </m:r>
      </m:oMath>
      <w:r>
        <w:rPr>
          <w:rFonts w:ascii="游明朝" w:eastAsia="游明朝" w:hAnsi="游明朝" w:cs="游明朝"/>
          <w:color w:val="222222"/>
          <w:sz w:val="22"/>
          <w:szCs w:val="22"/>
          <w:u w:color="222222"/>
          <w:shd w:val="clear" w:color="auto" w:fill="FFFFFF"/>
          <w:lang w:val="ja-JP"/>
        </w:rPr>
        <w:t>，</w:t>
      </w:r>
      <m:oMath>
        <m:r>
          <w:rPr>
            <w:rFonts w:ascii="Cambria Math" w:hAnsi="Cambria Math"/>
            <w:sz w:val="22"/>
            <w:szCs w:val="22"/>
          </w:rPr>
          <m:t>K=3</m:t>
        </m:r>
      </m:oMath>
      <w:r>
        <w:rPr>
          <w:rFonts w:ascii="游明朝" w:eastAsia="游明朝" w:hAnsi="游明朝" w:cs="游明朝"/>
          <w:color w:val="222222"/>
          <w:sz w:val="22"/>
          <w:szCs w:val="22"/>
          <w:u w:color="222222"/>
          <w:shd w:val="clear" w:color="auto" w:fill="FFFFFF"/>
          <w:lang w:val="ja-JP"/>
        </w:rPr>
        <w:t>，括弧内はBaselineに対する比）．下表は新原稿の表1と同じものでございます．</w:t>
      </w:r>
    </w:p>
    <w:p w14:paraId="10B71635" w14:textId="77777777" w:rsidR="0063188C" w:rsidRDefault="00000000">
      <w:pPr>
        <w:jc w:val="center"/>
      </w:pPr>
      <w:r>
        <w:rPr>
          <w:noProof/>
        </w:rPr>
        <w:drawing>
          <wp:inline distT="0" distB="0" distL="0" distR="0" wp14:anchorId="4E779253" wp14:editId="6C2F14AB">
            <wp:extent cx="3200400" cy="1057501"/>
            <wp:effectExtent l="0" t="0" r="0" b="0"/>
            <wp:docPr id="1002" name="Tabl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time.png"/>
                    <pic:cNvPicPr/>
                  </pic:nvPicPr>
                  <pic:blipFill>
                    <a:blip r:embed="rId12"/>
                    <a:stretch>
                      <a:fillRect/>
                    </a:stretch>
                  </pic:blipFill>
                  <pic:spPr>
                    <a:xfrm>
                      <a:off x="0" y="0"/>
                      <a:ext cx="3240771" cy="1070841"/>
                    </a:xfrm>
                    <a:prstGeom prst="rect">
                      <a:avLst/>
                    </a:prstGeom>
                  </pic:spPr>
                </pic:pic>
              </a:graphicData>
            </a:graphic>
          </wp:inline>
        </w:drawing>
      </w:r>
    </w:p>
    <w:p w14:paraId="5ADBAF77"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38E75B9F" w14:textId="77777777" w:rsidR="007109C2" w:rsidRDefault="0041754F" w:rsidP="00623CFE">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提案手法は従来手法ProtoRAFに対し，推論で約1.16倍の時間を要します．自己注意の計算量が小さいにもかかわらず推論時間がやや長くなるのは，本実験ではパッチ数が</w:t>
      </w:r>
      <m:oMath>
        <m:r>
          <w:rPr>
            <w:rFonts w:ascii="Cambria Math" w:hAnsi="Cambria Math"/>
            <w:sz w:val="22"/>
            <w:szCs w:val="22"/>
          </w:rPr>
          <m:t>P=8</m:t>
        </m:r>
      </m:oMath>
      <w:r>
        <w:rPr>
          <w:rFonts w:ascii="游明朝" w:eastAsia="游明朝" w:hAnsi="游明朝" w:cs="游明朝"/>
          <w:color w:val="222222"/>
          <w:sz w:val="22"/>
          <w:szCs w:val="22"/>
          <w:u w:color="222222"/>
          <w:shd w:val="clear" w:color="auto" w:fill="FFFFFF"/>
          <w:lang w:val="ja-JP"/>
        </w:rPr>
        <w:t>と小さく，自己注意の二次の項よりも，処理する要素の数に比例する全結合層の計算が大半を占めるためです．処理する要素の数は，</w:t>
      </w:r>
      <m:oMath>
        <m:r>
          <w:rPr>
            <w:rFonts w:ascii="Cambria Math" w:hAnsi="Cambria Math"/>
            <w:sz w:val="22"/>
            <w:szCs w:val="22"/>
          </w:rPr>
          <m:t>K=3</m:t>
        </m:r>
      </m:oMath>
      <w:r>
        <w:rPr>
          <w:rFonts w:ascii="游明朝" w:eastAsia="游明朝" w:hAnsi="游明朝" w:cs="游明朝"/>
          <w:color w:val="222222"/>
          <w:sz w:val="22"/>
          <w:szCs w:val="22"/>
          <w:u w:color="222222"/>
          <w:shd w:val="clear" w:color="auto" w:fill="FFFFFF"/>
          <w:lang w:val="ja-JP"/>
        </w:rPr>
        <w:t>のときProtoRAFの33に対し，提案手法では系列ごとに区切りの要素が付く分だけ多い36となります．この増分は参照を独立に符号化することによるものであり，ゲート機構自体による増分は，Multi-RAFとの差から1%未満（測定誤差の範囲内）にとどまっております．</w:t>
      </w:r>
    </w:p>
    <w:p w14:paraId="1EB2B21D" w14:textId="77777777" w:rsidR="000A6D1F"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以上の計算量の考察と推論時間の実測結果を，4.4 計算コストとして本文に追記いたしました．</w:t>
      </w:r>
    </w:p>
    <w:p w14:paraId="4867C3B9"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4FCC6B18" w14:textId="77777777" w:rsidR="000A6D1F" w:rsidRDefault="00000000">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p.5 左カラム，4.4 計算コスト（節の新設）：</w:t>
      </w:r>
    </w:p>
    <w:p w14:paraId="70355E38" w14:textId="77777777" w:rsidR="000A6D1F" w:rsidRDefault="00000000" w:rsidP="00A91F0D">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提案手法は処理を5つのステップに分けるが，これは参照ウィンドウとローカルコンテキストを独立に符号化するための構成であり，逐次的な処理を追加するものではない．Step 1とStep 2のエンコードは互いに独立に実行でき，Step 3からStep 5はパッチ表現に対する要素ごとの積と多層パーセプトロンの適用にとどまる．</w:t>
      </w:r>
    </w:p>
    <w:p w14:paraId="4A6C76C4" w14:textId="77777777" w:rsidR="000A6D1F"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計算量の観点では，ProtoRAFがパッチ数</w:t>
      </w:r>
      <m:oMath>
        <m:d>
          <m:dPr>
            <m:ctrlPr>
              <w:rPr>
                <w:rFonts w:ascii="Cambria Math" w:hAnsi="Cambria Math"/>
                <w:i/>
              </w:rPr>
            </m:ctrlPr>
          </m:dPr>
          <m:e>
            <m:r>
              <w:rPr>
                <w:rFonts w:ascii="Cambria Math" w:hAnsi="Cambria Math"/>
                <w:sz w:val="22"/>
                <w:szCs w:val="22"/>
              </w:rPr>
              <m:t>K+1</m:t>
            </m:r>
          </m:e>
        </m:d>
        <m:r>
          <w:rPr>
            <w:rFonts w:ascii="Cambria Math" w:hAnsi="Cambria Math"/>
            <w:sz w:val="22"/>
            <w:szCs w:val="22"/>
          </w:rPr>
          <m:t>P</m:t>
        </m:r>
      </m:oMath>
      <w:r>
        <w:rPr>
          <w:rFonts w:ascii="游明朝" w:eastAsia="游明朝" w:hAnsi="游明朝" w:cs="游明朝"/>
          <w:color w:val="000000" w:themeColor="text1"/>
          <w:sz w:val="22"/>
          <w:szCs w:val="22"/>
          <w:u w:color="222222"/>
          <w:shd w:val="clear" w:color="auto" w:fill="FFFFFF"/>
          <w:lang w:val="ja-JP"/>
        </w:rPr>
        <w:t>の単一系列を符号化するのに対し，提案手法はパッチ数</w:t>
      </w:r>
      <m:oMath>
        <m:r>
          <w:rPr>
            <w:rFonts w:ascii="Cambria Math" w:hAnsi="Cambria Math"/>
            <w:sz w:val="22"/>
            <w:szCs w:val="22"/>
          </w:rPr>
          <m:t>P</m:t>
        </m:r>
      </m:oMath>
      <w:r>
        <w:rPr>
          <w:rFonts w:ascii="游明朝" w:eastAsia="游明朝" w:hAnsi="游明朝" w:cs="游明朝"/>
          <w:color w:val="000000" w:themeColor="text1"/>
          <w:sz w:val="22"/>
          <w:szCs w:val="22"/>
          <w:u w:color="222222"/>
          <w:shd w:val="clear" w:color="auto" w:fill="FFFFFF"/>
          <w:lang w:val="ja-JP"/>
        </w:rPr>
        <w:t>の系列を</w:t>
      </w:r>
      <m:oMath>
        <m:r>
          <w:rPr>
            <w:rFonts w:ascii="Cambria Math" w:hAnsi="Cambria Math"/>
            <w:sz w:val="22"/>
            <w:szCs w:val="22"/>
          </w:rPr>
          <m:t>K+1</m:t>
        </m:r>
      </m:oMath>
      <w:r w:rsidR="0098226B">
        <w:rPr>
          <w:rFonts w:ascii="游明朝" w:eastAsia="游明朝" w:hAnsi="游明朝" w:cs="游明朝" w:hint="eastAsia"/>
          <w:color w:val="000000" w:themeColor="text1"/>
          <w:sz w:val="22"/>
          <w:szCs w:val="22"/>
          <w:u w:color="222222"/>
          <w:shd w:val="clear" w:color="auto" w:fill="FFFFFF"/>
          <w:lang w:val="ja-JP"/>
        </w:rPr>
        <w:t>本</w:t>
      </w:r>
      <w:r>
        <w:rPr>
          <w:rFonts w:ascii="游明朝" w:eastAsia="游明朝" w:hAnsi="游明朝" w:cs="游明朝"/>
          <w:color w:val="000000" w:themeColor="text1"/>
          <w:sz w:val="22"/>
          <w:szCs w:val="22"/>
          <w:u w:color="222222"/>
          <w:shd w:val="clear" w:color="auto" w:fill="FFFFFF"/>
          <w:lang w:val="ja-JP"/>
        </w:rPr>
        <w:t>符号化する．そのためエンコーダの自己注意の計算量は，ProtoRAFの</w:t>
      </w:r>
      <m:oMath>
        <m:r>
          <m:rPr>
            <m:scr m:val="script"/>
            <m:sty m:val="p"/>
          </m:rPr>
          <w:rPr>
            <w:rFonts w:ascii="Cambria Math" w:hAnsi="Cambria Math"/>
            <w:sz w:val="22"/>
            <w:szCs w:val="22"/>
          </w:rPr>
          <m:t>O</m:t>
        </m:r>
        <m:d>
          <m:dPr>
            <m:ctrlPr>
              <w:rPr>
                <w:rFonts w:ascii="Cambria Math" w:hAnsi="Cambria Math"/>
                <w:i/>
              </w:rPr>
            </m:ctrlPr>
          </m:dPr>
          <m:e>
            <m:sSup>
              <m:sSupPr>
                <m:ctrlPr>
                  <w:rPr>
                    <w:rFonts w:ascii="Cambria Math" w:hAnsi="Cambria Math"/>
                  </w:rPr>
                </m:ctrlPr>
              </m:sSupPr>
              <m:e>
                <m:d>
                  <m:dPr>
                    <m:ctrlPr>
                      <w:rPr>
                        <w:rFonts w:ascii="Cambria Math" w:hAnsi="Cambria Math"/>
                        <w:i/>
                      </w:rPr>
                    </m:ctrlPr>
                  </m:dPr>
                  <m:e>
                    <m:r>
                      <w:rPr>
                        <w:rFonts w:ascii="Cambria Math" w:hAnsi="Cambria Math"/>
                        <w:sz w:val="22"/>
                        <w:szCs w:val="22"/>
                      </w:rPr>
                      <m:t>K+1</m:t>
                    </m:r>
                  </m:e>
                </m:d>
              </m:e>
              <m:sup>
                <m:r>
                  <w:rPr>
                    <w:rFonts w:ascii="Cambria Math" w:hAnsi="Cambria Math"/>
                    <w:sz w:val="22"/>
                    <w:szCs w:val="22"/>
                  </w:rPr>
                  <m:t>2</m:t>
                </m:r>
              </m:sup>
            </m:sSup>
            <m:sSup>
              <m:sSupPr>
                <m:ctrlPr>
                  <w:rPr>
                    <w:rFonts w:ascii="Cambria Math" w:hAnsi="Cambria Math"/>
                  </w:rPr>
                </m:ctrlPr>
              </m:sSupPr>
              <m:e>
                <m:r>
                  <w:rPr>
                    <w:rFonts w:ascii="Cambria Math" w:hAnsi="Cambria Math"/>
                    <w:sz w:val="22"/>
                    <w:szCs w:val="22"/>
                  </w:rPr>
                  <m:t>P</m:t>
                </m:r>
              </m:e>
              <m:sup>
                <m:r>
                  <w:rPr>
                    <w:rFonts w:ascii="Cambria Math" w:hAnsi="Cambria Math"/>
                    <w:sz w:val="22"/>
                    <w:szCs w:val="22"/>
                  </w:rPr>
                  <m:t>2</m:t>
                </m:r>
              </m:sup>
            </m:sSup>
            <m:r>
              <w:rPr>
                <w:rFonts w:ascii="Cambria Math" w:hAnsi="Cambria Math"/>
                <w:sz w:val="22"/>
                <w:szCs w:val="22"/>
              </w:rPr>
              <m:t>D</m:t>
            </m:r>
          </m:e>
        </m:d>
      </m:oMath>
      <w:r>
        <w:rPr>
          <w:rFonts w:ascii="游明朝" w:eastAsia="游明朝" w:hAnsi="游明朝" w:cs="游明朝"/>
          <w:color w:val="000000" w:themeColor="text1"/>
          <w:sz w:val="22"/>
          <w:szCs w:val="22"/>
          <w:u w:color="222222"/>
          <w:shd w:val="clear" w:color="auto" w:fill="FFFFFF"/>
          <w:lang w:val="ja-JP"/>
        </w:rPr>
        <w:t>に対し</w:t>
      </w:r>
      <w:r w:rsidR="0098226B">
        <w:rPr>
          <w:rFonts w:ascii="游明朝" w:eastAsia="游明朝" w:hAnsi="游明朝" w:cs="游明朝" w:hint="eastAsia"/>
          <w:color w:val="000000" w:themeColor="text1"/>
          <w:sz w:val="22"/>
          <w:szCs w:val="22"/>
          <w:u w:color="222222"/>
          <w:shd w:val="clear" w:color="auto" w:fill="FFFFFF"/>
          <w:lang w:val="ja-JP"/>
        </w:rPr>
        <w:t>，</w:t>
      </w:r>
      <w:r>
        <w:rPr>
          <w:rFonts w:ascii="游明朝" w:eastAsia="游明朝" w:hAnsi="游明朝" w:cs="游明朝"/>
          <w:color w:val="000000" w:themeColor="text1"/>
          <w:sz w:val="22"/>
          <w:szCs w:val="22"/>
          <w:u w:color="222222"/>
          <w:shd w:val="clear" w:color="auto" w:fill="FFFFFF"/>
          <w:lang w:val="ja-JP"/>
        </w:rPr>
        <w:t>提案手法では</w:t>
      </w:r>
      <m:oMath>
        <m:r>
          <m:rPr>
            <m:scr m:val="script"/>
            <m:sty m:val="p"/>
          </m:rPr>
          <w:rPr>
            <w:rFonts w:ascii="Cambria Math" w:hAnsi="Cambria Math"/>
            <w:sz w:val="22"/>
            <w:szCs w:val="22"/>
          </w:rPr>
          <m:t>O</m:t>
        </m:r>
        <m:d>
          <m:dPr>
            <m:ctrlPr>
              <w:rPr>
                <w:rFonts w:ascii="Cambria Math" w:hAnsi="Cambria Math"/>
                <w:i/>
              </w:rPr>
            </m:ctrlPr>
          </m:dPr>
          <m:e>
            <m:d>
              <m:dPr>
                <m:ctrlPr>
                  <w:rPr>
                    <w:rFonts w:ascii="Cambria Math" w:hAnsi="Cambria Math"/>
                    <w:i/>
                  </w:rPr>
                </m:ctrlPr>
              </m:dPr>
              <m:e>
                <m:r>
                  <w:rPr>
                    <w:rFonts w:ascii="Cambria Math" w:hAnsi="Cambria Math"/>
                    <w:sz w:val="22"/>
                    <w:szCs w:val="22"/>
                  </w:rPr>
                  <m:t>K+1</m:t>
                </m:r>
              </m:e>
            </m:d>
            <m:sSup>
              <m:sSupPr>
                <m:ctrlPr>
                  <w:rPr>
                    <w:rFonts w:ascii="Cambria Math" w:hAnsi="Cambria Math"/>
                  </w:rPr>
                </m:ctrlPr>
              </m:sSupPr>
              <m:e>
                <m:r>
                  <w:rPr>
                    <w:rFonts w:ascii="Cambria Math" w:hAnsi="Cambria Math"/>
                    <w:sz w:val="22"/>
                    <w:szCs w:val="22"/>
                  </w:rPr>
                  <m:t>P</m:t>
                </m:r>
              </m:e>
              <m:sup>
                <m:r>
                  <w:rPr>
                    <w:rFonts w:ascii="Cambria Math" w:hAnsi="Cambria Math"/>
                    <w:sz w:val="22"/>
                    <w:szCs w:val="22"/>
                  </w:rPr>
                  <m:t>2</m:t>
                </m:r>
              </m:sup>
            </m:sSup>
            <m:r>
              <w:rPr>
                <w:rFonts w:ascii="Cambria Math" w:hAnsi="Cambria Math"/>
                <w:sz w:val="22"/>
                <w:szCs w:val="22"/>
              </w:rPr>
              <m:t>D</m:t>
            </m:r>
          </m:e>
        </m:d>
      </m:oMath>
      <w:r>
        <w:rPr>
          <w:rFonts w:ascii="游明朝" w:eastAsia="游明朝" w:hAnsi="游明朝" w:cs="游明朝"/>
          <w:color w:val="000000" w:themeColor="text1"/>
          <w:sz w:val="22"/>
          <w:szCs w:val="22"/>
          <w:u w:color="222222"/>
          <w:shd w:val="clear" w:color="auto" w:fill="FFFFFF"/>
          <w:lang w:val="ja-JP"/>
        </w:rPr>
        <w:t>となり，参照の連結に伴う二次的な増加は生じない．ゲート機構が追加する計算量は</w:t>
      </w:r>
      <m:oMath>
        <m:r>
          <m:rPr>
            <m:scr m:val="script"/>
            <m:sty m:val="p"/>
          </m:rPr>
          <w:rPr>
            <w:rFonts w:ascii="Cambria Math" w:hAnsi="Cambria Math"/>
            <w:sz w:val="22"/>
            <w:szCs w:val="22"/>
          </w:rPr>
          <m:t>O</m:t>
        </m:r>
        <m:d>
          <m:dPr>
            <m:ctrlPr>
              <w:rPr>
                <w:rFonts w:ascii="Cambria Math" w:hAnsi="Cambria Math"/>
                <w:i/>
              </w:rPr>
            </m:ctrlPr>
          </m:dPr>
          <m:e>
            <m:r>
              <w:rPr>
                <w:rFonts w:ascii="Cambria Math" w:hAnsi="Cambria Math"/>
                <w:sz w:val="22"/>
                <w:szCs w:val="22"/>
              </w:rPr>
              <m:t>KP</m:t>
            </m:r>
            <m:sSup>
              <m:sSupPr>
                <m:ctrlPr>
                  <w:rPr>
                    <w:rFonts w:ascii="Cambria Math" w:hAnsi="Cambria Math"/>
                  </w:rPr>
                </m:ctrlPr>
              </m:sSupPr>
              <m:e>
                <m:r>
                  <w:rPr>
                    <w:rFonts w:ascii="Cambria Math" w:hAnsi="Cambria Math"/>
                    <w:sz w:val="22"/>
                    <w:szCs w:val="22"/>
                  </w:rPr>
                  <m:t>D</m:t>
                </m:r>
              </m:e>
              <m:sup>
                <m:r>
                  <w:rPr>
                    <w:rFonts w:ascii="Cambria Math" w:hAnsi="Cambria Math"/>
                    <w:sz w:val="22"/>
                    <w:szCs w:val="22"/>
                  </w:rPr>
                  <m:t>2</m:t>
                </m:r>
              </m:sup>
            </m:sSup>
          </m:e>
        </m:d>
      </m:oMath>
      <w:r>
        <w:rPr>
          <w:rFonts w:ascii="游明朝" w:eastAsia="游明朝" w:hAnsi="游明朝" w:cs="游明朝"/>
          <w:color w:val="000000" w:themeColor="text1"/>
          <w:sz w:val="22"/>
          <w:szCs w:val="22"/>
          <w:u w:color="222222"/>
          <w:shd w:val="clear" w:color="auto" w:fill="FFFFFF"/>
          <w:lang w:val="ja-JP"/>
        </w:rPr>
        <w:t>であり，エンコーダ全体と比べて小さい規模にとどまる．また，参照ウィンドウの検索に要する計算は両手法で共通である．</w:t>
      </w:r>
    </w:p>
    <w:p w14:paraId="3E1510C0" w14:textId="77777777" w:rsidR="000A6D1F"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実際に，5.3節で述べる実験設定（</w:t>
      </w:r>
      <m:oMath>
        <m:r>
          <w:rPr>
            <w:rFonts w:ascii="Cambria Math" w:hAnsi="Cambria Math"/>
            <w:sz w:val="22"/>
            <w:szCs w:val="22"/>
          </w:rPr>
          <m:t>L=128</m:t>
        </m:r>
      </m:oMath>
      <w:r>
        <w:rPr>
          <w:rFonts w:ascii="游明朝" w:eastAsia="游明朝" w:hAnsi="游明朝" w:cs="游明朝"/>
          <w:color w:val="000000" w:themeColor="text1"/>
          <w:sz w:val="22"/>
          <w:szCs w:val="22"/>
          <w:u w:color="222222"/>
          <w:shd w:val="clear" w:color="auto" w:fill="FFFFFF"/>
          <w:lang w:val="ja-JP"/>
        </w:rPr>
        <w:t>，</w:t>
      </w:r>
      <m:oMath>
        <m:r>
          <w:rPr>
            <w:rFonts w:ascii="Cambria Math" w:hAnsi="Cambria Math"/>
            <w:sz w:val="22"/>
            <w:szCs w:val="22"/>
          </w:rPr>
          <m:t>K=3</m:t>
        </m:r>
      </m:oMath>
      <w:r>
        <w:rPr>
          <w:rFonts w:ascii="游明朝" w:eastAsia="游明朝" w:hAnsi="游明朝" w:cs="游明朝"/>
          <w:color w:val="000000" w:themeColor="text1"/>
          <w:sz w:val="22"/>
          <w:szCs w:val="22"/>
          <w:u w:color="222222"/>
          <w:shd w:val="clear" w:color="auto" w:fill="FFFFFF"/>
          <w:lang w:val="ja-JP"/>
        </w:rPr>
        <w:t>）のもとで，同一の計算機のGPU上でバッチサイズ16の同一の入力を与え，各手法の推論時間を30回測定して平均した結果を表1に示す．GateRAFの推論時間はProtoRAFの約1.16倍であり，自己注意の計算量の大小とは逆になった．これは，本実験ではパッチ数が小さく，推論時間の大半を全結合層の計算が占めるた</w:t>
      </w:r>
      <w:r>
        <w:rPr>
          <w:rFonts w:ascii="游明朝" w:eastAsia="游明朝" w:hAnsi="游明朝" w:cs="游明朝"/>
          <w:color w:val="000000" w:themeColor="text1"/>
          <w:sz w:val="22"/>
          <w:szCs w:val="22"/>
          <w:u w:color="222222"/>
          <w:shd w:val="clear" w:color="auto" w:fill="FFFFFF"/>
          <w:lang w:val="ja-JP"/>
        </w:rPr>
        <w:lastRenderedPageBreak/>
        <w:t>めと考えられる．</w:t>
      </w:r>
    </w:p>
    <w:p w14:paraId="49305D88" w14:textId="77777777" w:rsidR="007109C2" w:rsidRDefault="007109C2">
      <w:pPr>
        <w:rPr>
          <w:rFonts w:ascii="游明朝" w:eastAsia="游明朝" w:hAnsi="游明朝" w:cs="游明朝"/>
          <w:sz w:val="22"/>
          <w:szCs w:val="22"/>
        </w:rPr>
      </w:pPr>
    </w:p>
    <w:p w14:paraId="5F8104B1" w14:textId="77777777" w:rsidR="007109C2" w:rsidRPr="00990D2A" w:rsidRDefault="0041754F">
      <w:pPr>
        <w:keepNext/>
        <w:rPr>
          <w:rFonts w:ascii="游明朝" w:eastAsia="游明朝" w:hAnsi="游明朝" w:cs="游明朝"/>
          <w:b/>
          <w:bCs/>
          <w:color w:val="000000" w:themeColor="text1"/>
          <w:sz w:val="22"/>
          <w:szCs w:val="22"/>
          <w:u w:val="single"/>
          <w:shd w:val="clear" w:color="auto" w:fill="FFFFFF"/>
        </w:rPr>
      </w:pPr>
      <w:r>
        <w:rPr>
          <w:rFonts w:ascii="游明朝" w:eastAsia="游明朝" w:hAnsi="游明朝" w:cs="游明朝"/>
          <w:b/>
          <w:bCs/>
          <w:color w:val="000000" w:themeColor="text1"/>
          <w:sz w:val="22"/>
          <w:szCs w:val="22"/>
          <w:u w:val="single"/>
          <w:shd w:val="clear" w:color="auto" w:fill="FFFFFF"/>
          <w:lang w:val="ja-JP"/>
        </w:rPr>
        <w:t xml:space="preserve">　新原稿 p.5 左カラム，表1（新規追加）：</w:t>
      </w:r>
    </w:p>
    <w:p w14:paraId="739DF5C8" w14:textId="77777777" w:rsidR="0063188C" w:rsidRDefault="00000000">
      <w:pPr>
        <w:jc w:val="center"/>
      </w:pPr>
      <w:r>
        <w:rPr>
          <w:noProof/>
        </w:rPr>
        <w:drawing>
          <wp:inline distT="0" distB="0" distL="0" distR="0" wp14:anchorId="038DF857" wp14:editId="259EA38E">
            <wp:extent cx="3592285" cy="1186991"/>
            <wp:effectExtent l="0" t="0" r="1905" b="0"/>
            <wp:docPr id="2017248246" name="Tabl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time.png"/>
                    <pic:cNvPicPr/>
                  </pic:nvPicPr>
                  <pic:blipFill>
                    <a:blip r:embed="rId12"/>
                    <a:stretch>
                      <a:fillRect/>
                    </a:stretch>
                  </pic:blipFill>
                  <pic:spPr>
                    <a:xfrm>
                      <a:off x="0" y="0"/>
                      <a:ext cx="3630571" cy="1199642"/>
                    </a:xfrm>
                    <a:prstGeom prst="rect">
                      <a:avLst/>
                    </a:prstGeom>
                  </pic:spPr>
                </pic:pic>
              </a:graphicData>
            </a:graphic>
          </wp:inline>
        </w:drawing>
      </w:r>
    </w:p>
    <w:p w14:paraId="0DEAE0B0" w14:textId="77777777" w:rsidR="00623CFE" w:rsidRDefault="00623CFE" w:rsidP="00623CFE">
      <w:pPr>
        <w:rPr>
          <w:rFonts w:ascii="游明朝" w:eastAsia="游明朝" w:hAnsi="游明朝" w:cs="游明朝"/>
          <w:color w:val="222222"/>
          <w:sz w:val="22"/>
          <w:szCs w:val="22"/>
          <w:u w:color="222222"/>
          <w:shd w:val="clear" w:color="auto" w:fill="FFFFFF"/>
          <w:lang w:val="ja-JP"/>
        </w:rPr>
      </w:pPr>
    </w:p>
    <w:p w14:paraId="06BA6A20" w14:textId="77777777" w:rsidR="007109C2" w:rsidRDefault="007109C2">
      <w:pPr>
        <w:rPr>
          <w:rFonts w:ascii="游明朝" w:eastAsia="游明朝" w:hAnsi="游明朝" w:cs="游明朝"/>
          <w:color w:val="222222"/>
          <w:sz w:val="22"/>
          <w:szCs w:val="22"/>
          <w:u w:color="222222"/>
          <w:shd w:val="clear" w:color="auto" w:fill="FFFFFF"/>
        </w:rPr>
      </w:pPr>
    </w:p>
    <w:p w14:paraId="38860B38" w14:textId="415307BC"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del w:id="33" w:author="MIKAWA Kenta" w:date="2026-09-29T17:44:00Z" w16du:dateUtc="2026-09-29T08:44:00Z">
        <w:r w:rsidRPr="001A2D82" w:rsidDel="0098719C">
          <w:rPr>
            <w:rFonts w:asciiTheme="majorEastAsia" w:eastAsiaTheme="majorEastAsia" w:hAnsiTheme="majorEastAsia" w:cs="游明朝"/>
            <w:b/>
            <w:bCs/>
            <w:sz w:val="22"/>
            <w:szCs w:val="22"/>
          </w:rPr>
          <w:delText>#</w:delText>
        </w:r>
      </w:del>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096922A9"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販売冊数に生じるスパイクの大きさや発生頻度について，さらなる考察が必要であるように思われる．書籍の売上は，さまざまな契機によって一時的に大きく増加する可能性があるが，その頻度や規模によって予測の難易度も異なると考えられる．例えば，スパイクの頻度や大きさごとに予測性能を評価することで，提案手法がどのような状況で有効であるかをより明確にできるのではないか．</w:t>
      </w:r>
    </w:p>
    <w:p w14:paraId="21637388"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7F53DC7A"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4F3E3DBD"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スパイクの現れ方による評価が不足しており</w:t>
      </w:r>
      <w:r w:rsidR="00CE199C">
        <w:rPr>
          <w:rFonts w:ascii="游明朝" w:eastAsia="游明朝" w:hAnsi="游明朝" w:cs="游明朝" w:hint="eastAsia"/>
          <w:color w:val="222222"/>
          <w:sz w:val="22"/>
          <w:szCs w:val="22"/>
          <w:u w:color="222222"/>
          <w:shd w:val="clear" w:color="auto" w:fill="FFFFFF"/>
          <w:lang w:val="ja-JP"/>
        </w:rPr>
        <w:t>，大変失礼いたしました</w:t>
      </w:r>
      <w:r>
        <w:rPr>
          <w:rFonts w:ascii="游明朝" w:eastAsia="游明朝" w:hAnsi="游明朝" w:cs="游明朝"/>
          <w:color w:val="222222"/>
          <w:sz w:val="22"/>
          <w:szCs w:val="22"/>
          <w:u w:color="222222"/>
          <w:shd w:val="clear" w:color="auto" w:fill="FFFFFF"/>
          <w:lang w:val="ja-JP"/>
        </w:rPr>
        <w:t>．</w:t>
      </w:r>
      <w:r w:rsidR="00B260D9">
        <w:rPr>
          <w:rFonts w:ascii="游明朝" w:eastAsia="游明朝" w:hAnsi="游明朝" w:cs="游明朝" w:hint="eastAsia"/>
          <w:color w:val="222222"/>
          <w:sz w:val="22"/>
          <w:szCs w:val="22"/>
          <w:u w:color="222222"/>
          <w:shd w:val="clear" w:color="auto" w:fill="FFFFFF"/>
          <w:lang w:val="ja-JP"/>
        </w:rPr>
        <w:t>また，大変</w:t>
      </w:r>
      <w:r w:rsidR="00CE199C">
        <w:rPr>
          <w:rFonts w:ascii="游明朝" w:eastAsia="游明朝" w:hAnsi="游明朝" w:cs="游明朝" w:hint="eastAsia"/>
          <w:color w:val="222222"/>
          <w:sz w:val="22"/>
          <w:szCs w:val="22"/>
          <w:u w:color="222222"/>
          <w:shd w:val="clear" w:color="auto" w:fill="FFFFFF"/>
          <w:lang w:val="ja-JP"/>
        </w:rPr>
        <w:t>貴重なご指摘をいただきまして誠にありがとうございました．</w:t>
      </w:r>
    </w:p>
    <w:p w14:paraId="21D35A72" w14:textId="77777777" w:rsidR="00515FD1" w:rsidRDefault="00000000">
      <w:pPr>
        <w:ind w:firstLine="220"/>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ご指摘いただいた2つの観点のうち，スパイクの大きさにつきましては，表3の</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スコアがその時点の需要が平常水準からどれだけ離れているかを表しており，</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スコアによる区分がスパイクの大きさ別の評価に該当いたします．一方，発生頻度による評価は行っておりませんでした．そこで，書名ごとに，評価期間の64日のうち</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スコアが2を超えた時点の数を数え，これをスパイクの発生頻度といたしました．</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による区分が個々の時点における需要の水準に着目するのに対し，発生頻度による区分は書名ごとのスパイクの現れやすさに着目するものでございます．そのうえで，発生頻度により書名を1回，2回，3回，4回，5回，6回以上の6つの区分に分けました．そして区分ごとに，その区分に属する書名の評価期間64日分の全時点を対象として，提案手法GateRAF，Multi-RAF，従来手法ProtoRAF，Baselineの4手法の予測誤差をMAEとRMSEにより分位点ごとに算出いたしました．この評価では，スパイクが多く現れる書名ほど提案手法による誤差の改善が大きいかを確認いたします．そのような傾向が得られれば，提案手法が過去の類似事例を参照することが，スパイクの多い書名の予測に有効であるといえます．なお，評価期間中に一度もスパイクが生じなかった25書名は，発生頻度による層別の対象とならないため除外し，残る1,132書名を対象としております．</w:t>
      </w:r>
    </w:p>
    <w:p w14:paraId="444198A3" w14:textId="3BA7B99F" w:rsidR="00515FD1" w:rsidRDefault="00000000" w:rsidP="00911FF8">
      <w:pPr>
        <w:ind w:firstLine="220"/>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結果を下表</w:t>
      </w:r>
      <w:ins w:id="34" w:author="MIKAWA Kenta" w:date="2026-09-29T18:52:00Z" w16du:dateUtc="2026-09-29T09:52:00Z">
        <w:r w:rsidR="00911FF8">
          <w:rPr>
            <w:rFonts w:ascii="游明朝" w:eastAsia="游明朝" w:hAnsi="游明朝" w:cs="游明朝" w:hint="eastAsia"/>
            <w:color w:val="222222"/>
            <w:sz w:val="22"/>
            <w:szCs w:val="22"/>
            <w:u w:color="222222"/>
            <w:shd w:val="clear" w:color="auto" w:fill="FFFFFF"/>
            <w:lang w:val="ja-JP"/>
          </w:rPr>
          <w:t>（</w:t>
        </w:r>
      </w:ins>
      <w:del w:id="35" w:author="MIKAWA Kenta" w:date="2026-09-29T18:52:00Z" w16du:dateUtc="2026-09-29T09:52:00Z">
        <w:r w:rsidDel="00911FF8">
          <w:rPr>
            <w:rFonts w:ascii="游明朝" w:eastAsia="游明朝" w:hAnsi="游明朝" w:cs="游明朝"/>
            <w:color w:val="222222"/>
            <w:sz w:val="22"/>
            <w:szCs w:val="22"/>
            <w:u w:color="222222"/>
            <w:shd w:val="clear" w:color="auto" w:fill="FFFFFF"/>
            <w:lang w:val="ja-JP"/>
          </w:rPr>
          <w:delText>に示します．下表は</w:delText>
        </w:r>
      </w:del>
      <w:r>
        <w:rPr>
          <w:rFonts w:ascii="游明朝" w:eastAsia="游明朝" w:hAnsi="游明朝" w:cs="游明朝"/>
          <w:color w:val="222222"/>
          <w:sz w:val="22"/>
          <w:szCs w:val="22"/>
          <w:u w:color="222222"/>
          <w:shd w:val="clear" w:color="auto" w:fill="FFFFFF"/>
          <w:lang w:val="ja-JP"/>
        </w:rPr>
        <w:t>新原稿の表4</w:t>
      </w:r>
      <w:del w:id="36" w:author="MIKAWA Kenta" w:date="2026-09-29T18:52:00Z" w16du:dateUtc="2026-09-29T09:52:00Z">
        <w:r w:rsidDel="00911FF8">
          <w:rPr>
            <w:rFonts w:ascii="游明朝" w:eastAsia="游明朝" w:hAnsi="游明朝" w:cs="游明朝" w:hint="eastAsia"/>
            <w:color w:val="222222"/>
            <w:sz w:val="22"/>
            <w:szCs w:val="22"/>
            <w:u w:color="222222"/>
            <w:shd w:val="clear" w:color="auto" w:fill="FFFFFF"/>
            <w:lang w:val="ja-JP"/>
          </w:rPr>
          <w:delText>と同じものでございます</w:delText>
        </w:r>
      </w:del>
      <w:ins w:id="37" w:author="MIKAWA Kenta" w:date="2026-09-29T18:52:00Z" w16du:dateUtc="2026-09-29T09:52:00Z">
        <w:r w:rsidR="00911FF8">
          <w:rPr>
            <w:rFonts w:ascii="游明朝" w:eastAsia="游明朝" w:hAnsi="游明朝" w:cs="游明朝" w:hint="eastAsia"/>
            <w:color w:val="222222"/>
            <w:sz w:val="22"/>
            <w:szCs w:val="22"/>
            <w:u w:color="222222"/>
            <w:shd w:val="clear" w:color="auto" w:fill="FFFFFF"/>
            <w:lang w:val="ja-JP"/>
          </w:rPr>
          <w:t>）</w:t>
        </w:r>
        <w:r w:rsidR="00911FF8">
          <w:rPr>
            <w:rFonts w:ascii="游明朝" w:eastAsia="游明朝" w:hAnsi="游明朝" w:cs="游明朝" w:hint="eastAsia"/>
            <w:color w:val="222222"/>
            <w:sz w:val="22"/>
            <w:szCs w:val="22"/>
            <w:u w:color="222222"/>
            <w:shd w:val="clear" w:color="auto" w:fill="FFFFFF"/>
          </w:rPr>
          <w:t>に示します</w:t>
        </w:r>
      </w:ins>
      <w:r>
        <w:rPr>
          <w:rFonts w:ascii="游明朝" w:eastAsia="游明朝" w:hAnsi="游明朝" w:cs="游明朝"/>
          <w:color w:val="222222"/>
          <w:sz w:val="22"/>
          <w:szCs w:val="22"/>
          <w:u w:color="222222"/>
          <w:shd w:val="clear" w:color="auto" w:fill="FFFFFF"/>
          <w:lang w:val="ja-JP"/>
        </w:rPr>
        <w:t>．表の列は発生頻度の区分を表し，区分ごとにMAEとRMSEを示しております．「対象書名数」の行は，各区分に属する書名の数</w:t>
      </w:r>
      <w:del w:id="38" w:author="MIKAWA Kenta" w:date="2026-09-29T18:52:00Z" w16du:dateUtc="2026-09-29T09:52:00Z">
        <w:r w:rsidDel="00911FF8">
          <w:rPr>
            <w:rFonts w:ascii="游明朝" w:eastAsia="游明朝" w:hAnsi="游明朝" w:cs="游明朝" w:hint="eastAsia"/>
            <w:color w:val="222222"/>
            <w:sz w:val="22"/>
            <w:szCs w:val="22"/>
            <w:u w:color="222222"/>
            <w:shd w:val="clear" w:color="auto" w:fill="FFFFFF"/>
            <w:lang w:val="ja-JP"/>
          </w:rPr>
          <w:delText>でござい</w:delText>
        </w:r>
      </w:del>
      <w:ins w:id="39" w:author="MIKAWA Kenta" w:date="2026-09-29T18:52:00Z" w16du:dateUtc="2026-09-29T09:52:00Z">
        <w:r w:rsidR="00911FF8">
          <w:rPr>
            <w:rFonts w:ascii="游明朝" w:eastAsia="游明朝" w:hAnsi="游明朝" w:cs="游明朝" w:hint="eastAsia"/>
            <w:color w:val="222222"/>
            <w:sz w:val="22"/>
            <w:szCs w:val="22"/>
            <w:u w:color="222222"/>
            <w:shd w:val="clear" w:color="auto" w:fill="FFFFFF"/>
            <w:lang w:val="ja-JP"/>
          </w:rPr>
          <w:t>となり</w:t>
        </w:r>
      </w:ins>
      <w:r>
        <w:rPr>
          <w:rFonts w:ascii="游明朝" w:eastAsia="游明朝" w:hAnsi="游明朝" w:cs="游明朝" w:hint="eastAsia"/>
          <w:color w:val="222222"/>
          <w:sz w:val="22"/>
          <w:szCs w:val="22"/>
          <w:u w:color="222222"/>
          <w:shd w:val="clear" w:color="auto" w:fill="FFFFFF"/>
          <w:lang w:val="ja-JP"/>
        </w:rPr>
        <w:t>ま</w:t>
      </w:r>
      <w:r>
        <w:rPr>
          <w:rFonts w:ascii="游明朝" w:eastAsia="游明朝" w:hAnsi="游明朝" w:cs="游明朝"/>
          <w:color w:val="222222"/>
          <w:sz w:val="22"/>
          <w:szCs w:val="22"/>
          <w:u w:color="222222"/>
          <w:shd w:val="clear" w:color="auto" w:fill="FFFFFF"/>
          <w:lang w:val="ja-JP"/>
        </w:rPr>
        <w:t>す．その下の行では，分位点の水準</w:t>
      </w:r>
      <m:oMath>
        <m:r>
          <w:rPr>
            <w:rFonts w:ascii="Cambria Math" w:hAnsi="Cambria Math"/>
            <w:sz w:val="22"/>
            <w:szCs w:val="22"/>
          </w:rPr>
          <m:t>τ</m:t>
        </m:r>
      </m:oMath>
      <w:r>
        <w:rPr>
          <w:rFonts w:ascii="游明朝" w:eastAsia="游明朝" w:hAnsi="游明朝" w:cs="游明朝"/>
          <w:color w:val="222222"/>
          <w:sz w:val="22"/>
          <w:szCs w:val="22"/>
          <w:u w:color="222222"/>
          <w:shd w:val="clear" w:color="auto" w:fill="FFFFFF"/>
          <w:lang w:val="ja-JP"/>
        </w:rPr>
        <w:t>ごとに4手法の結果をまとめており，太字は各分位点・各区分で最も小さい誤差を示しております．なお，本研究では予測を単一の値ではなく分位点として出力しており，</w:t>
      </w:r>
      <m:oMath>
        <m:r>
          <w:rPr>
            <w:rFonts w:ascii="Cambria Math" w:hAnsi="Cambria Math"/>
            <w:sz w:val="22"/>
            <w:szCs w:val="22"/>
          </w:rPr>
          <m:t>τ</m:t>
        </m:r>
      </m:oMath>
      <w:r>
        <w:rPr>
          <w:rFonts w:ascii="游明朝" w:eastAsia="游明朝" w:hAnsi="游明朝" w:cs="游明朝"/>
          <w:color w:val="222222"/>
          <w:sz w:val="22"/>
          <w:szCs w:val="22"/>
          <w:u w:color="222222"/>
          <w:shd w:val="clear" w:color="auto" w:fill="FFFFFF"/>
          <w:lang w:val="ja-JP"/>
        </w:rPr>
        <w:t>はその水準を表します．</w:t>
      </w:r>
      <m:oMath>
        <m:r>
          <w:rPr>
            <w:rFonts w:ascii="Cambria Math" w:hAnsi="Cambria Math"/>
            <w:sz w:val="22"/>
            <w:szCs w:val="22"/>
          </w:rPr>
          <m:t>τ=0.5</m:t>
        </m:r>
      </m:oMath>
      <w:r>
        <w:rPr>
          <w:rFonts w:ascii="游明朝" w:eastAsia="游明朝" w:hAnsi="游明朝" w:cs="游明朝"/>
          <w:color w:val="222222"/>
          <w:sz w:val="22"/>
          <w:szCs w:val="22"/>
          <w:u w:color="222222"/>
          <w:shd w:val="clear" w:color="auto" w:fill="FFFFFF"/>
          <w:lang w:val="ja-JP"/>
        </w:rPr>
        <w:t>が中央の予測値，</w:t>
      </w:r>
      <m:oMath>
        <m:r>
          <w:rPr>
            <w:rFonts w:ascii="Cambria Math" w:hAnsi="Cambria Math"/>
            <w:sz w:val="22"/>
            <w:szCs w:val="22"/>
          </w:rPr>
          <m:t>τ=0.1</m:t>
        </m:r>
      </m:oMath>
      <w:r>
        <w:rPr>
          <w:rFonts w:ascii="游明朝" w:eastAsia="游明朝" w:hAnsi="游明朝" w:cs="游明朝"/>
          <w:color w:val="222222"/>
          <w:sz w:val="22"/>
          <w:szCs w:val="22"/>
          <w:u w:color="222222"/>
          <w:shd w:val="clear" w:color="auto" w:fill="FFFFFF"/>
          <w:lang w:val="ja-JP"/>
        </w:rPr>
        <w:t>と</w:t>
      </w:r>
      <m:oMath>
        <m:r>
          <w:rPr>
            <w:rFonts w:ascii="Cambria Math" w:hAnsi="Cambria Math"/>
            <w:sz w:val="22"/>
            <w:szCs w:val="22"/>
          </w:rPr>
          <m:t>τ=0.9</m:t>
        </m:r>
      </m:oMath>
      <w:r>
        <w:rPr>
          <w:rFonts w:ascii="游明朝" w:eastAsia="游明朝" w:hAnsi="游明朝" w:cs="游明朝"/>
          <w:color w:val="222222"/>
          <w:sz w:val="22"/>
          <w:szCs w:val="22"/>
          <w:u w:color="222222"/>
          <w:shd w:val="clear" w:color="auto" w:fill="FFFFFF"/>
          <w:lang w:val="ja-JP"/>
        </w:rPr>
        <w:t>がそれぞれ予測の下限と上限にあたります．</w:t>
      </w:r>
    </w:p>
    <w:p w14:paraId="23897B29" w14:textId="77777777" w:rsidR="00515FD1" w:rsidRDefault="00000000">
      <w:pPr>
        <w:jc w:val="center"/>
      </w:pPr>
      <w:r>
        <w:rPr>
          <w:noProof/>
        </w:rPr>
        <w:lastRenderedPageBreak/>
        <w:drawing>
          <wp:inline distT="0" distB="0" distL="0" distR="0" wp14:anchorId="66B7076E" wp14:editId="16A4F63B">
            <wp:extent cx="6028182" cy="3014091"/>
            <wp:effectExtent l="0" t="0" r="0" b="0"/>
            <wp:docPr id="2017248245" name="Tabl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able3.png"/>
                    <pic:cNvPicPr/>
                  </pic:nvPicPr>
                  <pic:blipFill>
                    <a:blip r:embed="rId13"/>
                    <a:stretch>
                      <a:fillRect/>
                    </a:stretch>
                  </pic:blipFill>
                  <pic:spPr>
                    <a:xfrm>
                      <a:off x="0" y="0"/>
                      <a:ext cx="6028182" cy="3014091"/>
                    </a:xfrm>
                    <a:prstGeom prst="rect">
                      <a:avLst/>
                    </a:prstGeom>
                  </pic:spPr>
                </pic:pic>
              </a:graphicData>
            </a:graphic>
          </wp:inline>
        </w:drawing>
      </w:r>
    </w:p>
    <w:p w14:paraId="6C46947B"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6ABB228D" w14:textId="77777777" w:rsidR="009A780D"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次に，表の見方を含めて結果をご説明いたします．ここでは，従来手法ProtoRAFに対する提案手法GateRAFの改善率として，ProtoRAFのMAEに対してGateRAFのMAEが減少した割合を算出いたしました．</w:t>
      </w:r>
      <w:commentRangeStart w:id="40"/>
      <w:commentRangeStart w:id="41"/>
      <w:r>
        <w:rPr>
          <w:rFonts w:ascii="游明朝" w:eastAsia="游明朝" w:hAnsi="游明朝" w:cs="游明朝"/>
          <w:color w:val="222222"/>
          <w:sz w:val="22"/>
          <w:szCs w:val="22"/>
          <w:u w:color="222222"/>
          <w:shd w:val="clear" w:color="auto" w:fill="FFFFFF"/>
          <w:lang w:val="ja-JP"/>
        </w:rPr>
        <w:t>まず，表の分位点</w:t>
      </w:r>
      <m:oMath>
        <m:r>
          <w:rPr>
            <w:rFonts w:ascii="Cambria Math" w:hAnsi="Cambria Math"/>
            <w:sz w:val="22"/>
            <w:szCs w:val="22"/>
          </w:rPr>
          <m:t>τ=0.5</m:t>
        </m:r>
      </m:oMath>
      <w:r>
        <w:rPr>
          <w:rFonts w:ascii="游明朝" w:eastAsia="游明朝" w:hAnsi="游明朝" w:cs="游明朝"/>
          <w:color w:val="222222"/>
          <w:sz w:val="22"/>
          <w:szCs w:val="22"/>
          <w:u w:color="222222"/>
          <w:shd w:val="clear" w:color="auto" w:fill="FFFFFF"/>
          <w:lang w:val="ja-JP"/>
        </w:rPr>
        <w:t>の段で，GateRAFとProtoRAFのMAEを，発生頻度による書名の区分，すなわち表の列の1回，2回，3回，4回，5回，6回以上ごとに比べます．改善率は，発生頻度が1回の書名から順に10.6%，7.0%，6.9%，8.1%，8.2%，35.0%であり，発生頻度が1回から5回の書名では約7〜11%にとどまるのに対し，6回以上の書名では約35%に達します．同様に，分位点</w:t>
      </w:r>
      <m:oMath>
        <m:r>
          <w:rPr>
            <w:rFonts w:ascii="Cambria Math" w:hAnsi="Cambria Math"/>
            <w:sz w:val="22"/>
            <w:szCs w:val="22"/>
          </w:rPr>
          <m:t>τ=0.9</m:t>
        </m:r>
      </m:oMath>
      <w:r>
        <w:rPr>
          <w:rFonts w:ascii="游明朝" w:eastAsia="游明朝" w:hAnsi="游明朝" w:cs="游明朝"/>
          <w:color w:val="222222"/>
          <w:sz w:val="22"/>
          <w:szCs w:val="22"/>
          <w:u w:color="222222"/>
          <w:shd w:val="clear" w:color="auto" w:fill="FFFFFF"/>
          <w:lang w:val="ja-JP"/>
        </w:rPr>
        <w:t>の段で同じく比べますと，改善率は発生頻度が1回の書名から順に2.6%，18.5%，18.1%，23.4%，45.9%，53.9%であり，発生頻度が高い書名ほど改善率が大きくなる傾向がより明瞭に表れております．</w:t>
      </w:r>
      <w:commentRangeEnd w:id="40"/>
      <w:r w:rsidR="006D0BAA">
        <w:rPr>
          <w:rStyle w:val="ac"/>
          <w:rFonts w:ascii="游明朝" w:eastAsia="游明朝" w:hAnsi="游明朝" w:cs="游明朝"/>
          <w:color w:val="222222"/>
          <w:sz w:val="22"/>
          <w:szCs w:val="22"/>
          <w:u w:color="222222"/>
          <w:shd w:val="clear" w:color="auto" w:fill="FFFFFF"/>
          <w:lang w:val="ja-JP"/>
        </w:rPr>
        <w:commentReference w:id="40"/>
      </w:r>
      <w:commentRangeEnd w:id="41"/>
      <w:r w:rsidR="006D0BAA">
        <w:rPr>
          <w:rStyle w:val="ac"/>
          <w:rFonts w:ascii="游明朝" w:eastAsia="游明朝" w:hAnsi="游明朝" w:cs="游明朝"/>
          <w:color w:val="222222"/>
          <w:sz w:val="22"/>
          <w:szCs w:val="22"/>
          <w:u w:color="222222"/>
          <w:shd w:val="clear" w:color="auto" w:fill="FFFFFF"/>
          <w:lang w:val="ja-JP"/>
        </w:rPr>
        <w:commentReference w:id="41"/>
      </w:r>
      <w:r>
        <w:rPr>
          <w:rFonts w:ascii="游明朝" w:eastAsia="游明朝" w:hAnsi="游明朝" w:cs="游明朝"/>
          <w:color w:val="222222"/>
          <w:sz w:val="22"/>
          <w:szCs w:val="22"/>
          <w:u w:color="222222"/>
          <w:shd w:val="clear" w:color="auto" w:fill="FFFFFF"/>
          <w:lang w:val="ja-JP"/>
        </w:rPr>
        <w:t>これは，参照を連結するProtoRAFがスパイクの多い系列ほど上側分位点を過大に出力するのに対し，提案手法ではこれが抑えられるためと考えております．なお，系列内の</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スコアの最大値，すなわち系列ごとのスパイクの最大規模により層別した場合も，いずれの区分でもGateRAFの</w:t>
      </w:r>
      <m:oMath>
        <m:r>
          <w:rPr>
            <w:rFonts w:ascii="Cambria Math" w:hAnsi="Cambria Math"/>
            <w:sz w:val="22"/>
            <w:szCs w:val="22"/>
          </w:rPr>
          <m:t>τ=0.5</m:t>
        </m:r>
      </m:oMath>
      <w:r>
        <w:rPr>
          <w:rFonts w:ascii="游明朝" w:eastAsia="游明朝" w:hAnsi="游明朝" w:cs="游明朝"/>
          <w:color w:val="222222"/>
          <w:sz w:val="22"/>
          <w:szCs w:val="22"/>
          <w:u w:color="222222"/>
          <w:shd w:val="clear" w:color="auto" w:fill="FFFFFF"/>
          <w:lang w:val="ja-JP"/>
        </w:rPr>
        <w:t>のMAEが最小であることを確認しております．</w:t>
      </w:r>
    </w:p>
    <w:p w14:paraId="28295C68"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以上を，5.1 実験概要，5.3 実験設定，5.4.2 実験2の3箇所に追記いたしました．発生頻度別の結果は表4として新たに掲載しております．</w:t>
      </w:r>
    </w:p>
    <w:p w14:paraId="55CACBCF"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5FF9AFB8"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p.5 右カラム，5.1 実験概要（記載の修正）：</w:t>
      </w:r>
    </w:p>
    <w:p w14:paraId="08D718CA"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以上の枠組みのもとで，予測精度の算出（実験1），スパイクの大きさと発生頻度による予測精度（実験2），時間近接性（実験3），予測区間幅の比較（実験4），代表系列の事例分析（実験5）の5つの実験を行う．</w:t>
      </w:r>
    </w:p>
    <w:p w14:paraId="3EDEA2EC"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7E1D11A5" w14:textId="77777777" w:rsidR="002221B0" w:rsidRDefault="00000000">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p.6 右カラム，5.3 実験設定（記載の追加）：</w:t>
      </w:r>
    </w:p>
    <w:p w14:paraId="3C3AE5F2" w14:textId="2119006E" w:rsidR="002221B0" w:rsidRDefault="00000000">
      <w:pPr>
        <w:ind w:leftChars="202" w:left="424"/>
        <w:rPr>
          <w:rFonts w:ascii="游明朝" w:eastAsia="游明朝" w:hAnsi="游明朝" w:cs="游明朝"/>
          <w:color w:val="000000" w:themeColor="text1"/>
          <w:sz w:val="22"/>
          <w:szCs w:val="22"/>
          <w:u w:color="222222"/>
          <w:shd w:val="clear" w:color="auto" w:fill="FFFFFF"/>
          <w:lang w:val="ja-JP"/>
        </w:rPr>
      </w:pP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スコアはその時点の需要が平常水準からどれだけ離れているかを表すため</w:t>
      </w:r>
      <w:ins w:id="42" w:author="MIKAWA Kenta" w:date="2026-09-29T18:54:00Z" w16du:dateUtc="2026-09-29T09:54:00Z">
        <w:r w:rsidR="003F1DEA">
          <w:rPr>
            <w:rFonts w:ascii="游明朝" w:eastAsia="游明朝" w:hAnsi="游明朝" w:cs="游明朝" w:hint="eastAsia"/>
            <w:color w:val="000000" w:themeColor="text1"/>
            <w:sz w:val="22"/>
            <w:szCs w:val="22"/>
            <w:u w:color="222222"/>
            <w:shd w:val="clear" w:color="auto" w:fill="FFFFFF"/>
            <w:lang w:val="ja-JP"/>
          </w:rPr>
          <w:t>，</w:t>
        </w:r>
      </w:ins>
      <w:del w:id="43" w:author="MIKAWA Kenta" w:date="2026-09-29T18:54:00Z" w16du:dateUtc="2026-09-29T09:54:00Z">
        <w:r w:rsidDel="003F1DEA">
          <w:rPr>
            <w:rFonts w:ascii="游明朝" w:eastAsia="游明朝" w:hAnsi="游明朝" w:cs="游明朝"/>
            <w:color w:val="000000" w:themeColor="text1"/>
            <w:sz w:val="22"/>
            <w:szCs w:val="22"/>
            <w:u w:color="222222"/>
            <w:shd w:val="clear" w:color="auto" w:fill="FFFFFF"/>
            <w:lang w:val="ja-JP"/>
          </w:rPr>
          <w:delText>，</w:delText>
        </w:r>
      </w:del>
      <m:oMath>
        <m:r>
          <w:del w:id="44" w:author="MIKAWA Kenta" w:date="2026-09-29T18:53:00Z" w16du:dateUtc="2026-09-29T09:53:00Z">
            <w:rPr>
              <w:rFonts w:ascii="Cambria Math" w:hAnsi="Cambria Math" w:hint="eastAsia"/>
              <w:sz w:val="22"/>
              <w:szCs w:val="22"/>
            </w:rPr>
            <m:t>z</m:t>
          </w:del>
        </m:r>
      </m:oMath>
      <w:del w:id="45" w:author="MIKAWA Kenta" w:date="2026-09-29T18:53:00Z" w16du:dateUtc="2026-09-29T09:53:00Z">
        <w:r w:rsidDel="003F1DEA">
          <w:rPr>
            <w:rFonts w:ascii="游明朝" w:eastAsia="游明朝" w:hAnsi="游明朝" w:cs="游明朝" w:hint="eastAsia"/>
            <w:color w:val="000000" w:themeColor="text1"/>
            <w:sz w:val="22"/>
            <w:szCs w:val="22"/>
            <w:u w:color="222222"/>
            <w:shd w:val="clear" w:color="auto" w:fill="FFFFFF"/>
            <w:lang w:val="ja-JP"/>
          </w:rPr>
          <w:delText>スコア</w:delText>
        </w:r>
      </w:del>
      <w:ins w:id="46" w:author="MIKAWA Kenta" w:date="2026-09-29T18:54:00Z" w16du:dateUtc="2026-09-29T09:54:00Z">
        <w:r w:rsidR="003F1DEA">
          <w:rPr>
            <w:rFonts w:ascii="游明朝" w:eastAsia="游明朝" w:hAnsi="游明朝" w:cs="游明朝" w:hint="eastAsia"/>
            <w:color w:val="000000" w:themeColor="text1"/>
            <w:sz w:val="22"/>
            <w:szCs w:val="22"/>
            <w:u w:color="222222"/>
            <w:shd w:val="clear" w:color="auto" w:fill="FFFFFF"/>
            <w:lang w:val="ja-JP"/>
          </w:rPr>
          <w:t>そ</w:t>
        </w:r>
      </w:ins>
      <w:del w:id="47" w:author="MIKAWA Kenta" w:date="2026-09-29T18:54:00Z" w16du:dateUtc="2026-09-29T09:54:00Z">
        <w:r w:rsidDel="003F1DEA">
          <w:rPr>
            <w:rFonts w:ascii="游明朝" w:eastAsia="游明朝" w:hAnsi="游明朝" w:cs="游明朝" w:hint="eastAsia"/>
            <w:color w:val="000000" w:themeColor="text1"/>
            <w:sz w:val="22"/>
            <w:szCs w:val="22"/>
            <w:u w:color="222222"/>
            <w:shd w:val="clear" w:color="auto" w:fill="FFFFFF"/>
            <w:lang w:val="ja-JP"/>
          </w:rPr>
          <w:delText>による</w:delText>
        </w:r>
      </w:del>
      <w:ins w:id="48" w:author="MIKAWA Kenta" w:date="2026-09-29T18:54:00Z" w16du:dateUtc="2026-09-29T09:54:00Z">
        <w:r w:rsidR="003F1DEA">
          <w:rPr>
            <w:rFonts w:ascii="游明朝" w:eastAsia="游明朝" w:hAnsi="游明朝" w:cs="游明朝" w:hint="eastAsia"/>
            <w:color w:val="000000" w:themeColor="text1"/>
            <w:sz w:val="22"/>
            <w:szCs w:val="22"/>
            <w:u w:color="222222"/>
            <w:shd w:val="clear" w:color="auto" w:fill="FFFFFF"/>
            <w:lang w:val="ja-JP"/>
          </w:rPr>
          <w:t>れによる</w:t>
        </w:r>
      </w:ins>
      <w:r>
        <w:rPr>
          <w:rFonts w:ascii="游明朝" w:eastAsia="游明朝" w:hAnsi="游明朝" w:cs="游明朝"/>
          <w:color w:val="000000" w:themeColor="text1"/>
          <w:sz w:val="22"/>
          <w:szCs w:val="22"/>
          <w:u w:color="222222"/>
          <w:shd w:val="clear" w:color="auto" w:fill="FFFFFF"/>
          <w:lang w:val="ja-JP"/>
        </w:rPr>
        <w:t>区分はスパイクの大きさによる評価に</w:t>
      </w:r>
      <w:ins w:id="49" w:author="MIKAWA Kenta" w:date="2026-09-29T18:53:00Z" w16du:dateUtc="2026-09-29T09:53:00Z">
        <w:r w:rsidR="003F1DEA">
          <w:rPr>
            <w:rFonts w:ascii="游明朝" w:eastAsia="游明朝" w:hAnsi="游明朝" w:cs="游明朝" w:hint="eastAsia"/>
            <w:color w:val="000000" w:themeColor="text1"/>
            <w:sz w:val="22"/>
            <w:szCs w:val="22"/>
            <w:u w:color="222222"/>
            <w:shd w:val="clear" w:color="auto" w:fill="FFFFFF"/>
            <w:lang w:val="ja-JP"/>
          </w:rPr>
          <w:t>相当する</w:t>
        </w:r>
      </w:ins>
      <w:del w:id="50" w:author="MIKAWA Kenta" w:date="2026-09-29T18:53:00Z" w16du:dateUtc="2026-09-29T09:53:00Z">
        <w:r w:rsidDel="003F1DEA">
          <w:rPr>
            <w:rFonts w:ascii="游明朝" w:eastAsia="游明朝" w:hAnsi="游明朝" w:cs="游明朝"/>
            <w:color w:val="000000" w:themeColor="text1"/>
            <w:sz w:val="22"/>
            <w:szCs w:val="22"/>
            <w:u w:color="222222"/>
            <w:shd w:val="clear" w:color="auto" w:fill="FFFFFF"/>
            <w:lang w:val="ja-JP"/>
          </w:rPr>
          <w:delText>あたる</w:delText>
        </w:r>
      </w:del>
      <w:r>
        <w:rPr>
          <w:rFonts w:ascii="游明朝" w:eastAsia="游明朝" w:hAnsi="游明朝" w:cs="游明朝"/>
          <w:color w:val="000000" w:themeColor="text1"/>
          <w:sz w:val="22"/>
          <w:szCs w:val="22"/>
          <w:u w:color="222222"/>
          <w:shd w:val="clear" w:color="auto" w:fill="FFFFFF"/>
          <w:lang w:val="ja-JP"/>
        </w:rPr>
        <w:t>．実験2ではこれに加えて，スパイクの発生頻度による層別も行う．</w:t>
      </w:r>
      <w:ins w:id="51" w:author="MIKAWA Kenta" w:date="2026-09-29T18:54:00Z" w16du:dateUtc="2026-09-29T09:54:00Z">
        <w:r w:rsidR="003F1DEA">
          <w:rPr>
            <w:rFonts w:ascii="游明朝" w:eastAsia="游明朝" w:hAnsi="游明朝" w:cs="游明朝" w:hint="eastAsia"/>
            <w:color w:val="000000" w:themeColor="text1"/>
            <w:sz w:val="22"/>
            <w:szCs w:val="22"/>
            <w:u w:color="222222"/>
            <w:shd w:val="clear" w:color="auto" w:fill="FFFFFF"/>
            <w:lang w:val="ja-JP"/>
          </w:rPr>
          <w:t>いま，</w:t>
        </w:r>
      </w:ins>
      <w:r>
        <w:rPr>
          <w:rFonts w:ascii="游明朝" w:eastAsia="游明朝" w:hAnsi="游明朝" w:cs="游明朝"/>
          <w:color w:val="000000" w:themeColor="text1"/>
          <w:sz w:val="22"/>
          <w:szCs w:val="22"/>
          <w:u w:color="222222"/>
          <w:shd w:val="clear" w:color="auto" w:fill="FFFFFF"/>
          <w:lang w:val="ja-JP"/>
        </w:rPr>
        <w:t>評価期間の64日のうち</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が2を超えた時点の数を発生頻度とし，書名を区分する．大きさによる区分が個々の需要の水準に着目するのに対し，発生頻度による区分は系列ごとのスパイクの現れやすさに着目するものである．なお，評価期間中に一度もスパイクが生じなかった25書名は，発生頻度による層別の対象とならないため除外し，残る1,132書名を対象とする．</w:t>
      </w:r>
    </w:p>
    <w:p w14:paraId="3A944A42"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65F19B8B" w14:textId="77777777" w:rsidR="002221B0" w:rsidRDefault="00000000">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lastRenderedPageBreak/>
        <w:t xml:space="preserve">　新原稿 p.8 右カラム，5.4.2 実験2（記載の追加）：</w:t>
      </w:r>
    </w:p>
    <w:p w14:paraId="00E90DF9" w14:textId="77777777" w:rsidR="002221B0" w:rsidRDefault="00000000">
      <w:pPr>
        <w:ind w:leftChars="202" w:left="424"/>
        <w:rPr>
          <w:rFonts w:ascii="游明朝" w:eastAsia="游明朝" w:hAnsi="游明朝" w:cs="游明朝"/>
          <w:color w:val="000000" w:themeColor="text1"/>
          <w:sz w:val="22"/>
          <w:szCs w:val="22"/>
          <w:u w:color="222222"/>
          <w:shd w:val="clear" w:color="auto" w:fill="FFFFFF"/>
          <w:lang w:val="ja-JP"/>
        </w:rPr>
      </w:pP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スコアによる区分はスパイクの大きさによる評価にあたるため，表3がスパイクの大きさ別の結果に該当する．これに加えて，5.3節で述べた発生頻度により層別した結果を表4に示す．</w:t>
      </w:r>
    </w:p>
    <w:p w14:paraId="07C9C135" w14:textId="434B4F3B" w:rsidR="009A780D"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発生頻度別に，ProtoRAFに対するGateRAFのMAEの改善率，すなわちProtoRAFのMAEに対してGateRAFのMAEが減少した割合をみる．表4</w:t>
      </w:r>
      <w:ins w:id="52" w:author="MIKAWA Kenta" w:date="2026-09-29T18:54:00Z" w16du:dateUtc="2026-09-29T09:54:00Z">
        <w:r w:rsidR="003F1DEA">
          <w:rPr>
            <w:rFonts w:ascii="游明朝" w:eastAsia="游明朝" w:hAnsi="游明朝" w:cs="游明朝" w:hint="eastAsia"/>
            <w:color w:val="000000" w:themeColor="text1"/>
            <w:sz w:val="22"/>
            <w:szCs w:val="22"/>
            <w:u w:color="222222"/>
            <w:shd w:val="clear" w:color="auto" w:fill="FFFFFF"/>
            <w:lang w:val="ja-JP"/>
          </w:rPr>
          <w:t>における</w:t>
        </w:r>
      </w:ins>
      <w:del w:id="53" w:author="MIKAWA Kenta" w:date="2026-09-29T18:54:00Z" w16du:dateUtc="2026-09-29T09:54:00Z">
        <w:r w:rsidDel="003F1DEA">
          <w:rPr>
            <w:rFonts w:ascii="游明朝" w:eastAsia="游明朝" w:hAnsi="游明朝" w:cs="游明朝"/>
            <w:color w:val="000000" w:themeColor="text1"/>
            <w:sz w:val="22"/>
            <w:szCs w:val="22"/>
            <w:u w:color="222222"/>
            <w:shd w:val="clear" w:color="auto" w:fill="FFFFFF"/>
            <w:lang w:val="ja-JP"/>
          </w:rPr>
          <w:delText>の</w:delText>
        </w:r>
      </w:del>
      <w:r>
        <w:rPr>
          <w:rFonts w:ascii="游明朝" w:eastAsia="游明朝" w:hAnsi="游明朝" w:cs="游明朝"/>
          <w:color w:val="000000" w:themeColor="text1"/>
          <w:sz w:val="22"/>
          <w:szCs w:val="22"/>
          <w:u w:color="222222"/>
          <w:shd w:val="clear" w:color="auto" w:fill="FFFFFF"/>
          <w:lang w:val="ja-JP"/>
        </w:rPr>
        <w:t>分位点</w:t>
      </w:r>
      <m:oMath>
        <m:r>
          <w:rPr>
            <w:rFonts w:ascii="Cambria Math" w:hAnsi="Cambria Math"/>
            <w:sz w:val="22"/>
            <w:szCs w:val="22"/>
          </w:rPr>
          <m:t>τ=0.5</m:t>
        </m:r>
      </m:oMath>
      <w:ins w:id="54" w:author="MIKAWA Kenta" w:date="2026-09-29T18:54:00Z" w16du:dateUtc="2026-09-29T09:54:00Z">
        <w:r w:rsidR="003F1DEA">
          <w:rPr>
            <w:rFonts w:ascii="游明朝" w:eastAsia="游明朝" w:hAnsi="游明朝" w:cs="游明朝" w:hint="eastAsia"/>
            <w:sz w:val="22"/>
            <w:szCs w:val="22"/>
          </w:rPr>
          <w:t>で</w:t>
        </w:r>
      </w:ins>
      <w:r>
        <w:rPr>
          <w:rFonts w:ascii="游明朝" w:eastAsia="游明朝" w:hAnsi="游明朝" w:cs="游明朝"/>
          <w:color w:val="000000" w:themeColor="text1"/>
          <w:sz w:val="22"/>
          <w:szCs w:val="22"/>
          <w:u w:color="222222"/>
          <w:shd w:val="clear" w:color="auto" w:fill="FFFFFF"/>
          <w:lang w:val="ja-JP"/>
        </w:rPr>
        <w:t>の</w:t>
      </w:r>
      <w:del w:id="55" w:author="MIKAWA Kenta" w:date="2026-09-29T18:54:00Z" w16du:dateUtc="2026-09-29T09:54:00Z">
        <w:r w:rsidDel="003F1DEA">
          <w:rPr>
            <w:rFonts w:ascii="游明朝" w:eastAsia="游明朝" w:hAnsi="游明朝" w:cs="游明朝"/>
            <w:color w:val="000000" w:themeColor="text1"/>
            <w:sz w:val="22"/>
            <w:szCs w:val="22"/>
            <w:u w:color="222222"/>
            <w:shd w:val="clear" w:color="auto" w:fill="FFFFFF"/>
            <w:lang w:val="ja-JP"/>
          </w:rPr>
          <w:delText>段で</w:delText>
        </w:r>
      </w:del>
      <w:r>
        <w:rPr>
          <w:rFonts w:ascii="游明朝" w:eastAsia="游明朝" w:hAnsi="游明朝" w:cs="游明朝"/>
          <w:color w:val="000000" w:themeColor="text1"/>
          <w:sz w:val="22"/>
          <w:szCs w:val="22"/>
          <w:u w:color="222222"/>
          <w:shd w:val="clear" w:color="auto" w:fill="FFFFFF"/>
          <w:lang w:val="ja-JP"/>
        </w:rPr>
        <w:t>GateRAFとProtoRAFのMAEを比べると，改善率は，発生頻度が1回から5回の書名では約7〜11%であるのに対し，6回以上の書名では約35%に達する．分位点</w:t>
      </w:r>
      <m:oMath>
        <m:r>
          <w:rPr>
            <w:rFonts w:ascii="Cambria Math" w:hAnsi="Cambria Math"/>
            <w:sz w:val="22"/>
            <w:szCs w:val="22"/>
          </w:rPr>
          <m:t>τ=0.9</m:t>
        </m:r>
      </m:oMath>
      <w:r>
        <w:rPr>
          <w:rFonts w:ascii="游明朝" w:eastAsia="游明朝" w:hAnsi="游明朝" w:cs="游明朝"/>
          <w:color w:val="000000" w:themeColor="text1"/>
          <w:sz w:val="22"/>
          <w:szCs w:val="22"/>
          <w:u w:color="222222"/>
          <w:shd w:val="clear" w:color="auto" w:fill="FFFFFF"/>
          <w:lang w:val="ja-JP"/>
        </w:rPr>
        <w:t>の段ではこの傾向がより</w:t>
      </w:r>
      <w:ins w:id="56" w:author="MIKAWA Kenta" w:date="2026-09-29T18:55:00Z" w16du:dateUtc="2026-09-29T09:55:00Z">
        <w:r w:rsidR="003F1DEA">
          <w:rPr>
            <w:rFonts w:ascii="游明朝" w:eastAsia="游明朝" w:hAnsi="游明朝" w:cs="游明朝" w:hint="eastAsia"/>
            <w:color w:val="000000" w:themeColor="text1"/>
            <w:sz w:val="22"/>
            <w:szCs w:val="22"/>
            <w:u w:color="222222"/>
            <w:shd w:val="clear" w:color="auto" w:fill="FFFFFF"/>
            <w:lang w:val="ja-JP"/>
          </w:rPr>
          <w:t>顕著</w:t>
        </w:r>
      </w:ins>
      <w:del w:id="57" w:author="MIKAWA Kenta" w:date="2026-09-29T18:55:00Z" w16du:dateUtc="2026-09-29T09:55:00Z">
        <w:r w:rsidDel="003F1DEA">
          <w:rPr>
            <w:rFonts w:ascii="游明朝" w:eastAsia="游明朝" w:hAnsi="游明朝" w:cs="游明朝"/>
            <w:color w:val="000000" w:themeColor="text1"/>
            <w:sz w:val="22"/>
            <w:szCs w:val="22"/>
            <w:u w:color="222222"/>
            <w:shd w:val="clear" w:color="auto" w:fill="FFFFFF"/>
            <w:lang w:val="ja-JP"/>
          </w:rPr>
          <w:delText>明瞭</w:delText>
        </w:r>
      </w:del>
      <w:r>
        <w:rPr>
          <w:rFonts w:ascii="游明朝" w:eastAsia="游明朝" w:hAnsi="游明朝" w:cs="游明朝"/>
          <w:color w:val="000000" w:themeColor="text1"/>
          <w:sz w:val="22"/>
          <w:szCs w:val="22"/>
          <w:u w:color="222222"/>
          <w:shd w:val="clear" w:color="auto" w:fill="FFFFFF"/>
          <w:lang w:val="ja-JP"/>
        </w:rPr>
        <w:t>で</w:t>
      </w:r>
      <w:ins w:id="58" w:author="MIKAWA Kenta" w:date="2026-09-29T18:55:00Z" w16du:dateUtc="2026-09-29T09:55:00Z">
        <w:r w:rsidR="003F1DEA">
          <w:rPr>
            <w:rFonts w:ascii="游明朝" w:eastAsia="游明朝" w:hAnsi="游明朝" w:cs="游明朝" w:hint="eastAsia"/>
            <w:color w:val="000000" w:themeColor="text1"/>
            <w:sz w:val="22"/>
            <w:szCs w:val="22"/>
            <w:u w:color="222222"/>
            <w:shd w:val="clear" w:color="auto" w:fill="FFFFFF"/>
            <w:lang w:val="ja-JP"/>
          </w:rPr>
          <w:t>あり</w:t>
        </w:r>
      </w:ins>
      <w:r>
        <w:rPr>
          <w:rFonts w:ascii="游明朝" w:eastAsia="游明朝" w:hAnsi="游明朝" w:cs="游明朝"/>
          <w:color w:val="000000" w:themeColor="text1"/>
          <w:sz w:val="22"/>
          <w:szCs w:val="22"/>
          <w:u w:color="222222"/>
          <w:shd w:val="clear" w:color="auto" w:fill="FFFFFF"/>
          <w:lang w:val="ja-JP"/>
        </w:rPr>
        <w:t>，改善率は発生頻度が1回の書名での約3%から，6回以上の書名での約54%まで増大する．これは，参照を連結するProtoRAFがスパイクの多い系列ほど上側分位点を過大に出力するのに対し，提案手法ではこれが抑えられるためと考えられる．</w:t>
      </w:r>
    </w:p>
    <w:p w14:paraId="6205C720" w14:textId="77777777" w:rsidR="007109C2" w:rsidRDefault="007109C2">
      <w:pPr>
        <w:rPr>
          <w:rFonts w:ascii="游明朝" w:eastAsia="游明朝" w:hAnsi="游明朝" w:cs="游明朝"/>
          <w:color w:val="222222"/>
          <w:sz w:val="22"/>
          <w:szCs w:val="22"/>
          <w:u w:color="222222"/>
          <w:shd w:val="clear" w:color="auto" w:fill="FFFFFF"/>
        </w:rPr>
      </w:pPr>
    </w:p>
    <w:p w14:paraId="12B4F6CC" w14:textId="77777777" w:rsidR="007109C2" w:rsidRPr="00990D2A" w:rsidRDefault="0041754F">
      <w:pPr>
        <w:keepNext/>
        <w:rPr>
          <w:rFonts w:ascii="游明朝" w:eastAsia="游明朝" w:hAnsi="游明朝" w:cs="游明朝"/>
          <w:b/>
          <w:bCs/>
          <w:color w:val="000000" w:themeColor="text1"/>
          <w:sz w:val="22"/>
          <w:szCs w:val="22"/>
          <w:u w:val="single"/>
          <w:shd w:val="clear" w:color="auto" w:fill="FFFFFF"/>
        </w:rPr>
      </w:pPr>
      <w:r>
        <w:rPr>
          <w:rFonts w:ascii="游明朝" w:eastAsia="游明朝" w:hAnsi="游明朝" w:cs="游明朝"/>
          <w:b/>
          <w:bCs/>
          <w:color w:val="000000" w:themeColor="text1"/>
          <w:sz w:val="22"/>
          <w:szCs w:val="22"/>
          <w:u w:val="single"/>
          <w:shd w:val="clear" w:color="auto" w:fill="FFFFFF"/>
          <w:lang w:val="ja-JP"/>
        </w:rPr>
        <w:t xml:space="preserve">　新原稿 p.10，表4（新規追加）：</w:t>
      </w:r>
    </w:p>
    <w:p w14:paraId="436CBC03" w14:textId="77777777" w:rsidR="00E54227" w:rsidRDefault="00000000">
      <w:pPr>
        <w:jc w:val="center"/>
      </w:pPr>
      <w:r>
        <w:rPr>
          <w:noProof/>
        </w:rPr>
        <w:drawing>
          <wp:inline distT="0" distB="0" distL="0" distR="0" wp14:anchorId="51870528" wp14:editId="43DDB390">
            <wp:extent cx="6028182" cy="3014091"/>
            <wp:effectExtent l="0" t="0" r="0" b="0"/>
            <wp:docPr id="987350722" name="Tabl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able3.png"/>
                    <pic:cNvPicPr/>
                  </pic:nvPicPr>
                  <pic:blipFill>
                    <a:blip r:embed="rId13"/>
                    <a:stretch>
                      <a:fillRect/>
                    </a:stretch>
                  </pic:blipFill>
                  <pic:spPr>
                    <a:xfrm>
                      <a:off x="0" y="0"/>
                      <a:ext cx="6028182" cy="3014091"/>
                    </a:xfrm>
                    <a:prstGeom prst="rect">
                      <a:avLst/>
                    </a:prstGeom>
                  </pic:spPr>
                </pic:pic>
              </a:graphicData>
            </a:graphic>
          </wp:inline>
        </w:drawing>
      </w:r>
    </w:p>
    <w:p w14:paraId="3D759901" w14:textId="77777777" w:rsidR="007109C2" w:rsidRDefault="007109C2">
      <w:pPr>
        <w:rPr>
          <w:rFonts w:ascii="游明朝" w:eastAsia="游明朝" w:hAnsi="游明朝" w:cs="游明朝"/>
          <w:color w:val="222222"/>
          <w:sz w:val="22"/>
          <w:szCs w:val="22"/>
          <w:u w:color="222222"/>
          <w:shd w:val="clear" w:color="auto" w:fill="FFFFFF"/>
          <w:lang w:val="ja-JP"/>
        </w:rPr>
      </w:pPr>
    </w:p>
    <w:p w14:paraId="637B9400" w14:textId="77777777" w:rsidR="007109C2" w:rsidRDefault="007109C2">
      <w:pPr>
        <w:rPr>
          <w:rFonts w:ascii="游明朝" w:eastAsia="游明朝" w:hAnsi="游明朝" w:cs="游明朝"/>
          <w:color w:val="222222"/>
          <w:sz w:val="22"/>
          <w:szCs w:val="22"/>
          <w:u w:color="222222"/>
          <w:shd w:val="clear" w:color="auto" w:fill="FFFFFF"/>
        </w:rPr>
      </w:pPr>
    </w:p>
    <w:p w14:paraId="16E9BFA2" w14:textId="295C9D6D"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del w:id="59" w:author="MIKAWA Kenta" w:date="2026-09-29T17:44:00Z" w16du:dateUtc="2026-09-29T08:44:00Z">
        <w:r w:rsidRPr="001A2D82" w:rsidDel="0098719C">
          <w:rPr>
            <w:rFonts w:asciiTheme="majorEastAsia" w:eastAsiaTheme="majorEastAsia" w:hAnsiTheme="majorEastAsia" w:cs="游明朝"/>
            <w:b/>
            <w:bCs/>
            <w:sz w:val="22"/>
            <w:szCs w:val="22"/>
          </w:rPr>
          <w:delText>#</w:delText>
        </w:r>
      </w:del>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20697874"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目的変数 Y が具体的に何を表しているのかを，本文中で明記する必要があると考える．例えば，ある時点における販売冊数そのものなのか，一定期間内の販売冊数なのかを明確にしていただきたい．</w:t>
      </w:r>
    </w:p>
    <w:p w14:paraId="093EC260"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47B3943F"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4F4B17A4" w14:textId="655F2281"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w:t>
      </w:r>
      <w:ins w:id="60" w:author="MIKAWA Kenta" w:date="2026-09-29T18:55:00Z" w16du:dateUtc="2026-09-29T09:55:00Z">
        <w:r w:rsidR="003F1DEA">
          <w:rPr>
            <w:rFonts w:ascii="游明朝" w:eastAsia="游明朝" w:hAnsi="游明朝" w:cs="游明朝" w:hint="eastAsia"/>
            <w:color w:val="222222"/>
            <w:sz w:val="22"/>
            <w:szCs w:val="22"/>
            <w:u w:color="222222"/>
            <w:shd w:val="clear" w:color="auto" w:fill="FFFFFF"/>
            <w:lang w:val="ja-JP"/>
          </w:rPr>
          <w:t>いただきまして</w:t>
        </w:r>
      </w:ins>
      <w:r>
        <w:rPr>
          <w:rFonts w:ascii="游明朝" w:eastAsia="游明朝" w:hAnsi="游明朝" w:cs="游明朝"/>
          <w:color w:val="222222"/>
          <w:sz w:val="22"/>
          <w:szCs w:val="22"/>
          <w:u w:color="222222"/>
          <w:shd w:val="clear" w:color="auto" w:fill="FFFFFF"/>
          <w:lang w:val="ja-JP"/>
        </w:rPr>
        <w:t>ありがとうございました．目的変数の定義を本文に記載してお</w:t>
      </w:r>
      <w:r w:rsidR="00214E6B">
        <w:rPr>
          <w:rFonts w:ascii="游明朝" w:eastAsia="游明朝" w:hAnsi="游明朝" w:cs="游明朝" w:hint="eastAsia"/>
          <w:color w:val="222222"/>
          <w:sz w:val="22"/>
          <w:szCs w:val="22"/>
          <w:u w:color="222222"/>
          <w:shd w:val="clear" w:color="auto" w:fill="FFFFFF"/>
          <w:lang w:val="ja-JP"/>
        </w:rPr>
        <w:t>らず誠に申し訳ございません</w:t>
      </w:r>
      <w:r>
        <w:rPr>
          <w:rFonts w:ascii="游明朝" w:eastAsia="游明朝" w:hAnsi="游明朝" w:cs="游明朝"/>
          <w:color w:val="222222"/>
          <w:sz w:val="22"/>
          <w:szCs w:val="22"/>
          <w:u w:color="222222"/>
          <w:shd w:val="clear" w:color="auto" w:fill="FFFFFF"/>
          <w:lang w:val="ja-JP"/>
        </w:rPr>
        <w:t>．</w:t>
      </w:r>
    </w:p>
    <w:p w14:paraId="0ED6D7DB"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本研究の目的変数は，書名ごとに全店舗の販売冊数を日単位で合算した値であり，将来の各日における販売冊数そのものです．</w:t>
      </w:r>
      <w:r w:rsidR="00214E6B">
        <w:rPr>
          <w:rFonts w:ascii="游明朝" w:eastAsia="游明朝" w:hAnsi="游明朝" w:cs="游明朝" w:hint="eastAsia"/>
          <w:color w:val="222222"/>
          <w:sz w:val="22"/>
          <w:szCs w:val="22"/>
          <w:u w:color="222222"/>
          <w:shd w:val="clear" w:color="auto" w:fill="FFFFFF"/>
          <w:lang w:val="ja-JP"/>
        </w:rPr>
        <w:t>従いまして，</w:t>
      </w:r>
      <w:r>
        <w:rPr>
          <w:rFonts w:ascii="游明朝" w:eastAsia="游明朝" w:hAnsi="游明朝" w:cs="游明朝"/>
          <w:color w:val="222222"/>
          <w:sz w:val="22"/>
          <w:szCs w:val="22"/>
          <w:u w:color="222222"/>
          <w:shd w:val="clear" w:color="auto" w:fill="FFFFFF"/>
          <w:lang w:val="ja-JP"/>
        </w:rPr>
        <w:t>一定期間の累計ではございません．予測値の各要素も，予測起点から数えた特定の1日の販売冊数にあたります．</w:t>
      </w:r>
    </w:p>
    <w:p w14:paraId="6323A7E6"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w:t>
      </w:r>
      <w:r w:rsidR="00214E6B">
        <w:rPr>
          <w:rFonts w:ascii="游明朝" w:eastAsia="游明朝" w:hAnsi="游明朝" w:cs="游明朝" w:hint="eastAsia"/>
          <w:color w:val="222222"/>
          <w:sz w:val="22"/>
          <w:szCs w:val="22"/>
          <w:u w:color="222222"/>
          <w:shd w:val="clear" w:color="auto" w:fill="FFFFFF"/>
          <w:lang w:val="ja-JP"/>
        </w:rPr>
        <w:t>の点につきまして</w:t>
      </w:r>
      <w:r>
        <w:rPr>
          <w:rFonts w:ascii="游明朝" w:eastAsia="游明朝" w:hAnsi="游明朝" w:cs="游明朝"/>
          <w:color w:val="222222"/>
          <w:sz w:val="22"/>
          <w:szCs w:val="22"/>
          <w:u w:color="222222"/>
          <w:shd w:val="clear" w:color="auto" w:fill="FFFFFF"/>
          <w:lang w:val="ja-JP"/>
        </w:rPr>
        <w:t>2.1節と4.3節に明記いたしました．</w:t>
      </w:r>
    </w:p>
    <w:p w14:paraId="69ED1D5C"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488C4776"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p.2 左カラム，2.1 問題設定（記載の追加）：</w:t>
      </w:r>
    </w:p>
    <w:p w14:paraId="489E4911"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予測の対象は，書名ごとに全店舗の販売冊数を日単位で合算した時系列であり，目的変数は将来の各日における販売冊数そのもの</w:t>
      </w:r>
      <w:r w:rsidR="00214E6B">
        <w:rPr>
          <w:rFonts w:ascii="游明朝" w:eastAsia="游明朝" w:hAnsi="游明朝" w:cs="游明朝" w:hint="eastAsia"/>
          <w:color w:val="000000" w:themeColor="text1"/>
          <w:sz w:val="22"/>
          <w:szCs w:val="22"/>
          <w:u w:color="222222"/>
          <w:shd w:val="clear" w:color="auto" w:fill="FFFFFF"/>
          <w:lang w:val="ja-JP"/>
        </w:rPr>
        <w:t>とする</w:t>
      </w:r>
      <w:r>
        <w:rPr>
          <w:rFonts w:ascii="游明朝" w:eastAsia="游明朝" w:hAnsi="游明朝" w:cs="游明朝"/>
          <w:color w:val="000000" w:themeColor="text1"/>
          <w:sz w:val="22"/>
          <w:szCs w:val="22"/>
          <w:u w:color="222222"/>
          <w:shd w:val="clear" w:color="auto" w:fill="FFFFFF"/>
          <w:lang w:val="ja-JP"/>
        </w:rPr>
        <w:t>．</w:t>
      </w:r>
      <w:r w:rsidR="00B260D9" w:rsidDel="00B260D9">
        <w:rPr>
          <w:rFonts w:ascii="游明朝" w:eastAsia="游明朝" w:hAnsi="游明朝" w:cs="游明朝"/>
          <w:color w:val="000000" w:themeColor="text1"/>
          <w:sz w:val="22"/>
          <w:szCs w:val="22"/>
          <w:u w:color="222222"/>
          <w:shd w:val="clear" w:color="auto" w:fill="FFFFFF"/>
          <w:lang w:val="ja-JP"/>
        </w:rPr>
        <w:t xml:space="preserve"> </w:t>
      </w:r>
    </w:p>
    <w:p w14:paraId="7B65EAC9"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0FED2A84"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p.5 左カラム，4.3 予測（記載の追加）：</w:t>
      </w:r>
    </w:p>
    <w:p w14:paraId="1884C96C"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また，</w:t>
      </w:r>
      <m:oMath>
        <m:r>
          <w:rPr>
            <w:rFonts w:ascii="Cambria Math" w:hAnsi="Cambria Math"/>
            <w:sz w:val="22"/>
            <w:szCs w:val="22"/>
          </w:rPr>
          <m:t>Ŷ</m:t>
        </m:r>
      </m:oMath>
      <w:r>
        <w:rPr>
          <w:rFonts w:ascii="游明朝" w:eastAsia="游明朝" w:hAnsi="游明朝" w:cs="游明朝"/>
          <w:color w:val="000000" w:themeColor="text1"/>
          <w:sz w:val="22"/>
          <w:szCs w:val="22"/>
          <w:u w:color="222222"/>
          <w:shd w:val="clear" w:color="auto" w:fill="FFFFFF"/>
          <w:lang w:val="ja-JP"/>
        </w:rPr>
        <w:t>の第</w:t>
      </w:r>
      <m:oMath>
        <m:d>
          <m:dPr>
            <m:ctrlPr>
              <w:rPr>
                <w:rFonts w:ascii="Cambria Math" w:hAnsi="Cambria Math"/>
                <w:i/>
              </w:rPr>
            </m:ctrlPr>
          </m:dPr>
          <m:e>
            <m:r>
              <w:rPr>
                <w:rFonts w:ascii="Cambria Math" w:hAnsi="Cambria Math"/>
                <w:sz w:val="22"/>
                <w:szCs w:val="22"/>
              </w:rPr>
              <m:t>q, f</m:t>
            </m:r>
          </m:e>
        </m:d>
      </m:oMath>
      <w:r>
        <w:rPr>
          <w:rFonts w:ascii="游明朝" w:eastAsia="游明朝" w:hAnsi="游明朝" w:cs="游明朝"/>
          <w:color w:val="000000" w:themeColor="text1"/>
          <w:sz w:val="22"/>
          <w:szCs w:val="22"/>
          <w:u w:color="222222"/>
          <w:shd w:val="clear" w:color="auto" w:fill="FFFFFF"/>
          <w:lang w:val="ja-JP"/>
        </w:rPr>
        <w:t>要素は，予測起点から</w:t>
      </w:r>
      <m:oMath>
        <m:r>
          <w:rPr>
            <w:rFonts w:ascii="Cambria Math" w:hAnsi="Cambria Math"/>
            <w:sz w:val="22"/>
            <w:szCs w:val="22"/>
          </w:rPr>
          <m:t>f</m:t>
        </m:r>
      </m:oMath>
      <w:r>
        <w:rPr>
          <w:rFonts w:ascii="游明朝" w:eastAsia="游明朝" w:hAnsi="游明朝" w:cs="游明朝"/>
          <w:color w:val="000000" w:themeColor="text1"/>
          <w:sz w:val="22"/>
          <w:szCs w:val="22"/>
          <w:u w:color="222222"/>
          <w:shd w:val="clear" w:color="auto" w:fill="FFFFFF"/>
          <w:lang w:val="ja-JP"/>
        </w:rPr>
        <w:t>日先の1日における販売冊数について，</w:t>
      </w:r>
      <m:oMath>
        <m:r>
          <w:rPr>
            <w:rFonts w:ascii="Cambria Math" w:hAnsi="Cambria Math"/>
            <w:sz w:val="22"/>
            <w:szCs w:val="22"/>
          </w:rPr>
          <m:t>Q</m:t>
        </m:r>
      </m:oMath>
      <w:r>
        <w:rPr>
          <w:rFonts w:ascii="游明朝" w:eastAsia="游明朝" w:hAnsi="游明朝" w:cs="游明朝"/>
          <w:color w:val="000000" w:themeColor="text1"/>
          <w:sz w:val="22"/>
          <w:szCs w:val="22"/>
          <w:u w:color="222222"/>
          <w:shd w:val="clear" w:color="auto" w:fill="FFFFFF"/>
          <w:lang w:val="ja-JP"/>
        </w:rPr>
        <w:t>の第</w:t>
      </w:r>
      <m:oMath>
        <m:r>
          <w:rPr>
            <w:rFonts w:ascii="Cambria Math" w:hAnsi="Cambria Math"/>
            <w:sz w:val="22"/>
            <w:szCs w:val="22"/>
          </w:rPr>
          <m:t>q</m:t>
        </m:r>
      </m:oMath>
      <w:r>
        <w:rPr>
          <w:rFonts w:ascii="游明朝" w:eastAsia="游明朝" w:hAnsi="游明朝" w:cs="游明朝"/>
          <w:color w:val="000000" w:themeColor="text1"/>
          <w:sz w:val="22"/>
          <w:szCs w:val="22"/>
          <w:u w:color="222222"/>
          <w:shd w:val="clear" w:color="auto" w:fill="FFFFFF"/>
          <w:lang w:val="ja-JP"/>
        </w:rPr>
        <w:t>番目の分位点に対応する予測値を表す．すなわち</w:t>
      </w:r>
      <w:r w:rsidR="00214E6B">
        <w:rPr>
          <w:rFonts w:ascii="游明朝" w:eastAsia="游明朝" w:hAnsi="游明朝" w:cs="游明朝" w:hint="eastAsia"/>
          <w:color w:val="000000" w:themeColor="text1"/>
          <w:sz w:val="22"/>
          <w:szCs w:val="22"/>
          <w:u w:color="222222"/>
          <w:shd w:val="clear" w:color="auto" w:fill="FFFFFF"/>
          <w:lang w:val="ja-JP"/>
        </w:rPr>
        <w:t>，</w:t>
      </w:r>
      <m:oMath>
        <m:r>
          <w:rPr>
            <w:rFonts w:ascii="Cambria Math" w:hAnsi="Cambria Math"/>
            <w:sz w:val="22"/>
            <w:szCs w:val="22"/>
          </w:rPr>
          <m:t>Ŷ</m:t>
        </m:r>
      </m:oMath>
      <w:r>
        <w:rPr>
          <w:rFonts w:ascii="游明朝" w:eastAsia="游明朝" w:hAnsi="游明朝" w:cs="游明朝"/>
          <w:color w:val="000000" w:themeColor="text1"/>
          <w:sz w:val="22"/>
          <w:szCs w:val="22"/>
          <w:u w:color="222222"/>
          <w:shd w:val="clear" w:color="auto" w:fill="FFFFFF"/>
          <w:lang w:val="ja-JP"/>
        </w:rPr>
        <w:t>の各要素は特定の1日の販売冊数であり，複数日にわたる累計ではない．</w:t>
      </w:r>
    </w:p>
    <w:p w14:paraId="392FE1F1" w14:textId="77777777" w:rsidR="007109C2" w:rsidRDefault="007109C2">
      <w:pPr>
        <w:rPr>
          <w:rFonts w:ascii="游明朝" w:eastAsia="游明朝" w:hAnsi="游明朝" w:cs="游明朝"/>
          <w:color w:val="222222"/>
          <w:sz w:val="22"/>
          <w:szCs w:val="22"/>
          <w:u w:color="222222"/>
          <w:shd w:val="clear" w:color="auto" w:fill="FFFFFF"/>
          <w:lang w:val="ja-JP"/>
        </w:rPr>
      </w:pPr>
    </w:p>
    <w:p w14:paraId="7CFBACBE" w14:textId="77777777" w:rsidR="007109C2" w:rsidRDefault="007109C2">
      <w:pPr>
        <w:rPr>
          <w:rFonts w:ascii="游明朝" w:eastAsia="游明朝" w:hAnsi="游明朝" w:cs="游明朝"/>
          <w:color w:val="222222"/>
          <w:sz w:val="22"/>
          <w:szCs w:val="22"/>
          <w:u w:color="222222"/>
          <w:shd w:val="clear" w:color="auto" w:fill="FFFFFF"/>
        </w:rPr>
      </w:pPr>
    </w:p>
    <w:p w14:paraId="5E1EFF31" w14:textId="6110282D"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del w:id="61" w:author="MIKAWA Kenta" w:date="2026-09-29T17:44:00Z" w16du:dateUtc="2026-09-29T08:44:00Z">
        <w:r w:rsidRPr="001A2D82" w:rsidDel="0098719C">
          <w:rPr>
            <w:rFonts w:asciiTheme="majorEastAsia" w:eastAsiaTheme="majorEastAsia" w:hAnsiTheme="majorEastAsia" w:cs="游明朝"/>
            <w:b/>
            <w:bCs/>
            <w:sz w:val="22"/>
            <w:szCs w:val="22"/>
          </w:rPr>
          <w:delText>#</w:delText>
        </w:r>
      </w:del>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6630D28A"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本論文における「需要」の定義を明確にしていただきたい．本研究で直接観測されているのは販売冊数であり，潜在的な需要そのものとは必ずしも一致しないと考えられる．販売冊数，販売冊数の予測値，および需要の関係を整理した上で，用語を定義することが望ましい．</w:t>
      </w:r>
    </w:p>
    <w:p w14:paraId="7A09ECDE"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69D100B3"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1214BD34"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ご指摘ありがとうございました．需要と販売冊数を区別せずに</w:t>
      </w:r>
      <w:r w:rsidR="00214E6B">
        <w:rPr>
          <w:rFonts w:ascii="游明朝" w:eastAsia="游明朝" w:hAnsi="游明朝" w:cs="游明朝" w:hint="eastAsia"/>
          <w:color w:val="222222"/>
          <w:sz w:val="22"/>
          <w:szCs w:val="22"/>
          <w:u w:color="222222"/>
          <w:shd w:val="clear" w:color="auto" w:fill="FFFFFF"/>
          <w:lang w:val="ja-JP"/>
        </w:rPr>
        <w:t>用いてしまい，余計な混乱を招いてしまっておりました</w:t>
      </w:r>
      <w:r>
        <w:rPr>
          <w:rFonts w:ascii="游明朝" w:eastAsia="游明朝" w:hAnsi="游明朝" w:cs="游明朝"/>
          <w:color w:val="222222"/>
          <w:sz w:val="22"/>
          <w:szCs w:val="22"/>
          <w:u w:color="222222"/>
          <w:shd w:val="clear" w:color="auto" w:fill="FFFFFF"/>
          <w:lang w:val="ja-JP"/>
        </w:rPr>
        <w:t>．</w:t>
      </w:r>
      <w:r w:rsidR="00214E6B">
        <w:rPr>
          <w:rFonts w:ascii="游明朝" w:eastAsia="游明朝" w:hAnsi="游明朝" w:cs="游明朝" w:hint="eastAsia"/>
          <w:color w:val="222222"/>
          <w:sz w:val="22"/>
          <w:szCs w:val="22"/>
          <w:u w:color="222222"/>
          <w:shd w:val="clear" w:color="auto" w:fill="FFFFFF"/>
          <w:lang w:val="ja-JP"/>
        </w:rPr>
        <w:t>大変失礼いたしました．</w:t>
      </w:r>
    </w:p>
    <w:p w14:paraId="40AB3621" w14:textId="054F1321"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本研究が実務上目指しているのは，需要に見合う量を入荷することです．入荷が需要に届かなければ機会損失が生じ，需要を上回れば売れ残</w:t>
      </w:r>
      <w:ins w:id="62" w:author="MIKAWA Kenta" w:date="2026-09-29T18:55:00Z" w16du:dateUtc="2026-09-29T09:55:00Z">
        <w:r w:rsidR="009E2A36">
          <w:rPr>
            <w:rFonts w:ascii="游明朝" w:eastAsia="游明朝" w:hAnsi="游明朝" w:cs="游明朝" w:hint="eastAsia"/>
            <w:color w:val="222222"/>
            <w:sz w:val="22"/>
            <w:szCs w:val="22"/>
            <w:u w:color="222222"/>
            <w:shd w:val="clear" w:color="auto" w:fill="FFFFFF"/>
            <w:lang w:val="ja-JP"/>
          </w:rPr>
          <w:t>り，</w:t>
        </w:r>
      </w:ins>
      <w:del w:id="63" w:author="MIKAWA Kenta" w:date="2026-09-29T18:55:00Z" w16du:dateUtc="2026-09-29T09:55:00Z">
        <w:r w:rsidDel="009E2A36">
          <w:rPr>
            <w:rFonts w:ascii="游明朝" w:eastAsia="游明朝" w:hAnsi="游明朝" w:cs="游明朝"/>
            <w:color w:val="222222"/>
            <w:sz w:val="22"/>
            <w:szCs w:val="22"/>
            <w:u w:color="222222"/>
            <w:shd w:val="clear" w:color="auto" w:fill="FFFFFF"/>
            <w:lang w:val="ja-JP"/>
          </w:rPr>
          <w:delText>って</w:delText>
        </w:r>
      </w:del>
      <w:r>
        <w:rPr>
          <w:rFonts w:ascii="游明朝" w:eastAsia="游明朝" w:hAnsi="游明朝" w:cs="游明朝"/>
          <w:color w:val="222222"/>
          <w:sz w:val="22"/>
          <w:szCs w:val="22"/>
          <w:u w:color="222222"/>
          <w:shd w:val="clear" w:color="auto" w:fill="FFFFFF"/>
          <w:lang w:val="ja-JP"/>
        </w:rPr>
        <w:t>返本</w:t>
      </w:r>
      <w:del w:id="64" w:author="MIKAWA Kenta" w:date="2026-09-29T18:55:00Z" w16du:dateUtc="2026-09-29T09:55:00Z">
        <w:r w:rsidDel="009E2A36">
          <w:rPr>
            <w:rFonts w:ascii="游明朝" w:eastAsia="游明朝" w:hAnsi="游明朝" w:cs="游明朝" w:hint="eastAsia"/>
            <w:color w:val="222222"/>
            <w:sz w:val="22"/>
            <w:szCs w:val="22"/>
            <w:u w:color="222222"/>
            <w:shd w:val="clear" w:color="auto" w:fill="FFFFFF"/>
            <w:lang w:val="ja-JP"/>
          </w:rPr>
          <w:delText>に</w:delText>
        </w:r>
      </w:del>
      <w:ins w:id="65" w:author="MIKAWA Kenta" w:date="2026-09-29T18:55:00Z" w16du:dateUtc="2026-09-29T09:55:00Z">
        <w:r w:rsidR="009E2A36">
          <w:rPr>
            <w:rFonts w:ascii="游明朝" w:eastAsia="游明朝" w:hAnsi="游明朝" w:cs="游明朝" w:hint="eastAsia"/>
            <w:color w:val="222222"/>
            <w:sz w:val="22"/>
            <w:szCs w:val="22"/>
            <w:u w:color="222222"/>
            <w:shd w:val="clear" w:color="auto" w:fill="FFFFFF"/>
            <w:lang w:val="ja-JP"/>
          </w:rPr>
          <w:t>と</w:t>
        </w:r>
      </w:ins>
      <w:r>
        <w:rPr>
          <w:rFonts w:ascii="游明朝" w:eastAsia="游明朝" w:hAnsi="游明朝" w:cs="游明朝"/>
          <w:color w:val="222222"/>
          <w:sz w:val="22"/>
          <w:szCs w:val="22"/>
          <w:u w:color="222222"/>
          <w:shd w:val="clear" w:color="auto" w:fill="FFFFFF"/>
          <w:lang w:val="ja-JP"/>
        </w:rPr>
        <w:t>なります．第6章で評価しているのはこの過不足であり，本来予測したいのは需要そのもの</w:t>
      </w:r>
      <w:r w:rsidR="00A75803">
        <w:rPr>
          <w:rFonts w:ascii="游明朝" w:eastAsia="游明朝" w:hAnsi="游明朝" w:cs="游明朝" w:hint="eastAsia"/>
          <w:color w:val="222222"/>
          <w:sz w:val="22"/>
          <w:szCs w:val="22"/>
          <w:u w:color="222222"/>
          <w:shd w:val="clear" w:color="auto" w:fill="FFFFFF"/>
          <w:lang w:val="ja-JP"/>
        </w:rPr>
        <w:t>となります</w:t>
      </w:r>
      <w:r>
        <w:rPr>
          <w:rFonts w:ascii="游明朝" w:eastAsia="游明朝" w:hAnsi="游明朝" w:cs="游明朝"/>
          <w:color w:val="222222"/>
          <w:sz w:val="22"/>
          <w:szCs w:val="22"/>
          <w:u w:color="222222"/>
          <w:shd w:val="clear" w:color="auto" w:fill="FFFFFF"/>
          <w:lang w:val="ja-JP"/>
        </w:rPr>
        <w:t>．</w:t>
      </w:r>
    </w:p>
    <w:p w14:paraId="03485959" w14:textId="3A6BE6BC" w:rsidR="007109C2" w:rsidRDefault="00A75803">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一方で</w:t>
      </w:r>
      <w:r w:rsidR="0041754F">
        <w:rPr>
          <w:rFonts w:ascii="游明朝" w:eastAsia="游明朝" w:hAnsi="游明朝" w:cs="游明朝"/>
          <w:color w:val="222222"/>
          <w:sz w:val="22"/>
          <w:szCs w:val="22"/>
          <w:u w:color="222222"/>
          <w:shd w:val="clear" w:color="auto" w:fill="FFFFFF"/>
          <w:lang w:val="ja-JP"/>
        </w:rPr>
        <w:t>，実際に観測できる</w:t>
      </w:r>
      <w:r>
        <w:rPr>
          <w:rFonts w:ascii="游明朝" w:eastAsia="游明朝" w:hAnsi="游明朝" w:cs="游明朝" w:hint="eastAsia"/>
          <w:color w:val="222222"/>
          <w:sz w:val="22"/>
          <w:szCs w:val="22"/>
          <w:u w:color="222222"/>
          <w:shd w:val="clear" w:color="auto" w:fill="FFFFFF"/>
          <w:lang w:val="ja-JP"/>
        </w:rPr>
        <w:t>指標</w:t>
      </w:r>
      <w:r w:rsidR="0041754F">
        <w:rPr>
          <w:rFonts w:ascii="游明朝" w:eastAsia="游明朝" w:hAnsi="游明朝" w:cs="游明朝"/>
          <w:color w:val="222222"/>
          <w:sz w:val="22"/>
          <w:szCs w:val="22"/>
          <w:u w:color="222222"/>
          <w:shd w:val="clear" w:color="auto" w:fill="FFFFFF"/>
          <w:lang w:val="ja-JP"/>
        </w:rPr>
        <w:t>は販売された冊数だけ</w:t>
      </w:r>
      <w:r>
        <w:rPr>
          <w:rFonts w:ascii="游明朝" w:eastAsia="游明朝" w:hAnsi="游明朝" w:cs="游明朝" w:hint="eastAsia"/>
          <w:color w:val="222222"/>
          <w:sz w:val="22"/>
          <w:szCs w:val="22"/>
          <w:u w:color="222222"/>
          <w:shd w:val="clear" w:color="auto" w:fill="FFFFFF"/>
          <w:lang w:val="ja-JP"/>
        </w:rPr>
        <w:t>とな</w:t>
      </w:r>
      <w:del w:id="66" w:author="MIKAWA Kenta" w:date="2026-09-29T18:55:00Z" w16du:dateUtc="2026-09-29T09:55:00Z">
        <w:r w:rsidDel="009E2A36">
          <w:rPr>
            <w:rFonts w:ascii="游明朝" w:eastAsia="游明朝" w:hAnsi="游明朝" w:cs="游明朝" w:hint="eastAsia"/>
            <w:color w:val="222222"/>
            <w:sz w:val="22"/>
            <w:szCs w:val="22"/>
            <w:u w:color="222222"/>
            <w:shd w:val="clear" w:color="auto" w:fill="FFFFFF"/>
            <w:lang w:val="ja-JP"/>
          </w:rPr>
          <w:delText>ってお</w:delText>
        </w:r>
      </w:del>
      <w:r>
        <w:rPr>
          <w:rFonts w:ascii="游明朝" w:eastAsia="游明朝" w:hAnsi="游明朝" w:cs="游明朝" w:hint="eastAsia"/>
          <w:color w:val="222222"/>
          <w:sz w:val="22"/>
          <w:szCs w:val="22"/>
          <w:u w:color="222222"/>
          <w:shd w:val="clear" w:color="auto" w:fill="FFFFFF"/>
          <w:lang w:val="ja-JP"/>
        </w:rPr>
        <w:t>ります</w:t>
      </w:r>
      <w:r w:rsidR="0041754F">
        <w:rPr>
          <w:rFonts w:ascii="游明朝" w:eastAsia="游明朝" w:hAnsi="游明朝" w:cs="游明朝"/>
          <w:color w:val="222222"/>
          <w:sz w:val="22"/>
          <w:szCs w:val="22"/>
          <w:u w:color="222222"/>
          <w:shd w:val="clear" w:color="auto" w:fill="FFFFFF"/>
          <w:lang w:val="ja-JP"/>
        </w:rPr>
        <w:t>．</w:t>
      </w:r>
      <w:r>
        <w:rPr>
          <w:rFonts w:ascii="游明朝" w:eastAsia="游明朝" w:hAnsi="游明朝" w:cs="游明朝" w:hint="eastAsia"/>
          <w:color w:val="222222"/>
          <w:sz w:val="22"/>
          <w:szCs w:val="22"/>
          <w:u w:color="222222"/>
          <w:shd w:val="clear" w:color="auto" w:fill="FFFFFF"/>
          <w:lang w:val="ja-JP"/>
        </w:rPr>
        <w:t>このため，</w:t>
      </w:r>
      <w:r w:rsidR="0041754F">
        <w:rPr>
          <w:rFonts w:ascii="游明朝" w:eastAsia="游明朝" w:hAnsi="游明朝" w:cs="游明朝"/>
          <w:color w:val="222222"/>
          <w:sz w:val="22"/>
          <w:szCs w:val="22"/>
          <w:u w:color="222222"/>
          <w:shd w:val="clear" w:color="auto" w:fill="FFFFFF"/>
          <w:lang w:val="ja-JP"/>
        </w:rPr>
        <w:t>売り切れた日には販売冊数が入荷量で頭打ちになり，</w:t>
      </w:r>
      <w:r>
        <w:rPr>
          <w:rFonts w:ascii="游明朝" w:eastAsia="游明朝" w:hAnsi="游明朝" w:cs="游明朝" w:hint="eastAsia"/>
          <w:color w:val="222222"/>
          <w:sz w:val="22"/>
          <w:szCs w:val="22"/>
          <w:u w:color="222222"/>
          <w:shd w:val="clear" w:color="auto" w:fill="FFFFFF"/>
          <w:lang w:val="ja-JP"/>
        </w:rPr>
        <w:t>需要に対して十分な量が店舗に存在した場合に何冊売れたはずか，という情報を算出することはできません</w:t>
      </w:r>
      <w:r w:rsidR="0041754F">
        <w:rPr>
          <w:rFonts w:ascii="游明朝" w:eastAsia="游明朝" w:hAnsi="游明朝" w:cs="游明朝"/>
          <w:color w:val="222222"/>
          <w:sz w:val="22"/>
          <w:szCs w:val="22"/>
          <w:u w:color="222222"/>
          <w:shd w:val="clear" w:color="auto" w:fill="FFFFFF"/>
          <w:lang w:val="ja-JP"/>
        </w:rPr>
        <w:t>．</w:t>
      </w:r>
      <w:ins w:id="67" w:author="MIKAWA Kenta" w:date="2026-09-29T18:55:00Z" w16du:dateUtc="2026-09-29T09:55:00Z">
        <w:r w:rsidR="009E2A36">
          <w:rPr>
            <w:rFonts w:ascii="游明朝" w:eastAsia="游明朝" w:hAnsi="游明朝" w:cs="游明朝" w:hint="eastAsia"/>
            <w:color w:val="222222"/>
            <w:sz w:val="22"/>
            <w:szCs w:val="22"/>
            <w:u w:color="222222"/>
            <w:shd w:val="clear" w:color="auto" w:fill="FFFFFF"/>
            <w:lang w:val="ja-JP"/>
          </w:rPr>
          <w:t>本研究で対象とする</w:t>
        </w:r>
      </w:ins>
      <w:del w:id="68" w:author="MIKAWA Kenta" w:date="2026-09-29T18:55:00Z" w16du:dateUtc="2026-09-29T09:55:00Z">
        <w:r w:rsidR="0041754F" w:rsidDel="009E2A36">
          <w:rPr>
            <w:rFonts w:ascii="游明朝" w:eastAsia="游明朝" w:hAnsi="游明朝" w:cs="游明朝"/>
            <w:color w:val="222222"/>
            <w:sz w:val="22"/>
            <w:szCs w:val="22"/>
            <w:u w:color="222222"/>
            <w:shd w:val="clear" w:color="auto" w:fill="FFFFFF"/>
            <w:lang w:val="ja-JP"/>
          </w:rPr>
          <w:delText>本研究の</w:delText>
        </w:r>
      </w:del>
      <w:r w:rsidR="0041754F">
        <w:rPr>
          <w:rFonts w:ascii="游明朝" w:eastAsia="游明朝" w:hAnsi="游明朝" w:cs="游明朝"/>
          <w:color w:val="222222"/>
          <w:sz w:val="22"/>
          <w:szCs w:val="22"/>
          <w:u w:color="222222"/>
          <w:shd w:val="clear" w:color="auto" w:fill="FFFFFF"/>
          <w:lang w:val="ja-JP"/>
        </w:rPr>
        <w:t>POSデータには在庫や入荷の情報が含まれないため，</w:t>
      </w:r>
      <w:r>
        <w:rPr>
          <w:rFonts w:ascii="游明朝" w:eastAsia="游明朝" w:hAnsi="游明朝" w:cs="游明朝" w:hint="eastAsia"/>
          <w:color w:val="222222"/>
          <w:sz w:val="22"/>
          <w:szCs w:val="22"/>
          <w:u w:color="222222"/>
          <w:shd w:val="clear" w:color="auto" w:fill="FFFFFF"/>
          <w:lang w:val="ja-JP"/>
        </w:rPr>
        <w:t>上記</w:t>
      </w:r>
      <w:r w:rsidR="0041754F">
        <w:rPr>
          <w:rFonts w:ascii="游明朝" w:eastAsia="游明朝" w:hAnsi="游明朝" w:cs="游明朝"/>
          <w:color w:val="222222"/>
          <w:sz w:val="22"/>
          <w:szCs w:val="22"/>
          <w:u w:color="222222"/>
          <w:shd w:val="clear" w:color="auto" w:fill="FFFFFF"/>
          <w:lang w:val="ja-JP"/>
        </w:rPr>
        <w:t>の</w:t>
      </w:r>
      <w:r>
        <w:rPr>
          <w:rFonts w:ascii="游明朝" w:eastAsia="游明朝" w:hAnsi="游明朝" w:cs="游明朝" w:hint="eastAsia"/>
          <w:color w:val="222222"/>
          <w:sz w:val="22"/>
          <w:szCs w:val="22"/>
          <w:u w:color="222222"/>
          <w:shd w:val="clear" w:color="auto" w:fill="FFFFFF"/>
          <w:lang w:val="ja-JP"/>
        </w:rPr>
        <w:t>状況</w:t>
      </w:r>
      <w:r w:rsidR="0041754F">
        <w:rPr>
          <w:rFonts w:ascii="游明朝" w:eastAsia="游明朝" w:hAnsi="游明朝" w:cs="游明朝"/>
          <w:color w:val="222222"/>
          <w:sz w:val="22"/>
          <w:szCs w:val="22"/>
          <w:u w:color="222222"/>
          <w:shd w:val="clear" w:color="auto" w:fill="FFFFFF"/>
          <w:lang w:val="ja-JP"/>
        </w:rPr>
        <w:t>が生じているのかを</w:t>
      </w:r>
      <w:r>
        <w:rPr>
          <w:rFonts w:ascii="游明朝" w:eastAsia="游明朝" w:hAnsi="游明朝" w:cs="游明朝" w:hint="eastAsia"/>
          <w:color w:val="222222"/>
          <w:sz w:val="22"/>
          <w:szCs w:val="22"/>
          <w:u w:color="222222"/>
          <w:shd w:val="clear" w:color="auto" w:fill="FFFFFF"/>
          <w:lang w:val="ja-JP"/>
        </w:rPr>
        <w:t>確認することは</w:t>
      </w:r>
      <w:r w:rsidR="0041754F">
        <w:rPr>
          <w:rFonts w:ascii="游明朝" w:eastAsia="游明朝" w:hAnsi="游明朝" w:cs="游明朝"/>
          <w:color w:val="222222"/>
          <w:sz w:val="22"/>
          <w:szCs w:val="22"/>
          <w:u w:color="222222"/>
          <w:shd w:val="clear" w:color="auto" w:fill="FFFFFF"/>
          <w:lang w:val="ja-JP"/>
        </w:rPr>
        <w:t>できません．</w:t>
      </w:r>
    </w:p>
    <w:p w14:paraId="09985825"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そこで，販売冊数を需要の観測可能な代理指標として扱い，需要予測は販売冊数の予測を指すものと定義いたしました．</w:t>
      </w:r>
      <w:r w:rsidR="00127174">
        <w:rPr>
          <w:rFonts w:ascii="游明朝" w:eastAsia="游明朝" w:hAnsi="游明朝" w:cs="游明朝" w:hint="eastAsia"/>
          <w:color w:val="222222"/>
          <w:sz w:val="22"/>
          <w:szCs w:val="22"/>
          <w:u w:color="222222"/>
          <w:shd w:val="clear" w:color="auto" w:fill="FFFFFF"/>
          <w:lang w:val="ja-JP"/>
        </w:rPr>
        <w:t>しかしながら，</w:t>
      </w:r>
      <w:r>
        <w:rPr>
          <w:rFonts w:ascii="游明朝" w:eastAsia="游明朝" w:hAnsi="游明朝" w:cs="游明朝"/>
          <w:color w:val="222222"/>
          <w:sz w:val="22"/>
          <w:szCs w:val="22"/>
          <w:u w:color="222222"/>
          <w:shd w:val="clear" w:color="auto" w:fill="FFFFFF"/>
          <w:lang w:val="ja-JP"/>
        </w:rPr>
        <w:t>学習に用いる販売冊数自体が売り切れによって過小に記録されている可能性があり，モデルはスパイク時の水準を実際より低く学習することにな</w:t>
      </w:r>
      <w:r w:rsidR="00127174">
        <w:rPr>
          <w:rFonts w:ascii="游明朝" w:eastAsia="游明朝" w:hAnsi="游明朝" w:cs="游明朝" w:hint="eastAsia"/>
          <w:color w:val="222222"/>
          <w:sz w:val="22"/>
          <w:szCs w:val="22"/>
          <w:u w:color="222222"/>
          <w:shd w:val="clear" w:color="auto" w:fill="FFFFFF"/>
          <w:lang w:val="ja-JP"/>
        </w:rPr>
        <w:t>るという</w:t>
      </w:r>
      <w:r w:rsidR="00127174">
        <w:rPr>
          <w:rFonts w:ascii="游明朝" w:eastAsia="游明朝" w:hAnsi="游明朝" w:cs="游明朝"/>
          <w:color w:val="222222"/>
          <w:sz w:val="22"/>
          <w:szCs w:val="22"/>
          <w:u w:color="222222"/>
          <w:shd w:val="clear" w:color="auto" w:fill="FFFFFF"/>
          <w:lang w:val="ja-JP"/>
        </w:rPr>
        <w:t>限界も</w:t>
      </w:r>
      <w:r w:rsidR="00127174">
        <w:rPr>
          <w:rFonts w:ascii="游明朝" w:eastAsia="游明朝" w:hAnsi="游明朝" w:cs="游明朝" w:hint="eastAsia"/>
          <w:color w:val="222222"/>
          <w:sz w:val="22"/>
          <w:szCs w:val="22"/>
          <w:u w:color="222222"/>
          <w:shd w:val="clear" w:color="auto" w:fill="FFFFFF"/>
          <w:lang w:val="ja-JP"/>
        </w:rPr>
        <w:t>存在しております</w:t>
      </w:r>
      <w:r>
        <w:rPr>
          <w:rFonts w:ascii="游明朝" w:eastAsia="游明朝" w:hAnsi="游明朝" w:cs="游明朝"/>
          <w:color w:val="222222"/>
          <w:sz w:val="22"/>
          <w:szCs w:val="22"/>
          <w:u w:color="222222"/>
          <w:shd w:val="clear" w:color="auto" w:fill="FFFFFF"/>
          <w:lang w:val="ja-JP"/>
        </w:rPr>
        <w:t>．図4の書籍Bで実績の水準を再現できていないことにも，この影響が含まれている可能性があると考えております．</w:t>
      </w:r>
    </w:p>
    <w:p w14:paraId="347A2862"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以上を2.1節に明記いたしました．</w:t>
      </w:r>
    </w:p>
    <w:p w14:paraId="4D6C1720"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46C007EB"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sidRPr="001A2D82">
        <w:rPr>
          <w:rFonts w:ascii="游明朝" w:eastAsia="游明朝" w:hAnsi="游明朝" w:cs="游明朝"/>
          <w:b/>
          <w:bCs/>
          <w:color w:val="000000" w:themeColor="text1"/>
          <w:sz w:val="22"/>
          <w:szCs w:val="22"/>
          <w:u w:val="single"/>
          <w:shd w:val="clear" w:color="auto" w:fill="FFFFFF"/>
          <w:lang w:val="ja-JP"/>
        </w:rPr>
        <w:t xml:space="preserve">　新原稿 p.2 左カラム，2.1 問題設定（記載の追加）：</w:t>
      </w:r>
    </w:p>
    <w:p w14:paraId="4FFCAA12" w14:textId="77777777" w:rsidR="007109C2" w:rsidRDefault="007109C2" w:rsidP="00B260D9">
      <w:pPr>
        <w:ind w:leftChars="202" w:left="424"/>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本研究で観測する販売冊数は，POS上に記録された実際の販売量である．いま，需要を消費者が購入を希望する量と定義すれば，在庫切れなどにより需要が販売冊数を上回る可能性が存在する．しかしながら，対象データには在庫情報が存在せず，潜在的な需要を直接観測することはできない．そこで販売冊数を需要の代理指標として用い，本論文における需要予測は販売冊数の予測を指すものとする．</w:t>
      </w:r>
    </w:p>
    <w:p w14:paraId="2B155D5E" w14:textId="77777777" w:rsidR="007109C2" w:rsidRDefault="007109C2">
      <w:pPr>
        <w:rPr>
          <w:rFonts w:ascii="游明朝" w:eastAsia="游明朝" w:hAnsi="游明朝" w:cs="游明朝"/>
          <w:color w:val="222222"/>
          <w:sz w:val="22"/>
          <w:szCs w:val="22"/>
          <w:u w:color="222222"/>
          <w:shd w:val="clear" w:color="auto" w:fill="FFFFFF"/>
        </w:rPr>
      </w:pPr>
    </w:p>
    <w:p w14:paraId="6DAB970B" w14:textId="43E22E6C"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del w:id="69" w:author="MIKAWA Kenta" w:date="2026-09-29T17:44:00Z" w16du:dateUtc="2026-09-29T08:44:00Z">
        <w:r w:rsidRPr="001A2D82" w:rsidDel="0098719C">
          <w:rPr>
            <w:rFonts w:asciiTheme="majorEastAsia" w:eastAsiaTheme="majorEastAsia" w:hAnsiTheme="majorEastAsia" w:cs="游明朝"/>
            <w:b/>
            <w:bCs/>
            <w:sz w:val="22"/>
            <w:szCs w:val="22"/>
          </w:rPr>
          <w:delText>#</w:delText>
        </w:r>
      </w:del>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6ACE6E2A"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図4では，書籍AおよびBについて予測値と実績値の比較が示されている．従来手法と比較して予測精度が改善していることは確認できる一方で，少なくとも図からはスパイクそのものを十分に予測できているとは判断しにくい．本研究ではスパイクへの対応が重要な目的の一つであると理解しているため，スパイク発生時に限定した予測性能の評価や，定量的な指標を追加するなど，提案手法の有効性を補足する分析があるとよい．</w:t>
      </w:r>
    </w:p>
    <w:p w14:paraId="0C653420"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218D74A3" w14:textId="77777777" w:rsidR="007109C2" w:rsidRPr="009D45AA"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【著者の回答】</w:t>
      </w:r>
    </w:p>
    <w:p w14:paraId="4AC04FDB"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ご指摘ありがとうございました．図4だけからスパイクの予測性能を判断することは難しく，提案手法がスパイクの高さを十分に再現できていない点についても，説明が不足しておりました．図</w:t>
      </w:r>
      <w:r>
        <w:rPr>
          <w:rFonts w:ascii="游明朝" w:eastAsia="游明朝" w:hAnsi="游明朝" w:cs="游明朝"/>
          <w:color w:val="222222"/>
          <w:sz w:val="22"/>
          <w:szCs w:val="22"/>
          <w:u w:color="222222"/>
          <w:shd w:val="clear" w:color="auto" w:fill="FFFFFF"/>
          <w:lang w:val="ja-JP"/>
        </w:rPr>
        <w:lastRenderedPageBreak/>
        <w:t>4の書籍Bでは，スパイク時の実績が平均25冊であるのに対し，提案手法の予測は9冊にとどまります．ただし，従来手法ProtoRAFによる予測では1冊未満と実質的な予測ができておりませんが，提案手法は少なくとも需要が立ち上がったこと自体は捉えております．また書籍Aでは，スパイク時の誤差が提案手法2.4冊，ProtoRAF 7.5冊であり，実績にほぼ沿った予測ができております．</w:t>
      </w:r>
    </w:p>
    <w:p w14:paraId="4EC458B4" w14:textId="10187706" w:rsidR="007109C2" w:rsidRDefault="00795047" w:rsidP="00775743">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査読者からのご指摘を踏まえ，実験</w:t>
      </w:r>
      <w:r>
        <w:rPr>
          <w:rFonts w:ascii="游明朝" w:eastAsia="游明朝" w:hAnsi="游明朝" w:cs="游明朝"/>
          <w:color w:val="222222"/>
          <w:sz w:val="22"/>
          <w:szCs w:val="22"/>
          <w:u w:color="222222"/>
          <w:shd w:val="clear" w:color="auto" w:fill="FFFFFF"/>
        </w:rPr>
        <w:t>2</w:t>
      </w:r>
      <w:r>
        <w:rPr>
          <w:rFonts w:ascii="游明朝" w:eastAsia="游明朝" w:hAnsi="游明朝" w:cs="游明朝" w:hint="eastAsia"/>
          <w:color w:val="222222"/>
          <w:sz w:val="22"/>
          <w:szCs w:val="22"/>
          <w:u w:color="222222"/>
          <w:shd w:val="clear" w:color="auto" w:fill="FFFFFF"/>
        </w:rPr>
        <w:t>のスパイク時点に限定した誤差評価に加え，実績販売量に対する予測販売量の比を示し，改善点と限界を明確にしました</w:t>
      </w:r>
      <w:r w:rsidR="0041754F">
        <w:rPr>
          <w:rFonts w:ascii="游明朝" w:eastAsia="游明朝" w:hAnsi="游明朝" w:cs="游明朝"/>
          <w:color w:val="222222"/>
          <w:sz w:val="22"/>
          <w:szCs w:val="22"/>
          <w:u w:color="222222"/>
          <w:shd w:val="clear" w:color="auto" w:fill="FFFFFF"/>
          <w:lang w:val="ja-JP"/>
        </w:rPr>
        <w:t>．算出の手順は次の通りです．まず書名ごとに，評価期間64日の実績値から平均と標準偏差を求め，各時点の実績値を</w:t>
      </w:r>
      <m:oMath>
        <m:r>
          <w:rPr>
            <w:rFonts w:ascii="Cambria Math" w:hAnsi="Cambria Math"/>
            <w:sz w:val="22"/>
            <w:szCs w:val="22"/>
          </w:rPr>
          <m:t>z</m:t>
        </m:r>
      </m:oMath>
      <w:r w:rsidR="0041754F">
        <w:rPr>
          <w:rFonts w:ascii="游明朝" w:eastAsia="游明朝" w:hAnsi="游明朝" w:cs="游明朝"/>
          <w:color w:val="222222"/>
          <w:sz w:val="22"/>
          <w:szCs w:val="22"/>
          <w:u w:color="222222"/>
          <w:shd w:val="clear" w:color="auto" w:fill="FFFFFF"/>
          <w:lang w:val="ja-JP"/>
        </w:rPr>
        <w:t>スコアへ変換します．次に，</w:t>
      </w:r>
      <m:oMath>
        <m:r>
          <w:rPr>
            <w:rFonts w:ascii="Cambria Math" w:hAnsi="Cambria Math"/>
            <w:sz w:val="22"/>
            <w:szCs w:val="22"/>
          </w:rPr>
          <m:t>z</m:t>
        </m:r>
      </m:oMath>
      <w:r w:rsidR="0041754F">
        <w:rPr>
          <w:rFonts w:ascii="游明朝" w:eastAsia="游明朝" w:hAnsi="游明朝" w:cs="游明朝"/>
          <w:color w:val="222222"/>
          <w:sz w:val="22"/>
          <w:szCs w:val="22"/>
          <w:u w:color="222222"/>
          <w:shd w:val="clear" w:color="auto" w:fill="FFFFFF"/>
          <w:lang w:val="ja-JP"/>
        </w:rPr>
        <w:t>スコアが2を超える時点をスパイクの時点と定めます．そのうえで，各分位点の予測値の平均を実績値の平均で割った捕捉率を求めました．</w:t>
      </w:r>
      <w:r>
        <w:rPr>
          <w:rFonts w:ascii="游明朝" w:eastAsia="游明朝" w:hAnsi="游明朝" w:cs="游明朝"/>
          <w:color w:val="222222"/>
          <w:sz w:val="22"/>
          <w:szCs w:val="22"/>
          <w:u w:color="222222"/>
          <w:shd w:val="clear" w:color="auto" w:fill="FFFFFF"/>
          <w:lang w:val="ja-JP"/>
        </w:rPr>
        <w:t>具体的には，時点</w:t>
      </w:r>
      <m:oMath>
        <m:r>
          <w:rPr>
            <w:rFonts w:ascii="Cambria Math" w:hAnsi="Cambria Math"/>
            <w:sz w:val="22"/>
            <w:szCs w:val="22"/>
          </w:rPr>
          <m:t>t</m:t>
        </m:r>
      </m:oMath>
      <w:r>
        <w:rPr>
          <w:rFonts w:ascii="游明朝" w:eastAsia="游明朝" w:hAnsi="游明朝" w:cs="游明朝"/>
          <w:color w:val="222222"/>
          <w:sz w:val="22"/>
          <w:szCs w:val="22"/>
          <w:u w:color="222222"/>
          <w:shd w:val="clear" w:color="auto" w:fill="FFFFFF"/>
          <w:lang w:val="ja-JP"/>
        </w:rPr>
        <w:t>の実績値を</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t</m:t>
            </m:r>
          </m:sub>
        </m:sSub>
      </m:oMath>
      <w:r>
        <w:rPr>
          <w:rFonts w:ascii="游明朝" w:eastAsia="游明朝" w:hAnsi="游明朝" w:cs="游明朝"/>
          <w:color w:val="222222"/>
          <w:sz w:val="22"/>
          <w:szCs w:val="22"/>
          <w:u w:color="222222"/>
          <w:shd w:val="clear" w:color="auto" w:fill="FFFFFF"/>
          <w:lang w:val="ja-JP"/>
        </w:rPr>
        <w:t>，分位点</w:t>
      </w:r>
      <m:oMath>
        <m:r>
          <w:rPr>
            <w:rFonts w:ascii="Cambria Math" w:hAnsi="Cambria Math"/>
            <w:sz w:val="22"/>
            <w:szCs w:val="22"/>
          </w:rPr>
          <m:t>τ</m:t>
        </m:r>
      </m:oMath>
      <w:r>
        <w:rPr>
          <w:rFonts w:ascii="游明朝" w:eastAsia="游明朝" w:hAnsi="游明朝" w:cs="游明朝"/>
          <w:color w:val="222222"/>
          <w:sz w:val="22"/>
          <w:szCs w:val="22"/>
          <w:u w:color="222222"/>
          <w:shd w:val="clear" w:color="auto" w:fill="FFFFFF"/>
          <w:lang w:val="ja-JP"/>
        </w:rPr>
        <w:t>の予測値を</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t</m:t>
            </m:r>
          </m:sub>
        </m:sSub>
      </m:oMath>
      <w:r>
        <w:rPr>
          <w:rFonts w:ascii="游明朝" w:eastAsia="游明朝" w:hAnsi="游明朝" w:cs="游明朝"/>
          <w:color w:val="222222"/>
          <w:sz w:val="22"/>
          <w:szCs w:val="22"/>
          <w:u w:color="222222"/>
          <w:shd w:val="clear" w:color="auto" w:fill="FFFFFF"/>
          <w:lang w:val="ja-JP"/>
        </w:rPr>
        <w:t>，その時点の</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スコアを</w:t>
      </w:r>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oMath>
      <w:r>
        <w:rPr>
          <w:rFonts w:ascii="游明朝" w:eastAsia="游明朝" w:hAnsi="游明朝" w:cs="游明朝"/>
          <w:color w:val="222222"/>
          <w:sz w:val="22"/>
          <w:szCs w:val="22"/>
          <w:u w:color="222222"/>
          <w:shd w:val="clear" w:color="auto" w:fill="FFFFFF"/>
          <w:lang w:val="ja-JP"/>
        </w:rPr>
        <w:t>といたします．そのうえで，評価対象の時点を，</w:t>
      </w:r>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&gt;2</m:t>
        </m:r>
      </m:oMath>
      <w:r>
        <w:rPr>
          <w:rFonts w:ascii="游明朝" w:eastAsia="游明朝" w:hAnsi="游明朝" w:cs="游明朝"/>
          <w:color w:val="222222"/>
          <w:sz w:val="22"/>
          <w:szCs w:val="22"/>
          <w:u w:color="222222"/>
          <w:shd w:val="clear" w:color="auto" w:fill="FFFFFF"/>
          <w:lang w:val="ja-JP"/>
        </w:rPr>
        <w:t>となるスパイクの時点の集合</w:t>
      </w:r>
      <m:oMath>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spike</m:t>
            </m:r>
          </m:sub>
        </m:sSub>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&gt;2</m:t>
            </m:r>
          </m:e>
        </m:d>
      </m:oMath>
      <w:r>
        <w:rPr>
          <w:rFonts w:ascii="游明朝" w:eastAsia="游明朝" w:hAnsi="游明朝" w:cs="游明朝"/>
          <w:color w:val="222222"/>
          <w:sz w:val="22"/>
          <w:szCs w:val="22"/>
          <w:u w:color="222222"/>
          <w:shd w:val="clear" w:color="auto" w:fill="FFFFFF"/>
          <w:lang w:val="ja-JP"/>
        </w:rPr>
        <w:t>と，</w:t>
      </w:r>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&lt;0</m:t>
        </m:r>
      </m:oMath>
      <w:r>
        <w:rPr>
          <w:rFonts w:ascii="游明朝" w:eastAsia="游明朝" w:hAnsi="游明朝" w:cs="游明朝"/>
          <w:color w:val="222222"/>
          <w:sz w:val="22"/>
          <w:szCs w:val="22"/>
          <w:u w:color="222222"/>
          <w:shd w:val="clear" w:color="auto" w:fill="FFFFFF"/>
          <w:lang w:val="ja-JP"/>
        </w:rPr>
        <w:t>となる平常時の時点の集合</w:t>
      </w:r>
      <m:oMath>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normal</m:t>
            </m:r>
          </m:sub>
        </m:sSub>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&lt;0</m:t>
            </m:r>
          </m:e>
        </m:d>
      </m:oMath>
      <w:r>
        <w:rPr>
          <w:rFonts w:ascii="游明朝" w:eastAsia="游明朝" w:hAnsi="游明朝" w:cs="游明朝"/>
          <w:color w:val="222222"/>
          <w:sz w:val="22"/>
          <w:szCs w:val="22"/>
          <w:u w:color="222222"/>
          <w:shd w:val="clear" w:color="auto" w:fill="FFFFFF"/>
          <w:lang w:val="ja-JP"/>
        </w:rPr>
        <w:t>に分け，それぞれの集合に含まれる時点に限って，捕捉率</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spike</m:t>
            </m:r>
          </m:sub>
        </m:sSub>
      </m:oMath>
      <w:r>
        <w:rPr>
          <w:rFonts w:ascii="游明朝" w:eastAsia="游明朝" w:hAnsi="游明朝" w:cs="游明朝"/>
          <w:color w:val="222222"/>
          <w:sz w:val="22"/>
          <w:szCs w:val="22"/>
          <w:u w:color="222222"/>
          <w:shd w:val="clear" w:color="auto" w:fill="FFFFFF"/>
          <w:lang w:val="ja-JP"/>
        </w:rPr>
        <w:t>，</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normal</m:t>
            </m:r>
          </m:sub>
        </m:sSub>
      </m:oMath>
      <w:r>
        <w:rPr>
          <w:rFonts w:ascii="游明朝" w:eastAsia="游明朝" w:hAnsi="游明朝" w:cs="游明朝"/>
          <w:color w:val="222222"/>
          <w:sz w:val="22"/>
          <w:szCs w:val="22"/>
          <w:u w:color="222222"/>
          <w:shd w:val="clear" w:color="auto" w:fill="FFFFFF"/>
          <w:lang w:val="ja-JP"/>
        </w:rPr>
        <w:t>を次</w:t>
      </w:r>
      <w:ins w:id="70" w:author="MIKAWA Kenta" w:date="2026-09-29T18:56:00Z" w16du:dateUtc="2026-09-29T09:56:00Z">
        <w:r w:rsidR="009E2A36">
          <w:rPr>
            <w:rFonts w:ascii="游明朝" w:eastAsia="游明朝" w:hAnsi="游明朝" w:cs="游明朝" w:hint="eastAsia"/>
            <w:color w:val="222222"/>
            <w:sz w:val="22"/>
            <w:szCs w:val="22"/>
            <w:u w:color="222222"/>
            <w:shd w:val="clear" w:color="auto" w:fill="FFFFFF"/>
            <w:lang w:val="ja-JP"/>
          </w:rPr>
          <w:t>式</w:t>
        </w:r>
      </w:ins>
      <w:r>
        <w:rPr>
          <w:rFonts w:ascii="游明朝" w:eastAsia="游明朝" w:hAnsi="游明朝" w:cs="游明朝"/>
          <w:color w:val="222222"/>
          <w:sz w:val="22"/>
          <w:szCs w:val="22"/>
          <w:u w:color="222222"/>
          <w:shd w:val="clear" w:color="auto" w:fill="FFFFFF"/>
          <w:lang w:val="ja-JP"/>
        </w:rPr>
        <w:t>により求めました．</w:t>
      </w:r>
    </w:p>
    <w:p w14:paraId="5D8BCA8E" w14:textId="77777777" w:rsidR="00290BB4" w:rsidRDefault="00000000">
      <w:pPr>
        <w:ind w:firstLine="220"/>
        <w:jc w:val="center"/>
        <w:rPr>
          <w:rFonts w:ascii="游明朝" w:eastAsia="游明朝" w:hAnsi="游明朝" w:cs="游明朝"/>
          <w:color w:val="222222"/>
          <w:sz w:val="22"/>
          <w:szCs w:val="22"/>
          <w:u w:color="222222"/>
          <w:shd w:val="clear" w:color="auto" w:fill="FFFFFF"/>
          <w:lang w:val="ja-JP"/>
        </w:rPr>
      </w:pPr>
      <m:oMathPara>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spike</m:t>
              </m:r>
            </m:sub>
          </m:sSub>
          <m:r>
            <w:rPr>
              <w:rFonts w:ascii="Cambria Math" w:hAnsi="Cambria Math"/>
              <w:sz w:val="22"/>
              <w:szCs w:val="22"/>
            </w:rPr>
            <m:t>=</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w:rPr>
                      <w:rFonts w:ascii="Cambria Math" w:hAnsi="Cambria Math"/>
                      <w:sz w:val="22"/>
                      <w:szCs w:val="22"/>
                    </w:rPr>
                    <m:t>t∈</m:t>
                  </m:r>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spike</m:t>
                      </m:r>
                    </m:sub>
                  </m:sSub>
                </m:sub>
                <m:sup/>
                <m:e>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t</m:t>
                      </m:r>
                    </m:sub>
                  </m:sSub>
                </m:e>
              </m:nary>
            </m:num>
            <m:den>
              <m:nary>
                <m:naryPr>
                  <m:chr m:val="∑"/>
                  <m:limLoc m:val="undOvr"/>
                  <m:supHide m:val="1"/>
                  <m:ctrlPr>
                    <w:rPr>
                      <w:rFonts w:ascii="Cambria Math" w:hAnsi="Cambria Math"/>
                      <w:sz w:val="22"/>
                      <w:szCs w:val="22"/>
                    </w:rPr>
                  </m:ctrlPr>
                </m:naryPr>
                <m:sub>
                  <m:r>
                    <w:rPr>
                      <w:rFonts w:ascii="Cambria Math" w:hAnsi="Cambria Math"/>
                      <w:sz w:val="22"/>
                      <w:szCs w:val="22"/>
                    </w:rPr>
                    <m:t>t∈</m:t>
                  </m:r>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spike</m:t>
                      </m:r>
                    </m:sub>
                  </m:sSub>
                </m:sub>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t</m:t>
                      </m:r>
                    </m:sub>
                  </m:sSub>
                </m:e>
              </m:nary>
            </m:den>
          </m:f>
        </m:oMath>
      </m:oMathPara>
    </w:p>
    <w:p w14:paraId="56E68945" w14:textId="77777777" w:rsidR="00290BB4" w:rsidRDefault="00000000">
      <w:pPr>
        <w:ind w:firstLine="220"/>
        <w:jc w:val="center"/>
        <w:rPr>
          <w:rFonts w:ascii="游明朝" w:eastAsia="游明朝" w:hAnsi="游明朝" w:cs="游明朝"/>
          <w:color w:val="222222"/>
          <w:sz w:val="22"/>
          <w:szCs w:val="22"/>
          <w:u w:color="222222"/>
          <w:shd w:val="clear" w:color="auto" w:fill="FFFFFF"/>
          <w:lang w:val="ja-JP"/>
        </w:rPr>
      </w:pPr>
      <m:oMathPara>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normal</m:t>
              </m:r>
            </m:sub>
          </m:sSub>
          <m:r>
            <w:rPr>
              <w:rFonts w:ascii="Cambria Math" w:hAnsi="Cambria Math"/>
              <w:sz w:val="22"/>
              <w:szCs w:val="22"/>
            </w:rPr>
            <m:t>=</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w:rPr>
                      <w:rFonts w:ascii="Cambria Math" w:hAnsi="Cambria Math"/>
                      <w:sz w:val="22"/>
                      <w:szCs w:val="22"/>
                    </w:rPr>
                    <m:t>t∈</m:t>
                  </m:r>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normal</m:t>
                      </m:r>
                    </m:sub>
                  </m:sSub>
                </m:sub>
                <m:sup/>
                <m:e>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t</m:t>
                      </m:r>
                    </m:sub>
                  </m:sSub>
                </m:e>
              </m:nary>
            </m:num>
            <m:den>
              <m:nary>
                <m:naryPr>
                  <m:chr m:val="∑"/>
                  <m:limLoc m:val="undOvr"/>
                  <m:supHide m:val="1"/>
                  <m:ctrlPr>
                    <w:rPr>
                      <w:rFonts w:ascii="Cambria Math" w:hAnsi="Cambria Math"/>
                      <w:sz w:val="22"/>
                      <w:szCs w:val="22"/>
                    </w:rPr>
                  </m:ctrlPr>
                </m:naryPr>
                <m:sub>
                  <m:r>
                    <w:rPr>
                      <w:rFonts w:ascii="Cambria Math" w:hAnsi="Cambria Math"/>
                      <w:sz w:val="22"/>
                      <w:szCs w:val="22"/>
                    </w:rPr>
                    <m:t>t∈</m:t>
                  </m:r>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normal</m:t>
                      </m:r>
                    </m:sub>
                  </m:sSub>
                </m:sub>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t</m:t>
                      </m:r>
                    </m:sub>
                  </m:sSub>
                </m:e>
              </m:nary>
            </m:den>
          </m:f>
        </m:oMath>
      </m:oMathPara>
    </w:p>
    <w:p w14:paraId="652CF42E" w14:textId="4055D6B1" w:rsidR="004B63DB" w:rsidRDefault="009E2A36">
      <w:pPr>
        <w:ind w:firstLine="220"/>
        <w:rPr>
          <w:rFonts w:ascii="游明朝" w:eastAsia="游明朝" w:hAnsi="游明朝" w:cs="游明朝"/>
          <w:color w:val="222222"/>
          <w:sz w:val="22"/>
          <w:szCs w:val="22"/>
          <w:u w:color="222222"/>
          <w:shd w:val="clear" w:color="auto" w:fill="FFFFFF"/>
          <w:lang w:val="ja-JP"/>
        </w:rPr>
      </w:pPr>
      <w:ins w:id="71" w:author="MIKAWA Kenta" w:date="2026-09-29T18:57:00Z" w16du:dateUtc="2026-09-29T09:57:00Z">
        <w:r>
          <w:rPr>
            <w:rFonts w:ascii="游明朝" w:eastAsia="游明朝" w:hAnsi="游明朝" w:cs="游明朝" w:hint="eastAsia"/>
            <w:color w:val="222222"/>
            <w:sz w:val="22"/>
            <w:szCs w:val="22"/>
            <w:u w:color="222222"/>
            <w:shd w:val="clear" w:color="auto" w:fill="FFFFFF"/>
            <w:lang w:val="ja-JP"/>
          </w:rPr>
          <w:t>これらの値</w:t>
        </w:r>
      </w:ins>
      <w:del w:id="72" w:author="MIKAWA Kenta" w:date="2026-09-29T18:56:00Z" w16du:dateUtc="2026-09-29T09:56:00Z">
        <w:r w:rsidR="00000000" w:rsidDel="009E2A36">
          <w:rPr>
            <w:rFonts w:ascii="游明朝" w:eastAsia="游明朝" w:hAnsi="游明朝" w:cs="游明朝"/>
            <w:color w:val="222222"/>
            <w:sz w:val="22"/>
            <w:szCs w:val="22"/>
            <w:u w:color="222222"/>
            <w:shd w:val="clear" w:color="auto" w:fill="FFFFFF"/>
            <w:lang w:val="ja-JP"/>
          </w:rPr>
          <w:delText>すなわち，</w:delText>
        </w:r>
      </w:del>
      <m:oMath>
        <m:sSub>
          <m:sSubPr>
            <m:ctrlPr>
              <w:del w:id="73" w:author="MIKAWA Kenta" w:date="2026-09-29T18:56:00Z" w16du:dateUtc="2026-09-29T09:56:00Z">
                <w:rPr>
                  <w:rFonts w:ascii="Cambria Math" w:hAnsi="Cambria Math"/>
                </w:rPr>
              </w:del>
            </m:ctrlPr>
          </m:sSubPr>
          <m:e>
            <m:r>
              <w:del w:id="74" w:author="MIKAWA Kenta" w:date="2026-09-29T18:56:00Z" w16du:dateUtc="2026-09-29T09:56:00Z">
                <w:rPr>
                  <w:rFonts w:ascii="Cambria Math" w:hAnsi="Cambria Math"/>
                  <w:sz w:val="22"/>
                  <w:szCs w:val="22"/>
                </w:rPr>
                <m:t>C</m:t>
              </w:del>
            </m:r>
          </m:e>
          <m:sub>
            <m:r>
              <w:del w:id="75" w:author="MIKAWA Kenta" w:date="2026-09-29T18:56:00Z" w16du:dateUtc="2026-09-29T09:56:00Z">
                <m:rPr>
                  <m:sty m:val="p"/>
                </m:rPr>
                <w:rPr>
                  <w:rFonts w:ascii="Cambria Math" w:hAnsi="Cambria Math"/>
                  <w:sz w:val="22"/>
                  <w:szCs w:val="22"/>
                  <w:rPrChange w:id="76" w:author="MIKAWA Kenta" w:date="2026-09-29T17:44:00Z" w16du:dateUtc="2026-09-29T08:44:00Z">
                    <w:rPr>
                      <w:rFonts w:ascii="Cambria Math" w:hAnsi="Cambria Math"/>
                      <w:sz w:val="22"/>
                      <w:szCs w:val="22"/>
                    </w:rPr>
                  </w:rPrChange>
                </w:rPr>
                <m:t>spike</m:t>
              </w:del>
            </m:r>
          </m:sub>
        </m:sSub>
      </m:oMath>
      <w:del w:id="77" w:author="MIKAWA Kenta" w:date="2026-09-29T18:56:00Z" w16du:dateUtc="2026-09-29T09:56:00Z">
        <w:r w:rsidR="00000000" w:rsidDel="009E2A36">
          <w:rPr>
            <w:rFonts w:ascii="游明朝" w:eastAsia="游明朝" w:hAnsi="游明朝" w:cs="游明朝"/>
            <w:color w:val="222222"/>
            <w:sz w:val="22"/>
            <w:szCs w:val="22"/>
            <w:u w:color="222222"/>
            <w:shd w:val="clear" w:color="auto" w:fill="FFFFFF"/>
            <w:lang w:val="ja-JP"/>
          </w:rPr>
          <w:delText>の分子と分母の和はスパイクの時点のみについて，</w:delText>
        </w:r>
      </w:del>
      <m:oMath>
        <m:sSub>
          <m:sSubPr>
            <m:ctrlPr>
              <w:del w:id="78" w:author="MIKAWA Kenta" w:date="2026-09-29T18:56:00Z" w16du:dateUtc="2026-09-29T09:56:00Z">
                <w:rPr>
                  <w:rFonts w:ascii="Cambria Math" w:hAnsi="Cambria Math"/>
                  <w:sz w:val="22"/>
                  <w:szCs w:val="22"/>
                </w:rPr>
              </w:del>
            </m:ctrlPr>
          </m:sSubPr>
          <m:e>
            <m:r>
              <w:del w:id="79" w:author="MIKAWA Kenta" w:date="2026-09-29T18:56:00Z" w16du:dateUtc="2026-09-29T09:56:00Z">
                <w:rPr>
                  <w:rFonts w:ascii="Cambria Math" w:hAnsi="Cambria Math"/>
                  <w:sz w:val="22"/>
                  <w:szCs w:val="22"/>
                </w:rPr>
                <m:t>C</m:t>
              </w:del>
            </m:r>
          </m:e>
          <m:sub>
            <m:r>
              <w:del w:id="80" w:author="MIKAWA Kenta" w:date="2026-09-29T18:56:00Z" w16du:dateUtc="2026-09-29T09:56:00Z">
                <m:rPr>
                  <m:sty m:val="p"/>
                </m:rPr>
                <w:rPr>
                  <w:rFonts w:ascii="Cambria Math" w:hAnsi="Cambria Math"/>
                  <w:sz w:val="22"/>
                  <w:szCs w:val="22"/>
                </w:rPr>
                <m:t>normal</m:t>
              </w:del>
            </m:r>
          </m:sub>
        </m:sSub>
      </m:oMath>
      <w:del w:id="81" w:author="MIKAWA Kenta" w:date="2026-09-29T18:56:00Z" w16du:dateUtc="2026-09-29T09:56:00Z">
        <w:r w:rsidR="00000000" w:rsidDel="009E2A36">
          <w:rPr>
            <w:rFonts w:ascii="游明朝" w:eastAsia="游明朝" w:hAnsi="游明朝" w:cs="游明朝"/>
            <w:color w:val="222222"/>
            <w:sz w:val="22"/>
            <w:szCs w:val="22"/>
            <w:u w:color="222222"/>
            <w:shd w:val="clear" w:color="auto" w:fill="FFFFFF"/>
            <w:lang w:val="ja-JP"/>
          </w:rPr>
          <w:delText>の和は平常時の時点のみについてとっており，評価期間の全時点を加算するものではございません．</w:delText>
        </w:r>
      </w:del>
      <m:oMath>
        <m:sSub>
          <m:sSubPr>
            <m:ctrlPr>
              <w:del w:id="82" w:author="MIKAWA Kenta" w:date="2026-09-29T18:56:00Z" w16du:dateUtc="2026-09-29T09:56:00Z">
                <w:rPr>
                  <w:rFonts w:ascii="Cambria Math" w:hAnsi="Cambria Math"/>
                  <w:sz w:val="22"/>
                  <w:szCs w:val="22"/>
                </w:rPr>
              </w:del>
            </m:ctrlPr>
          </m:sSubPr>
          <m:e>
            <m:r>
              <w:del w:id="83" w:author="MIKAWA Kenta" w:date="2026-09-29T18:56:00Z" w16du:dateUtc="2026-09-29T09:56:00Z">
                <w:rPr>
                  <w:rFonts w:ascii="Cambria Math" w:hAnsi="Cambria Math"/>
                  <w:sz w:val="22"/>
                  <w:szCs w:val="22"/>
                </w:rPr>
                <m:t>C</m:t>
              </w:del>
            </m:r>
          </m:e>
          <m:sub>
            <m:r>
              <w:del w:id="84" w:author="MIKAWA Kenta" w:date="2026-09-29T18:56:00Z" w16du:dateUtc="2026-09-29T09:56:00Z">
                <m:rPr>
                  <m:sty m:val="p"/>
                </m:rPr>
                <w:rPr>
                  <w:rFonts w:ascii="Cambria Math" w:hAnsi="Cambria Math"/>
                  <w:sz w:val="22"/>
                  <w:szCs w:val="22"/>
                </w:rPr>
                <m:t>spike</m:t>
              </w:del>
            </m:r>
          </m:sub>
        </m:sSub>
      </m:oMath>
      <w:del w:id="85" w:author="MIKAWA Kenta" w:date="2026-09-29T18:56:00Z" w16du:dateUtc="2026-09-29T09:56:00Z">
        <w:r w:rsidR="00000000" w:rsidDel="009E2A36">
          <w:rPr>
            <w:rFonts w:ascii="游明朝" w:eastAsia="游明朝" w:hAnsi="游明朝" w:cs="游明朝"/>
            <w:color w:val="222222"/>
            <w:sz w:val="22"/>
            <w:szCs w:val="22"/>
            <w:u w:color="222222"/>
            <w:shd w:val="clear" w:color="auto" w:fill="FFFFFF"/>
            <w:lang w:val="ja-JP"/>
          </w:rPr>
          <w:delText>と</w:delText>
        </w:r>
      </w:del>
      <m:oMath>
        <m:sSub>
          <m:sSubPr>
            <m:ctrlPr>
              <w:del w:id="86" w:author="MIKAWA Kenta" w:date="2026-09-29T18:56:00Z" w16du:dateUtc="2026-09-29T09:56:00Z">
                <w:rPr>
                  <w:rFonts w:ascii="Cambria Math" w:hAnsi="Cambria Math"/>
                  <w:sz w:val="22"/>
                  <w:szCs w:val="22"/>
                </w:rPr>
              </w:del>
            </m:ctrlPr>
          </m:sSubPr>
          <m:e>
            <m:r>
              <w:del w:id="87" w:author="MIKAWA Kenta" w:date="2026-09-29T18:56:00Z" w16du:dateUtc="2026-09-29T09:56:00Z">
                <w:rPr>
                  <w:rFonts w:ascii="Cambria Math" w:hAnsi="Cambria Math"/>
                  <w:sz w:val="22"/>
                  <w:szCs w:val="22"/>
                </w:rPr>
                <m:t>C</m:t>
              </w:del>
            </m:r>
          </m:e>
          <m:sub>
            <m:r>
              <w:del w:id="88" w:author="MIKAWA Kenta" w:date="2026-09-29T18:56:00Z" w16du:dateUtc="2026-09-29T09:56:00Z">
                <m:rPr>
                  <m:sty m:val="p"/>
                </m:rPr>
                <w:rPr>
                  <w:rFonts w:ascii="Cambria Math" w:hAnsi="Cambria Math"/>
                  <w:sz w:val="22"/>
                  <w:szCs w:val="22"/>
                </w:rPr>
                <m:t>normal</m:t>
              </w:del>
            </m:r>
          </m:sub>
        </m:sSub>
      </m:oMath>
      <w:r w:rsidR="00000000">
        <w:rPr>
          <w:rFonts w:ascii="游明朝" w:eastAsia="游明朝" w:hAnsi="游明朝" w:cs="游明朝"/>
          <w:color w:val="222222"/>
          <w:sz w:val="22"/>
          <w:szCs w:val="22"/>
          <w:u w:color="222222"/>
          <w:shd w:val="clear" w:color="auto" w:fill="FFFFFF"/>
          <w:lang w:val="ja-JP"/>
        </w:rPr>
        <w:t>は</w:t>
      </w:r>
      <m:oMath>
        <m:r>
          <w:rPr>
            <w:rFonts w:ascii="Cambria Math" w:hAnsi="Cambria Math"/>
            <w:sz w:val="22"/>
            <w:szCs w:val="22"/>
          </w:rPr>
          <m:t>τ</m:t>
        </m:r>
      </m:oMath>
      <w:r w:rsidR="00000000">
        <w:rPr>
          <w:rFonts w:ascii="游明朝" w:eastAsia="游明朝" w:hAnsi="游明朝" w:cs="游明朝"/>
          <w:color w:val="222222"/>
          <w:sz w:val="22"/>
          <w:szCs w:val="22"/>
          <w:u w:color="222222"/>
          <w:shd w:val="clear" w:color="auto" w:fill="FFFFFF"/>
          <w:lang w:val="ja-JP"/>
        </w:rPr>
        <w:t>が0.1，0.5，0.9のそれぞれについて算出いたしました．いずれの捕捉率も，100%を下回れば実績の平均より低い予測を，上回れば高い予測を出していることになります．</w:t>
      </w:r>
      <w:commentRangeStart w:id="89"/>
      <w:r w:rsidR="00000000">
        <w:rPr>
          <w:rFonts w:ascii="游明朝" w:eastAsia="游明朝" w:hAnsi="游明朝" w:cs="游明朝"/>
          <w:color w:val="222222"/>
          <w:sz w:val="22"/>
          <w:szCs w:val="22"/>
          <w:u w:color="222222"/>
          <w:shd w:val="clear" w:color="auto" w:fill="FFFFFF"/>
          <w:lang w:val="ja-JP"/>
        </w:rPr>
        <w:t>実績値の平均は，スパイクの時点で22.54冊，平常時で1.47冊でございます</w:t>
      </w:r>
      <w:commentRangeEnd w:id="89"/>
      <w:r>
        <w:rPr>
          <w:rStyle w:val="ac"/>
          <w:rFonts w:ascii="游明朝" w:eastAsia="游明朝" w:hAnsi="游明朝" w:cs="游明朝"/>
          <w:color w:val="222222"/>
          <w:sz w:val="22"/>
          <w:szCs w:val="22"/>
          <w:u w:color="222222"/>
          <w:shd w:val="clear" w:color="auto" w:fill="FFFFFF"/>
          <w:lang w:val="ja-JP"/>
        </w:rPr>
        <w:commentReference w:id="89"/>
      </w:r>
      <w:r w:rsidR="00000000">
        <w:rPr>
          <w:rFonts w:ascii="游明朝" w:eastAsia="游明朝" w:hAnsi="游明朝" w:cs="游明朝"/>
          <w:color w:val="222222"/>
          <w:sz w:val="22"/>
          <w:szCs w:val="22"/>
          <w:u w:color="222222"/>
          <w:shd w:val="clear" w:color="auto" w:fill="FFFFFF"/>
          <w:lang w:val="ja-JP"/>
        </w:rPr>
        <w:t>．結果を下表に示します．下表は新原稿の表5と同じものでございます．</w:t>
      </w:r>
    </w:p>
    <w:p w14:paraId="08A079EE" w14:textId="77777777" w:rsidR="004B63DB" w:rsidRDefault="00000000">
      <w:pPr>
        <w:jc w:val="center"/>
      </w:pPr>
      <w:r>
        <w:rPr>
          <w:noProof/>
        </w:rPr>
        <w:drawing>
          <wp:inline distT="0" distB="0" distL="0" distR="0" wp14:anchorId="2B3E6199" wp14:editId="1332EC99">
            <wp:extent cx="5081755" cy="1284338"/>
            <wp:effectExtent l="0" t="0" r="0" b="0"/>
            <wp:docPr id="1728256066" name="Tabl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able4.png"/>
                    <pic:cNvPicPr/>
                  </pic:nvPicPr>
                  <pic:blipFill>
                    <a:blip r:embed="rId14"/>
                    <a:stretch>
                      <a:fillRect/>
                    </a:stretch>
                  </pic:blipFill>
                  <pic:spPr>
                    <a:xfrm>
                      <a:off x="0" y="0"/>
                      <a:ext cx="5081755" cy="1284338"/>
                    </a:xfrm>
                    <a:prstGeom prst="rect">
                      <a:avLst/>
                    </a:prstGeom>
                  </pic:spPr>
                </pic:pic>
              </a:graphicData>
            </a:graphic>
          </wp:inline>
        </w:drawing>
      </w:r>
    </w:p>
    <w:p w14:paraId="0F72648C" w14:textId="77777777" w:rsidR="00545825"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スパイクの時点では，いずれの手法も</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spike</m:t>
            </m:r>
          </m:sub>
        </m:sSub>
      </m:oMath>
      <w:r>
        <w:rPr>
          <w:rFonts w:ascii="游明朝" w:eastAsia="游明朝" w:hAnsi="游明朝" w:cs="游明朝"/>
          <w:color w:val="222222"/>
          <w:sz w:val="22"/>
          <w:szCs w:val="22"/>
          <w:u w:color="222222"/>
          <w:shd w:val="clear" w:color="auto" w:fill="FFFFFF"/>
          <w:lang w:val="ja-JP"/>
        </w:rPr>
        <w:t>が100%を大きく下回っており，実績の水準に届いておりません．中央値（</w:t>
      </w:r>
      <m:oMath>
        <m:r>
          <w:rPr>
            <w:rFonts w:ascii="Cambria Math" w:hAnsi="Cambria Math"/>
            <w:sz w:val="22"/>
            <w:szCs w:val="22"/>
          </w:rPr>
          <m:t>τ=0.5</m:t>
        </m:r>
      </m:oMath>
      <w:r>
        <w:rPr>
          <w:rFonts w:ascii="游明朝" w:eastAsia="游明朝" w:hAnsi="游明朝" w:cs="游明朝"/>
          <w:color w:val="222222"/>
          <w:sz w:val="22"/>
          <w:szCs w:val="22"/>
          <w:u w:color="222222"/>
          <w:shd w:val="clear" w:color="auto" w:fill="FFFFFF"/>
          <w:lang w:val="ja-JP"/>
        </w:rPr>
        <w:t>）で提案手法は27.1%，従来手法ProtoRAFは21.4%，上側分位点（</w:t>
      </w:r>
      <m:oMath>
        <m:r>
          <w:rPr>
            <w:rFonts w:ascii="Cambria Math" w:hAnsi="Cambria Math"/>
            <w:sz w:val="22"/>
            <w:szCs w:val="22"/>
          </w:rPr>
          <m:t>τ=0.9</m:t>
        </m:r>
      </m:oMath>
      <w:r>
        <w:rPr>
          <w:rFonts w:ascii="游明朝" w:eastAsia="游明朝" w:hAnsi="游明朝" w:cs="游明朝"/>
          <w:color w:val="222222"/>
          <w:sz w:val="22"/>
          <w:szCs w:val="22"/>
          <w:u w:color="222222"/>
          <w:shd w:val="clear" w:color="auto" w:fill="FFFFFF"/>
          <w:lang w:val="ja-JP"/>
        </w:rPr>
        <w:t>）でも提案手法56.9%，ProtoRAF 53.3%です．提案手法の方が高い値ではございますが，スパイクの高さそのものを再現できているとはいえません．</w:t>
      </w:r>
    </w:p>
    <w:p w14:paraId="32881478" w14:textId="77777777" w:rsidR="00290BB4" w:rsidRDefault="00D421AB">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一方で，平常時では</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normal</m:t>
            </m:r>
          </m:sub>
        </m:sSub>
      </m:oMath>
      <w:r>
        <w:rPr>
          <w:rFonts w:ascii="游明朝" w:eastAsia="游明朝" w:hAnsi="游明朝" w:cs="游明朝" w:hint="eastAsia"/>
          <w:color w:val="222222"/>
          <w:sz w:val="22"/>
          <w:szCs w:val="22"/>
          <w:u w:color="222222"/>
          <w:shd w:val="clear" w:color="auto" w:fill="FFFFFF"/>
          <w:lang w:val="ja-JP"/>
        </w:rPr>
        <w:t>が逆に100%を上回り，中央値で提案手法115.0%に対しProtoRAFは139.6%，上側分位点では提案手法405.3%に対しProtoRAFは554.3%です．従来手法では平常時において実績値を大幅に上回る予測値を示しているのに対し，提案手法ではその過大予測が比較的抑制されていることが確認できます．すなわち，提案手法は，従来手法と比べて</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spike</m:t>
            </m:r>
          </m:sub>
        </m:sSub>
      </m:oMath>
      <w:r>
        <w:rPr>
          <w:rFonts w:ascii="游明朝" w:eastAsia="游明朝" w:hAnsi="游明朝" w:cs="游明朝" w:hint="eastAsia"/>
          <w:color w:val="222222"/>
          <w:sz w:val="22"/>
          <w:szCs w:val="22"/>
          <w:u w:color="222222"/>
          <w:shd w:val="clear" w:color="auto" w:fill="FFFFFF"/>
          <w:lang w:val="ja-JP"/>
        </w:rPr>
        <w:t>が高く，</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normal</m:t>
            </m:r>
          </m:sub>
        </m:sSub>
      </m:oMath>
      <w:r>
        <w:rPr>
          <w:rFonts w:ascii="游明朝" w:eastAsia="游明朝" w:hAnsi="游明朝" w:cs="游明朝" w:hint="eastAsia"/>
          <w:color w:val="222222"/>
          <w:sz w:val="22"/>
          <w:szCs w:val="22"/>
          <w:u w:color="222222"/>
          <w:shd w:val="clear" w:color="auto" w:fill="FFFFFF"/>
          <w:lang w:val="ja-JP"/>
        </w:rPr>
        <w:t>が低いことを示しています．このことから，提案手法は上側分位点を一律に拡大するのではなく，スパイクが生じる時点に応じて予測の水準および予測区間の幅を相対的に引き上げていることが示唆されました．</w:t>
      </w:r>
      <w:commentRangeStart w:id="90"/>
      <w:r>
        <w:rPr>
          <w:rFonts w:ascii="游明朝" w:eastAsia="游明朝" w:hAnsi="游明朝" w:cs="游明朝" w:hint="eastAsia"/>
          <w:color w:val="222222"/>
          <w:sz w:val="22"/>
          <w:szCs w:val="22"/>
          <w:u w:color="222222"/>
          <w:shd w:val="clear" w:color="auto" w:fill="FFFFFF"/>
          <w:lang w:val="ja-JP"/>
        </w:rPr>
        <w:t>なお，スパイクの時点のうち実績が</w:t>
      </w:r>
      <m:oMath>
        <m:r>
          <w:rPr>
            <w:rFonts w:ascii="Cambria Math" w:hAnsi="Cambria Math"/>
            <w:sz w:val="22"/>
            <w:szCs w:val="22"/>
          </w:rPr>
          <m:t>τ=0.9</m:t>
        </m:r>
      </m:oMath>
      <w:r>
        <w:rPr>
          <w:rFonts w:ascii="游明朝" w:eastAsia="游明朝" w:hAnsi="游明朝" w:cs="游明朝" w:hint="eastAsia"/>
          <w:color w:val="222222"/>
          <w:sz w:val="22"/>
          <w:szCs w:val="22"/>
          <w:u w:color="222222"/>
          <w:shd w:val="clear" w:color="auto" w:fill="FFFFFF"/>
          <w:lang w:val="ja-JP"/>
        </w:rPr>
        <w:t>の予測に収まっていた割合は，提案手法が34.6%，ProtoRAFが29.9%であり，いずれも名目の90%を大きく下回っております．</w:t>
      </w:r>
      <w:commentRangeEnd w:id="90"/>
      <w:r w:rsidR="009E2A36">
        <w:rPr>
          <w:rStyle w:val="ac"/>
          <w:rFonts w:ascii="游明朝" w:eastAsia="游明朝" w:hAnsi="游明朝" w:cs="游明朝"/>
          <w:color w:val="222222"/>
          <w:sz w:val="22"/>
          <w:szCs w:val="22"/>
          <w:u w:color="222222"/>
          <w:shd w:val="clear" w:color="auto" w:fill="FFFFFF"/>
          <w:lang w:val="ja-JP"/>
        </w:rPr>
        <w:commentReference w:id="90"/>
      </w:r>
    </w:p>
    <w:p w14:paraId="29860F9E" w14:textId="77777777" w:rsidR="00290BB4"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の結果から，提案手法の特徴は，スパイクの高さそのものを正確に当てることではなく，スパイクの生じる時期に予測の水準と予測区間の幅を選択的に引き上げられている点にあると考えます．実務上，平常時に過剰な在庫を確保することなく，スパイクの発生が見込まれる時期に限定し</w:t>
      </w:r>
      <w:r>
        <w:rPr>
          <w:rFonts w:ascii="游明朝" w:eastAsia="游明朝" w:hAnsi="游明朝" w:cs="游明朝"/>
          <w:color w:val="222222"/>
          <w:sz w:val="22"/>
          <w:szCs w:val="22"/>
          <w:u w:color="222222"/>
          <w:shd w:val="clear" w:color="auto" w:fill="FFFFFF"/>
          <w:lang w:val="ja-JP"/>
        </w:rPr>
        <w:lastRenderedPageBreak/>
        <w:t>て発注量を増加させるという意思決定に資するものと考えております．</w:t>
      </w:r>
    </w:p>
    <w:p w14:paraId="1711F9F1" w14:textId="77777777" w:rsidR="00545825"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以上を，5.4.2 実験2の考察に追記いたしました．また5.4.5 実験5の記載にも，スパイクの時点に限定した評価がどこにあるかを明記しております．</w:t>
      </w:r>
    </w:p>
    <w:p w14:paraId="27AE485A"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641A6834" w14:textId="77777777" w:rsidR="00545825" w:rsidRDefault="00000000">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p.8 右カラム，5.4.2 実験2（記載の追加）：</w:t>
      </w:r>
    </w:p>
    <w:p w14:paraId="641C85FB" w14:textId="77777777" w:rsidR="00545825"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次に，スパイクの高さをどの程度再現できているかを確認する．時点</w:t>
      </w:r>
      <m:oMath>
        <m:r>
          <w:rPr>
            <w:rFonts w:ascii="Cambria Math" w:hAnsi="Cambria Math"/>
            <w:sz w:val="22"/>
            <w:szCs w:val="22"/>
          </w:rPr>
          <m:t>t</m:t>
        </m:r>
      </m:oMath>
      <w:r>
        <w:rPr>
          <w:rFonts w:ascii="游明朝" w:eastAsia="游明朝" w:hAnsi="游明朝" w:cs="游明朝"/>
          <w:color w:val="000000" w:themeColor="text1"/>
          <w:sz w:val="22"/>
          <w:szCs w:val="22"/>
          <w:u w:color="222222"/>
          <w:shd w:val="clear" w:color="auto" w:fill="FFFFFF"/>
          <w:lang w:val="ja-JP"/>
        </w:rPr>
        <w:t>の実績値を</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t</m:t>
            </m:r>
          </m:sub>
        </m:sSub>
      </m:oMath>
      <w:r>
        <w:rPr>
          <w:rFonts w:ascii="游明朝" w:eastAsia="游明朝" w:hAnsi="游明朝" w:cs="游明朝"/>
          <w:color w:val="000000" w:themeColor="text1"/>
          <w:sz w:val="22"/>
          <w:szCs w:val="22"/>
          <w:u w:color="222222"/>
          <w:shd w:val="clear" w:color="auto" w:fill="FFFFFF"/>
          <w:lang w:val="ja-JP"/>
        </w:rPr>
        <w:t>，分位点</w:t>
      </w:r>
      <m:oMath>
        <m:r>
          <w:rPr>
            <w:rFonts w:ascii="Cambria Math" w:hAnsi="Cambria Math"/>
            <w:sz w:val="22"/>
            <w:szCs w:val="22"/>
          </w:rPr>
          <m:t>τ</m:t>
        </m:r>
      </m:oMath>
      <w:r>
        <w:rPr>
          <w:rFonts w:ascii="游明朝" w:eastAsia="游明朝" w:hAnsi="游明朝" w:cs="游明朝"/>
          <w:color w:val="000000" w:themeColor="text1"/>
          <w:sz w:val="22"/>
          <w:szCs w:val="22"/>
          <w:u w:color="222222"/>
          <w:shd w:val="clear" w:color="auto" w:fill="FFFFFF"/>
          <w:lang w:val="ja-JP"/>
        </w:rPr>
        <w:t>の予測値を</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t</m:t>
            </m:r>
          </m:sub>
        </m:sSub>
      </m:oMath>
      <w:r>
        <w:rPr>
          <w:rFonts w:ascii="游明朝" w:eastAsia="游明朝" w:hAnsi="游明朝" w:cs="游明朝"/>
          <w:color w:val="000000" w:themeColor="text1"/>
          <w:sz w:val="22"/>
          <w:szCs w:val="22"/>
          <w:u w:color="222222"/>
          <w:shd w:val="clear" w:color="auto" w:fill="FFFFFF"/>
          <w:lang w:val="ja-JP"/>
        </w:rPr>
        <w:t>，その時点の</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スコアを</w:t>
      </w:r>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oMath>
      <w:r>
        <w:rPr>
          <w:rFonts w:ascii="游明朝" w:eastAsia="游明朝" w:hAnsi="游明朝" w:cs="游明朝"/>
          <w:color w:val="000000" w:themeColor="text1"/>
          <w:sz w:val="22"/>
          <w:szCs w:val="22"/>
          <w:u w:color="222222"/>
          <w:shd w:val="clear" w:color="auto" w:fill="FFFFFF"/>
          <w:lang w:val="ja-JP"/>
        </w:rPr>
        <w:t>とする．評価対象の時点を，</w:t>
      </w:r>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&gt;2</m:t>
        </m:r>
      </m:oMath>
      <w:r>
        <w:rPr>
          <w:rFonts w:ascii="游明朝" w:eastAsia="游明朝" w:hAnsi="游明朝" w:cs="游明朝"/>
          <w:color w:val="000000" w:themeColor="text1"/>
          <w:sz w:val="22"/>
          <w:szCs w:val="22"/>
          <w:u w:color="222222"/>
          <w:shd w:val="clear" w:color="auto" w:fill="FFFFFF"/>
          <w:lang w:val="ja-JP"/>
        </w:rPr>
        <w:t>となるスパイクの時点の集合</w:t>
      </w:r>
      <m:oMath>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spike</m:t>
            </m:r>
          </m:sub>
        </m:sSub>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&gt;2</m:t>
            </m:r>
          </m:e>
        </m:d>
      </m:oMath>
      <w:r>
        <w:rPr>
          <w:rFonts w:ascii="游明朝" w:eastAsia="游明朝" w:hAnsi="游明朝" w:cs="游明朝"/>
          <w:color w:val="000000" w:themeColor="text1"/>
          <w:sz w:val="22"/>
          <w:szCs w:val="22"/>
          <w:u w:color="222222"/>
          <w:shd w:val="clear" w:color="auto" w:fill="FFFFFF"/>
          <w:lang w:val="ja-JP"/>
        </w:rPr>
        <w:t>と，</w:t>
      </w:r>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&lt;0</m:t>
        </m:r>
      </m:oMath>
      <w:r>
        <w:rPr>
          <w:rFonts w:ascii="游明朝" w:eastAsia="游明朝" w:hAnsi="游明朝" w:cs="游明朝"/>
          <w:color w:val="000000" w:themeColor="text1"/>
          <w:sz w:val="22"/>
          <w:szCs w:val="22"/>
          <w:u w:color="222222"/>
          <w:shd w:val="clear" w:color="auto" w:fill="FFFFFF"/>
          <w:lang w:val="ja-JP"/>
        </w:rPr>
        <w:t>となる平常時の時点の集合</w:t>
      </w:r>
      <m:oMath>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normal</m:t>
            </m:r>
          </m:sub>
        </m:sSub>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t|</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&lt;0</m:t>
            </m:r>
          </m:e>
        </m:d>
      </m:oMath>
      <w:r>
        <w:rPr>
          <w:rFonts w:ascii="游明朝" w:eastAsia="游明朝" w:hAnsi="游明朝" w:cs="游明朝"/>
          <w:color w:val="000000" w:themeColor="text1"/>
          <w:sz w:val="22"/>
          <w:szCs w:val="22"/>
          <w:u w:color="222222"/>
          <w:shd w:val="clear" w:color="auto" w:fill="FFFFFF"/>
          <w:lang w:val="ja-JP"/>
        </w:rPr>
        <w:t>に分ける．そのうえで，それぞれの集合に含まれる時点に限って，予測値の平均を実績値の平均で割った捕捉率</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spike</m:t>
            </m:r>
          </m:sub>
        </m:sSub>
      </m:oMath>
      <w:r>
        <w:rPr>
          <w:rFonts w:ascii="游明朝" w:eastAsia="游明朝" w:hAnsi="游明朝" w:cs="游明朝"/>
          <w:color w:val="000000" w:themeColor="text1"/>
          <w:sz w:val="22"/>
          <w:szCs w:val="22"/>
          <w:u w:color="222222"/>
          <w:shd w:val="clear" w:color="auto" w:fill="FFFFFF"/>
          <w:lang w:val="ja-JP"/>
        </w:rPr>
        <w:t>，</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normal</m:t>
            </m:r>
          </m:sub>
        </m:sSub>
      </m:oMath>
      <w:r>
        <w:rPr>
          <w:rFonts w:ascii="游明朝" w:eastAsia="游明朝" w:hAnsi="游明朝" w:cs="游明朝"/>
          <w:color w:val="000000" w:themeColor="text1"/>
          <w:sz w:val="22"/>
          <w:szCs w:val="22"/>
          <w:u w:color="222222"/>
          <w:shd w:val="clear" w:color="auto" w:fill="FFFFFF"/>
          <w:lang w:val="ja-JP"/>
        </w:rPr>
        <w:t>を次により求める：</w:t>
      </w:r>
    </w:p>
    <w:p w14:paraId="354CC806" w14:textId="77777777" w:rsidR="00064990" w:rsidRDefault="00000000">
      <w:pPr>
        <w:ind w:leftChars="202" w:left="424"/>
        <w:jc w:val="center"/>
        <w:rPr>
          <w:rFonts w:ascii="游明朝" w:eastAsia="游明朝" w:hAnsi="游明朝" w:cs="游明朝"/>
          <w:color w:val="000000" w:themeColor="text1"/>
          <w:sz w:val="22"/>
          <w:szCs w:val="22"/>
          <w:u w:color="222222"/>
          <w:shd w:val="clear" w:color="auto" w:fill="FFFFFF"/>
          <w:lang w:val="ja-JP"/>
        </w:rPr>
      </w:pPr>
      <m:oMathPara>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spike</m:t>
              </m:r>
            </m:sub>
          </m:sSub>
          <m:r>
            <w:rPr>
              <w:rFonts w:ascii="Cambria Math" w:hAnsi="Cambria Math"/>
              <w:sz w:val="22"/>
              <w:szCs w:val="22"/>
            </w:rPr>
            <m:t>=</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w:rPr>
                      <w:rFonts w:ascii="Cambria Math" w:hAnsi="Cambria Math"/>
                      <w:sz w:val="22"/>
                      <w:szCs w:val="22"/>
                    </w:rPr>
                    <m:t>t∈</m:t>
                  </m:r>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spike</m:t>
                      </m:r>
                    </m:sub>
                  </m:sSub>
                </m:sub>
                <m:sup/>
                <m:e>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t</m:t>
                      </m:r>
                    </m:sub>
                  </m:sSub>
                </m:e>
              </m:nary>
            </m:num>
            <m:den>
              <m:nary>
                <m:naryPr>
                  <m:chr m:val="∑"/>
                  <m:limLoc m:val="undOvr"/>
                  <m:supHide m:val="1"/>
                  <m:ctrlPr>
                    <w:rPr>
                      <w:rFonts w:ascii="Cambria Math" w:hAnsi="Cambria Math"/>
                      <w:sz w:val="22"/>
                      <w:szCs w:val="22"/>
                    </w:rPr>
                  </m:ctrlPr>
                </m:naryPr>
                <m:sub>
                  <m:r>
                    <w:rPr>
                      <w:rFonts w:ascii="Cambria Math" w:hAnsi="Cambria Math"/>
                      <w:sz w:val="22"/>
                      <w:szCs w:val="22"/>
                    </w:rPr>
                    <m:t>t∈</m:t>
                  </m:r>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spike</m:t>
                      </m:r>
                    </m:sub>
                  </m:sSub>
                </m:sub>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t</m:t>
                      </m:r>
                    </m:sub>
                  </m:sSub>
                </m:e>
              </m:nary>
            </m:den>
          </m:f>
        </m:oMath>
      </m:oMathPara>
    </w:p>
    <w:p w14:paraId="5DA25FDA" w14:textId="77777777" w:rsidR="00064990" w:rsidRDefault="00000000">
      <w:pPr>
        <w:ind w:leftChars="202" w:left="424"/>
        <w:jc w:val="center"/>
        <w:rPr>
          <w:rFonts w:ascii="游明朝" w:eastAsia="游明朝" w:hAnsi="游明朝" w:cs="游明朝"/>
          <w:color w:val="000000" w:themeColor="text1"/>
          <w:sz w:val="22"/>
          <w:szCs w:val="22"/>
          <w:u w:color="222222"/>
          <w:shd w:val="clear" w:color="auto" w:fill="FFFFFF"/>
          <w:lang w:val="ja-JP"/>
        </w:rPr>
      </w:pPr>
      <m:oMathPara>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normal</m:t>
              </m:r>
            </m:sub>
          </m:sSub>
          <m:r>
            <w:rPr>
              <w:rFonts w:ascii="Cambria Math" w:hAnsi="Cambria Math"/>
              <w:sz w:val="22"/>
              <w:szCs w:val="22"/>
            </w:rPr>
            <m:t>=</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w:rPr>
                      <w:rFonts w:ascii="Cambria Math" w:hAnsi="Cambria Math"/>
                      <w:sz w:val="22"/>
                      <w:szCs w:val="22"/>
                    </w:rPr>
                    <m:t>t∈</m:t>
                  </m:r>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normal</m:t>
                      </m:r>
                    </m:sub>
                  </m:sSub>
                </m:sub>
                <m:sup/>
                <m:e>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t</m:t>
                      </m:r>
                    </m:sub>
                  </m:sSub>
                </m:e>
              </m:nary>
            </m:num>
            <m:den>
              <m:nary>
                <m:naryPr>
                  <m:chr m:val="∑"/>
                  <m:limLoc m:val="undOvr"/>
                  <m:supHide m:val="1"/>
                  <m:ctrlPr>
                    <w:rPr>
                      <w:rFonts w:ascii="Cambria Math" w:hAnsi="Cambria Math"/>
                      <w:sz w:val="22"/>
                      <w:szCs w:val="22"/>
                    </w:rPr>
                  </m:ctrlPr>
                </m:naryPr>
                <m:sub>
                  <m:r>
                    <w:rPr>
                      <w:rFonts w:ascii="Cambria Math" w:hAnsi="Cambria Math"/>
                      <w:sz w:val="22"/>
                      <w:szCs w:val="22"/>
                    </w:rPr>
                    <m:t>t∈</m:t>
                  </m:r>
                  <m:sSub>
                    <m:sSubPr>
                      <m:ctrlPr>
                        <w:rPr>
                          <w:rFonts w:ascii="Cambria Math" w:hAnsi="Cambria Math"/>
                          <w:sz w:val="22"/>
                          <w:szCs w:val="22"/>
                        </w:rPr>
                      </m:ctrlPr>
                    </m:sSubPr>
                    <m:e>
                      <m:r>
                        <m:rPr>
                          <m:scr m:val="script"/>
                          <m:sty m:val="p"/>
                        </m:rPr>
                        <w:rPr>
                          <w:rFonts w:ascii="Cambria Math" w:hAnsi="Cambria Math"/>
                          <w:sz w:val="22"/>
                          <w:szCs w:val="22"/>
                        </w:rPr>
                        <m:t>T</m:t>
                      </m:r>
                    </m:e>
                    <m:sub>
                      <m:r>
                        <m:rPr>
                          <m:sty m:val="p"/>
                        </m:rPr>
                        <w:rPr>
                          <w:rFonts w:ascii="Cambria Math" w:hAnsi="Cambria Math"/>
                          <w:sz w:val="22"/>
                          <w:szCs w:val="22"/>
                        </w:rPr>
                        <m:t>normal</m:t>
                      </m:r>
                    </m:sub>
                  </m:sSub>
                </m:sub>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t</m:t>
                      </m:r>
                    </m:sub>
                  </m:sSub>
                </m:e>
              </m:nary>
            </m:den>
          </m:f>
        </m:oMath>
      </m:oMathPara>
    </w:p>
    <w:p w14:paraId="39440796" w14:textId="77777777" w:rsidR="004B63DB" w:rsidRDefault="00000000">
      <w:pPr>
        <w:ind w:leftChars="202" w:left="424"/>
        <w:rPr>
          <w:rFonts w:ascii="游明朝" w:eastAsia="游明朝" w:hAnsi="游明朝" w:cs="游明朝" w:hint="eastAsia"/>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捕捉率が100%を下回れば実績の平均より低い予測を，上回れば高い予測を出していることを意味する．なお，</w:t>
      </w:r>
      <m:oMath>
        <m:r>
          <w:rPr>
            <w:rFonts w:ascii="Cambria Math" w:hAnsi="Cambria Math"/>
            <w:sz w:val="22"/>
            <w:szCs w:val="22"/>
          </w:rPr>
          <m:t>τ=0.1</m:t>
        </m:r>
      </m:oMath>
      <w:r>
        <w:rPr>
          <w:rFonts w:ascii="游明朝" w:eastAsia="游明朝" w:hAnsi="游明朝" w:cs="游明朝"/>
          <w:color w:val="000000" w:themeColor="text1"/>
          <w:sz w:val="22"/>
          <w:szCs w:val="22"/>
          <w:u w:color="222222"/>
          <w:shd w:val="clear" w:color="auto" w:fill="FFFFFF"/>
          <w:lang w:val="ja-JP"/>
        </w:rPr>
        <w:t>の予測値は負となる場合があるが，本評価では予測値を0で切り捨てずにそのまま用いた．</w:t>
      </w:r>
      <w:del w:id="91" w:author="MIKAWA Kenta" w:date="2026-09-29T18:58:00Z" w16du:dateUtc="2026-09-29T09:58:00Z">
        <w:r w:rsidDel="009E2A36">
          <w:rPr>
            <w:rFonts w:ascii="游明朝" w:eastAsia="游明朝" w:hAnsi="游明朝" w:cs="游明朝"/>
            <w:color w:val="000000" w:themeColor="text1"/>
            <w:sz w:val="22"/>
            <w:szCs w:val="22"/>
            <w:u w:color="222222"/>
            <w:shd w:val="clear" w:color="auto" w:fill="FFFFFF"/>
            <w:lang w:val="ja-JP"/>
          </w:rPr>
          <w:delText>そのため，平常時の</w:delText>
        </w:r>
      </w:del>
      <m:oMath>
        <m:r>
          <w:del w:id="92" w:author="MIKAWA Kenta" w:date="2026-09-29T18:58:00Z" w16du:dateUtc="2026-09-29T09:58:00Z">
            <w:rPr>
              <w:rFonts w:ascii="Cambria Math" w:hAnsi="Cambria Math"/>
              <w:sz w:val="22"/>
              <w:szCs w:val="22"/>
            </w:rPr>
            <m:t>τ=0.1</m:t>
          </w:del>
        </m:r>
      </m:oMath>
      <w:del w:id="93" w:author="MIKAWA Kenta" w:date="2026-09-29T18:58:00Z" w16du:dateUtc="2026-09-29T09:58:00Z">
        <w:r w:rsidDel="009E2A36">
          <w:rPr>
            <w:rFonts w:ascii="游明朝" w:eastAsia="游明朝" w:hAnsi="游明朝" w:cs="游明朝"/>
            <w:color w:val="000000" w:themeColor="text1"/>
            <w:sz w:val="22"/>
            <w:szCs w:val="22"/>
            <w:u w:color="222222"/>
            <w:shd w:val="clear" w:color="auto" w:fill="FFFFFF"/>
            <w:lang w:val="ja-JP"/>
          </w:rPr>
          <w:delText>の捕捉率は負の値をとることがある．</w:delText>
        </w:r>
      </w:del>
    </w:p>
    <w:p w14:paraId="01E3D3B9" w14:textId="5AC47A10" w:rsidR="004F42B0"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スパイクの時点と平常時における捕捉率を表5に示す．スパイクの時点における提案手法の</w:t>
      </w:r>
      <m:oMath>
        <m:sSub>
          <m:sSubPr>
            <m:ctrlPr>
              <w:rPr>
                <w:rFonts w:ascii="Cambria Math" w:hAnsi="Cambria Math"/>
              </w:rPr>
            </m:ctrlPr>
          </m:sSubPr>
          <m:e>
            <m:r>
              <w:rPr>
                <w:rFonts w:ascii="Cambria Math" w:hAnsi="Cambria Math"/>
                <w:sz w:val="22"/>
                <w:szCs w:val="22"/>
              </w:rPr>
              <m:t>C</m:t>
            </m:r>
          </m:e>
          <m:sub>
            <m:r>
              <m:rPr>
                <m:sty m:val="p"/>
              </m:rPr>
              <w:rPr>
                <w:rFonts w:ascii="Cambria Math" w:hAnsi="Cambria Math"/>
                <w:sz w:val="22"/>
                <w:szCs w:val="22"/>
                <w:rPrChange w:id="94" w:author="MIKAWA Kenta" w:date="2026-09-29T17:44:00Z" w16du:dateUtc="2026-09-29T08:44:00Z">
                  <w:rPr>
                    <w:rFonts w:ascii="Cambria Math" w:hAnsi="Cambria Math"/>
                    <w:sz w:val="22"/>
                    <w:szCs w:val="22"/>
                  </w:rPr>
                </w:rPrChange>
              </w:rPr>
              <m:t>spike</m:t>
            </m:r>
          </m:sub>
        </m:sSub>
      </m:oMath>
      <w:r>
        <w:rPr>
          <w:rFonts w:ascii="游明朝" w:eastAsia="游明朝" w:hAnsi="游明朝" w:cs="游明朝"/>
          <w:color w:val="000000" w:themeColor="text1"/>
          <w:sz w:val="22"/>
          <w:szCs w:val="22"/>
          <w:u w:color="222222"/>
          <w:shd w:val="clear" w:color="auto" w:fill="FFFFFF"/>
          <w:lang w:val="ja-JP"/>
        </w:rPr>
        <w:t>は</w:t>
      </w:r>
      <m:oMath>
        <m:r>
          <w:rPr>
            <w:rFonts w:ascii="Cambria Math" w:hAnsi="Cambria Math"/>
            <w:sz w:val="22"/>
            <w:szCs w:val="22"/>
          </w:rPr>
          <m:t>τ=0.5</m:t>
        </m:r>
      </m:oMath>
      <w:r>
        <w:rPr>
          <w:rFonts w:ascii="游明朝" w:eastAsia="游明朝" w:hAnsi="游明朝" w:cs="游明朝"/>
          <w:color w:val="000000" w:themeColor="text1"/>
          <w:sz w:val="22"/>
          <w:szCs w:val="22"/>
          <w:u w:color="222222"/>
          <w:shd w:val="clear" w:color="auto" w:fill="FFFFFF"/>
          <w:lang w:val="ja-JP"/>
        </w:rPr>
        <w:t>で27.1%，</w:t>
      </w:r>
      <m:oMath>
        <m:r>
          <w:rPr>
            <w:rFonts w:ascii="Cambria Math" w:hAnsi="Cambria Math"/>
            <w:sz w:val="22"/>
            <w:szCs w:val="22"/>
          </w:rPr>
          <m:t>τ=0.9</m:t>
        </m:r>
      </m:oMath>
      <w:r>
        <w:rPr>
          <w:rFonts w:ascii="游明朝" w:eastAsia="游明朝" w:hAnsi="游明朝" w:cs="游明朝"/>
          <w:color w:val="000000" w:themeColor="text1"/>
          <w:sz w:val="22"/>
          <w:szCs w:val="22"/>
          <w:u w:color="222222"/>
          <w:shd w:val="clear" w:color="auto" w:fill="FFFFFF"/>
          <w:lang w:val="ja-JP"/>
        </w:rPr>
        <w:t>で56.9%であり，ProtoRAFの21.4%，53.3%を上回るが，いずれも100%を大きく下回る．一方，平常時の</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normal</m:t>
            </m:r>
          </m:sub>
        </m:sSub>
      </m:oMath>
      <w:r>
        <w:rPr>
          <w:rFonts w:ascii="游明朝" w:eastAsia="游明朝" w:hAnsi="游明朝" w:cs="游明朝"/>
          <w:color w:val="000000" w:themeColor="text1"/>
          <w:sz w:val="22"/>
          <w:szCs w:val="22"/>
          <w:u w:color="222222"/>
          <w:shd w:val="clear" w:color="auto" w:fill="FFFFFF"/>
          <w:lang w:val="ja-JP"/>
        </w:rPr>
        <w:t>は100%を超え，提案手法は</w:t>
      </w:r>
      <m:oMath>
        <m:r>
          <w:rPr>
            <w:rFonts w:ascii="Cambria Math" w:hAnsi="Cambria Math"/>
            <w:sz w:val="22"/>
            <w:szCs w:val="22"/>
          </w:rPr>
          <m:t>τ=0.5</m:t>
        </m:r>
      </m:oMath>
      <w:r>
        <w:rPr>
          <w:rFonts w:ascii="游明朝" w:eastAsia="游明朝" w:hAnsi="游明朝" w:cs="游明朝"/>
          <w:color w:val="000000" w:themeColor="text1"/>
          <w:sz w:val="22"/>
          <w:szCs w:val="22"/>
          <w:u w:color="222222"/>
          <w:shd w:val="clear" w:color="auto" w:fill="FFFFFF"/>
          <w:lang w:val="ja-JP"/>
        </w:rPr>
        <w:t>で115.0%，</w:t>
      </w:r>
      <m:oMath>
        <m:r>
          <w:rPr>
            <w:rFonts w:ascii="Cambria Math" w:hAnsi="Cambria Math"/>
            <w:sz w:val="22"/>
            <w:szCs w:val="22"/>
          </w:rPr>
          <m:t>τ=0.9</m:t>
        </m:r>
      </m:oMath>
      <w:r>
        <w:rPr>
          <w:rFonts w:ascii="游明朝" w:eastAsia="游明朝" w:hAnsi="游明朝" w:cs="游明朝"/>
          <w:color w:val="000000" w:themeColor="text1"/>
          <w:sz w:val="22"/>
          <w:szCs w:val="22"/>
          <w:u w:color="222222"/>
          <w:shd w:val="clear" w:color="auto" w:fill="FFFFFF"/>
          <w:lang w:val="ja-JP"/>
        </w:rPr>
        <w:t>で405.3%であるのに対し，ProtoRAFは139.6%，554.3%であ</w:t>
      </w:r>
      <w:del w:id="95" w:author="MIKAWA Kenta" w:date="2026-09-29T18:58:00Z" w16du:dateUtc="2026-09-29T09:58:00Z">
        <w:r w:rsidDel="009E2A36">
          <w:rPr>
            <w:rFonts w:ascii="游明朝" w:eastAsia="游明朝" w:hAnsi="游明朝" w:cs="游明朝" w:hint="eastAsia"/>
            <w:color w:val="000000" w:themeColor="text1"/>
            <w:sz w:val="22"/>
            <w:szCs w:val="22"/>
            <w:u w:color="222222"/>
            <w:shd w:val="clear" w:color="auto" w:fill="FFFFFF"/>
            <w:lang w:val="ja-JP"/>
          </w:rPr>
          <w:delText>る．すなわち</w:delText>
        </w:r>
      </w:del>
      <w:ins w:id="96" w:author="MIKAWA Kenta" w:date="2026-09-29T18:58:00Z" w16du:dateUtc="2026-09-29T09:58:00Z">
        <w:r w:rsidR="009E2A36">
          <w:rPr>
            <w:rFonts w:ascii="游明朝" w:eastAsia="游明朝" w:hAnsi="游明朝" w:cs="游明朝" w:hint="eastAsia"/>
            <w:color w:val="000000" w:themeColor="text1"/>
            <w:sz w:val="22"/>
            <w:szCs w:val="22"/>
            <w:u w:color="222222"/>
            <w:shd w:val="clear" w:color="auto" w:fill="FFFFFF"/>
            <w:lang w:val="ja-JP"/>
          </w:rPr>
          <w:t>り，</w:t>
        </w:r>
      </w:ins>
      <w:r>
        <w:rPr>
          <w:rFonts w:ascii="游明朝" w:eastAsia="游明朝" w:hAnsi="游明朝" w:cs="游明朝"/>
          <w:color w:val="000000" w:themeColor="text1"/>
          <w:sz w:val="22"/>
          <w:szCs w:val="22"/>
          <w:u w:color="222222"/>
          <w:shd w:val="clear" w:color="auto" w:fill="FFFFFF"/>
          <w:lang w:val="ja-JP"/>
        </w:rPr>
        <w:t>提案手法は，従来手法と比べて</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spike</m:t>
            </m:r>
          </m:sub>
        </m:sSub>
      </m:oMath>
      <w:r>
        <w:rPr>
          <w:rFonts w:ascii="游明朝" w:eastAsia="游明朝" w:hAnsi="游明朝" w:cs="游明朝"/>
          <w:color w:val="000000" w:themeColor="text1"/>
          <w:sz w:val="22"/>
          <w:szCs w:val="22"/>
          <w:u w:color="222222"/>
          <w:shd w:val="clear" w:color="auto" w:fill="FFFFFF"/>
          <w:lang w:val="ja-JP"/>
        </w:rPr>
        <w:t>が高く，</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normal</m:t>
            </m:r>
          </m:sub>
        </m:sSub>
      </m:oMath>
      <w:r>
        <w:rPr>
          <w:rFonts w:ascii="游明朝" w:eastAsia="游明朝" w:hAnsi="游明朝" w:cs="游明朝"/>
          <w:color w:val="000000" w:themeColor="text1"/>
          <w:sz w:val="22"/>
          <w:szCs w:val="22"/>
          <w:u w:color="222222"/>
          <w:shd w:val="clear" w:color="auto" w:fill="FFFFFF"/>
          <w:lang w:val="ja-JP"/>
        </w:rPr>
        <w:t>が低い</w:t>
      </w:r>
      <w:ins w:id="97" w:author="MIKAWA Kenta" w:date="2026-09-29T18:58:00Z" w16du:dateUtc="2026-09-29T09:58:00Z">
        <w:r w:rsidR="009E2A36">
          <w:rPr>
            <w:rFonts w:ascii="游明朝" w:eastAsia="游明朝" w:hAnsi="游明朝" w:cs="游明朝" w:hint="eastAsia"/>
            <w:color w:val="000000" w:themeColor="text1"/>
            <w:sz w:val="22"/>
            <w:szCs w:val="22"/>
            <w:u w:color="222222"/>
            <w:shd w:val="clear" w:color="auto" w:fill="FFFFFF"/>
            <w:lang w:val="ja-JP"/>
          </w:rPr>
          <w:t>ことがわかる</w:t>
        </w:r>
      </w:ins>
      <w:r>
        <w:rPr>
          <w:rFonts w:ascii="游明朝" w:eastAsia="游明朝" w:hAnsi="游明朝" w:cs="游明朝"/>
          <w:color w:val="000000" w:themeColor="text1"/>
          <w:sz w:val="22"/>
          <w:szCs w:val="22"/>
          <w:u w:color="222222"/>
          <w:shd w:val="clear" w:color="auto" w:fill="FFFFFF"/>
          <w:lang w:val="ja-JP"/>
        </w:rPr>
        <w:t>．</w:t>
      </w:r>
      <w:ins w:id="98" w:author="MIKAWA Kenta" w:date="2026-09-29T18:58:00Z" w16du:dateUtc="2026-09-29T09:58:00Z">
        <w:r w:rsidR="009E2A36">
          <w:rPr>
            <w:rFonts w:ascii="游明朝" w:eastAsia="游明朝" w:hAnsi="游明朝" w:cs="游明朝" w:hint="eastAsia"/>
            <w:color w:val="000000" w:themeColor="text1"/>
            <w:sz w:val="22"/>
            <w:szCs w:val="22"/>
            <w:u w:color="222222"/>
            <w:shd w:val="clear" w:color="auto" w:fill="FFFFFF"/>
            <w:lang w:val="ja-JP"/>
          </w:rPr>
          <w:t>ここから提案手法は</w:t>
        </w:r>
      </w:ins>
      <w:r>
        <w:rPr>
          <w:rFonts w:ascii="游明朝" w:eastAsia="游明朝" w:hAnsi="游明朝" w:cs="游明朝"/>
          <w:color w:val="000000" w:themeColor="text1"/>
          <w:sz w:val="22"/>
          <w:szCs w:val="22"/>
          <w:u w:color="222222"/>
          <w:shd w:val="clear" w:color="auto" w:fill="FFFFFF"/>
          <w:lang w:val="ja-JP"/>
        </w:rPr>
        <w:t>上側分位点を一律に広げているのではなく，スパイクの時点で選択的に予測の水準と幅を高めている</w:t>
      </w:r>
      <w:ins w:id="99" w:author="MIKAWA Kenta" w:date="2026-09-29T18:59:00Z" w16du:dateUtc="2026-09-29T09:59:00Z">
        <w:r w:rsidR="009E2A36">
          <w:rPr>
            <w:rFonts w:ascii="游明朝" w:eastAsia="游明朝" w:hAnsi="游明朝" w:cs="游明朝" w:hint="eastAsia"/>
            <w:color w:val="000000" w:themeColor="text1"/>
            <w:sz w:val="22"/>
            <w:szCs w:val="22"/>
            <w:u w:color="222222"/>
            <w:shd w:val="clear" w:color="auto" w:fill="FFFFFF"/>
            <w:lang w:val="ja-JP"/>
          </w:rPr>
          <w:t>こともわかる</w:t>
        </w:r>
      </w:ins>
      <w:r>
        <w:rPr>
          <w:rFonts w:ascii="游明朝" w:eastAsia="游明朝" w:hAnsi="游明朝" w:cs="游明朝"/>
          <w:color w:val="000000" w:themeColor="text1"/>
          <w:sz w:val="22"/>
          <w:szCs w:val="22"/>
          <w:u w:color="222222"/>
          <w:shd w:val="clear" w:color="auto" w:fill="FFFFFF"/>
          <w:lang w:val="ja-JP"/>
        </w:rPr>
        <w:t>．Multi-RAFもほぼ同等</w:t>
      </w:r>
      <w:ins w:id="100" w:author="MIKAWA Kenta" w:date="2026-09-29T18:59:00Z" w16du:dateUtc="2026-09-29T09:59:00Z">
        <w:r w:rsidR="009E2A36">
          <w:rPr>
            <w:rFonts w:ascii="游明朝" w:eastAsia="游明朝" w:hAnsi="游明朝" w:cs="游明朝" w:hint="eastAsia"/>
            <w:color w:val="000000" w:themeColor="text1"/>
            <w:sz w:val="22"/>
            <w:szCs w:val="22"/>
            <w:u w:color="222222"/>
            <w:shd w:val="clear" w:color="auto" w:fill="FFFFFF"/>
            <w:lang w:val="ja-JP"/>
          </w:rPr>
          <w:t>の傾向を示しており</w:t>
        </w:r>
      </w:ins>
      <w:del w:id="101" w:author="MIKAWA Kenta" w:date="2026-09-29T18:59:00Z" w16du:dateUtc="2026-09-29T09:59:00Z">
        <w:r w:rsidDel="009E2A36">
          <w:rPr>
            <w:rFonts w:ascii="游明朝" w:eastAsia="游明朝" w:hAnsi="游明朝" w:cs="游明朝" w:hint="eastAsia"/>
            <w:color w:val="000000" w:themeColor="text1"/>
            <w:sz w:val="22"/>
            <w:szCs w:val="22"/>
            <w:u w:color="222222"/>
            <w:shd w:val="clear" w:color="auto" w:fill="FFFFFF"/>
            <w:lang w:val="ja-JP"/>
          </w:rPr>
          <w:delText>で</w:delText>
        </w:r>
        <w:r w:rsidDel="009E2A36">
          <w:rPr>
            <w:rFonts w:ascii="游明朝" w:eastAsia="游明朝" w:hAnsi="游明朝" w:cs="游明朝"/>
            <w:color w:val="000000" w:themeColor="text1"/>
            <w:sz w:val="22"/>
            <w:szCs w:val="22"/>
            <w:u w:color="222222"/>
            <w:shd w:val="clear" w:color="auto" w:fill="FFFFFF"/>
            <w:lang w:val="ja-JP"/>
          </w:rPr>
          <w:delText>あり</w:delText>
        </w:r>
      </w:del>
      <w:r>
        <w:rPr>
          <w:rFonts w:ascii="游明朝" w:eastAsia="游明朝" w:hAnsi="游明朝" w:cs="游明朝"/>
          <w:color w:val="000000" w:themeColor="text1"/>
          <w:sz w:val="22"/>
          <w:szCs w:val="22"/>
          <w:u w:color="222222"/>
          <w:shd w:val="clear" w:color="auto" w:fill="FFFFFF"/>
          <w:lang w:val="ja-JP"/>
        </w:rPr>
        <w:t>，この性質は主にマルチストリームエンコードによる</w:t>
      </w:r>
      <w:ins w:id="102" w:author="MIKAWA Kenta" w:date="2026-09-29T18:59:00Z" w16du:dateUtc="2026-09-29T09:59:00Z">
        <w:r w:rsidR="00C375E7">
          <w:rPr>
            <w:rFonts w:ascii="游明朝" w:eastAsia="游明朝" w:hAnsi="游明朝" w:cs="游明朝" w:hint="eastAsia"/>
            <w:color w:val="000000" w:themeColor="text1"/>
            <w:sz w:val="22"/>
            <w:szCs w:val="22"/>
            <w:u w:color="222222"/>
            <w:shd w:val="clear" w:color="auto" w:fill="FFFFFF"/>
            <w:lang w:val="ja-JP"/>
          </w:rPr>
          <w:t>と考えられる</w:t>
        </w:r>
      </w:ins>
      <w:r>
        <w:rPr>
          <w:rFonts w:ascii="游明朝" w:eastAsia="游明朝" w:hAnsi="游明朝" w:cs="游明朝"/>
          <w:color w:val="000000" w:themeColor="text1"/>
          <w:sz w:val="22"/>
          <w:szCs w:val="22"/>
          <w:u w:color="222222"/>
          <w:shd w:val="clear" w:color="auto" w:fill="FFFFFF"/>
          <w:lang w:val="ja-JP"/>
        </w:rPr>
        <w:t>．</w:t>
      </w:r>
    </w:p>
    <w:p w14:paraId="1C3E0599" w14:textId="77777777" w:rsidR="00545825" w:rsidRDefault="00000000">
      <w:pPr>
        <w:ind w:leftChars="202" w:left="424"/>
        <w:rPr>
          <w:rFonts w:ascii="游明朝" w:eastAsia="游明朝" w:hAnsi="游明朝" w:cs="游明朝" w:hint="eastAsia"/>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以上より，提案手法の寄与はスパイクの高さの再現ではなく，立ち上がりの時期と不確実性の提示にある．販売冊数は在庫が尽きた時点で頭打ちとなるため学習データ自体が</w:t>
      </w:r>
      <w:commentRangeStart w:id="103"/>
      <w:r>
        <w:rPr>
          <w:rFonts w:ascii="游明朝" w:eastAsia="游明朝" w:hAnsi="游明朝" w:cs="游明朝"/>
          <w:color w:val="000000" w:themeColor="text1"/>
          <w:sz w:val="22"/>
          <w:szCs w:val="22"/>
          <w:u w:color="222222"/>
          <w:shd w:val="clear" w:color="auto" w:fill="FFFFFF"/>
          <w:lang w:val="ja-JP"/>
        </w:rPr>
        <w:t>高さを</w:t>
      </w:r>
      <w:commentRangeEnd w:id="103"/>
      <w:r w:rsidR="00C375E7">
        <w:rPr>
          <w:rStyle w:val="ac"/>
          <w:rFonts w:ascii="游明朝" w:eastAsia="游明朝" w:hAnsi="游明朝" w:cs="游明朝"/>
          <w:color w:val="000000" w:themeColor="text1"/>
          <w:sz w:val="22"/>
          <w:szCs w:val="22"/>
          <w:u w:color="222222"/>
          <w:shd w:val="clear" w:color="auto" w:fill="FFFFFF"/>
          <w:lang w:val="ja-JP"/>
        </w:rPr>
        <w:commentReference w:id="103"/>
      </w:r>
      <w:r>
        <w:rPr>
          <w:rFonts w:ascii="游明朝" w:eastAsia="游明朝" w:hAnsi="游明朝" w:cs="游明朝"/>
          <w:color w:val="000000" w:themeColor="text1"/>
          <w:sz w:val="22"/>
          <w:szCs w:val="22"/>
          <w:u w:color="222222"/>
          <w:shd w:val="clear" w:color="auto" w:fill="FFFFFF"/>
          <w:lang w:val="ja-JP"/>
        </w:rPr>
        <w:t>過小に含み，またスパイクの契機は受賞や映像化といった外生的な事象にあるため，販売履歴のみから高さを決めることは原理的に難しい．</w:t>
      </w:r>
      <w:del w:id="104" w:author="MIKAWA Kenta" w:date="2026-09-29T18:59:00Z" w16du:dateUtc="2026-09-29T09:59:00Z">
        <w:r w:rsidDel="00C375E7">
          <w:rPr>
            <w:rFonts w:ascii="游明朝" w:eastAsia="游明朝" w:hAnsi="游明朝" w:cs="游明朝"/>
            <w:color w:val="000000" w:themeColor="text1"/>
            <w:sz w:val="22"/>
            <w:szCs w:val="22"/>
            <w:u w:color="222222"/>
            <w:shd w:val="clear" w:color="auto" w:fill="FFFFFF"/>
            <w:lang w:val="ja-JP"/>
          </w:rPr>
          <w:delText>高さの再現は本研究の限界である．</w:delText>
        </w:r>
      </w:del>
    </w:p>
    <w:p w14:paraId="12698A91" w14:textId="77777777" w:rsidR="007109C2" w:rsidRDefault="007109C2">
      <w:pPr>
        <w:rPr>
          <w:rFonts w:ascii="游明朝" w:eastAsia="游明朝" w:hAnsi="游明朝" w:cs="游明朝"/>
          <w:color w:val="222222"/>
          <w:sz w:val="22"/>
          <w:szCs w:val="22"/>
          <w:u w:color="222222"/>
          <w:shd w:val="clear" w:color="auto" w:fill="FFFFFF"/>
        </w:rPr>
      </w:pPr>
    </w:p>
    <w:p w14:paraId="75F587D5" w14:textId="77777777" w:rsidR="007109C2" w:rsidRPr="00990D2A" w:rsidRDefault="0041754F">
      <w:pPr>
        <w:keepNext/>
        <w:rPr>
          <w:rFonts w:ascii="游明朝" w:eastAsia="游明朝" w:hAnsi="游明朝" w:cs="游明朝"/>
          <w:b/>
          <w:bCs/>
          <w:color w:val="000000" w:themeColor="text1"/>
          <w:sz w:val="22"/>
          <w:szCs w:val="22"/>
          <w:u w:val="single"/>
          <w:shd w:val="clear" w:color="auto" w:fill="FFFFFF"/>
        </w:rPr>
      </w:pPr>
      <w:r>
        <w:rPr>
          <w:rFonts w:ascii="游明朝" w:eastAsia="游明朝" w:hAnsi="游明朝" w:cs="游明朝"/>
          <w:b/>
          <w:bCs/>
          <w:color w:val="000000" w:themeColor="text1"/>
          <w:sz w:val="22"/>
          <w:szCs w:val="22"/>
          <w:u w:val="single"/>
          <w:shd w:val="clear" w:color="auto" w:fill="FFFFFF"/>
          <w:lang w:val="ja-JP"/>
        </w:rPr>
        <w:t xml:space="preserve">　新原稿 p.10，表5（新規追加）：</w:t>
      </w:r>
    </w:p>
    <w:p w14:paraId="6768E831" w14:textId="77777777" w:rsidR="004B63DB" w:rsidRDefault="00000000">
      <w:pPr>
        <w:jc w:val="center"/>
      </w:pPr>
      <w:r>
        <w:rPr>
          <w:noProof/>
        </w:rPr>
        <w:drawing>
          <wp:inline distT="0" distB="0" distL="0" distR="0" wp14:anchorId="23AB5E09" wp14:editId="00433872">
            <wp:extent cx="5081755" cy="1284338"/>
            <wp:effectExtent l="0" t="0" r="0" b="0"/>
            <wp:docPr id="1205996267" name="Tabl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table4.png"/>
                    <pic:cNvPicPr/>
                  </pic:nvPicPr>
                  <pic:blipFill>
                    <a:blip r:embed="rId14"/>
                    <a:stretch>
                      <a:fillRect/>
                    </a:stretch>
                  </pic:blipFill>
                  <pic:spPr>
                    <a:xfrm>
                      <a:off x="0" y="0"/>
                      <a:ext cx="5081755" cy="1284338"/>
                    </a:xfrm>
                    <a:prstGeom prst="rect">
                      <a:avLst/>
                    </a:prstGeom>
                  </pic:spPr>
                </pic:pic>
              </a:graphicData>
            </a:graphic>
          </wp:inline>
        </w:drawing>
      </w:r>
    </w:p>
    <w:p w14:paraId="3EA09CB5"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32A89DBA"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p.12 左カラム，5.4.5 実験5（記載の追加）：</w:t>
      </w:r>
    </w:p>
    <w:p w14:paraId="0BCA8971" w14:textId="77777777" w:rsidR="00A3382C" w:rsidRDefault="007109C2">
      <w:pPr>
        <w:ind w:leftChars="202" w:left="424"/>
        <w:rPr>
          <w:ins w:id="105" w:author="MIKAWA Kenta" w:date="2026-09-29T18:59:00Z" w16du:dateUtc="2026-09-29T09:59:00Z"/>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ただし書籍Bでは，予測の上昇は実績の急増に比べて小さく，スパイクの水準までは再現できていない．なお，スパイクの時点だけに限った評価は表3の</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スコアが2</w:t>
      </w:r>
      <w:ins w:id="106" w:author="MIKAWA Kenta" w:date="2026-09-29T17:45:00Z" w16du:dateUtc="2026-09-29T08:45:00Z">
        <w:r w:rsidR="0098719C" w:rsidRPr="0098719C">
          <w:rPr>
            <w:rFonts w:ascii="游明朝" w:eastAsia="游明朝" w:hAnsi="游明朝" w:cs="游明朝" w:hint="eastAsia"/>
            <w:color w:val="000000" w:themeColor="text1"/>
            <w:sz w:val="22"/>
            <w:szCs w:val="22"/>
            <w:u w:color="222222"/>
            <w:shd w:val="clear" w:color="auto" w:fill="FFFFFF"/>
            <w:lang w:val="ja-JP"/>
          </w:rPr>
          <w:t>を超える</w:t>
        </w:r>
      </w:ins>
      <w:del w:id="107" w:author="MIKAWA Kenta" w:date="2026-09-29T17:45:00Z" w16du:dateUtc="2026-09-29T08:45:00Z">
        <w:r w:rsidRPr="0098719C" w:rsidDel="0098719C">
          <w:rPr>
            <w:rFonts w:ascii="游明朝" w:eastAsia="游明朝" w:hAnsi="游明朝" w:cs="游明朝"/>
            <w:color w:val="000000" w:themeColor="text1"/>
            <w:sz w:val="22"/>
            <w:szCs w:val="22"/>
            <w:u w:color="222222"/>
            <w:shd w:val="clear" w:color="auto" w:fill="FFFFFF"/>
            <w:lang w:val="ja-JP"/>
          </w:rPr>
          <w:delText>以上の</w:delText>
        </w:r>
      </w:del>
      <w:r>
        <w:rPr>
          <w:rFonts w:ascii="游明朝" w:eastAsia="游明朝" w:hAnsi="游明朝" w:cs="游明朝"/>
          <w:color w:val="000000" w:themeColor="text1"/>
          <w:sz w:val="22"/>
          <w:szCs w:val="22"/>
          <w:u w:color="222222"/>
          <w:shd w:val="clear" w:color="auto" w:fill="FFFFFF"/>
          <w:lang w:val="ja-JP"/>
        </w:rPr>
        <w:t>区分に，スパイクの位置のずれの評価は表6に示している．</w:t>
      </w:r>
    </w:p>
    <w:p w14:paraId="09B7B779" w14:textId="5FD1B99C" w:rsidR="007109C2" w:rsidRPr="00287734" w:rsidRDefault="00A3382C">
      <w:pPr>
        <w:ind w:leftChars="202" w:left="424"/>
        <w:rPr>
          <w:rFonts w:ascii="游明朝" w:eastAsia="游明朝" w:hAnsi="游明朝" w:cs="游明朝"/>
          <w:color w:val="222222"/>
          <w:sz w:val="22"/>
          <w:szCs w:val="22"/>
          <w:u w:color="222222"/>
          <w:shd w:val="clear" w:color="auto" w:fill="FFFFFF"/>
        </w:rPr>
      </w:pPr>
      <w:ins w:id="108" w:author="MIKAWA Kenta" w:date="2026-09-29T18:59:00Z" w16du:dateUtc="2026-09-29T09:59:00Z">
        <w:r w:rsidDel="00A3382C">
          <w:rPr>
            <w:rFonts w:ascii="游明朝" w:eastAsia="游明朝" w:hAnsi="游明朝" w:cs="游明朝"/>
            <w:color w:val="000000" w:themeColor="text1"/>
            <w:sz w:val="22"/>
            <w:szCs w:val="22"/>
            <w:u w:color="222222"/>
            <w:shd w:val="clear" w:color="auto" w:fill="FFFFFF"/>
            <w:lang w:val="ja-JP"/>
          </w:rPr>
          <w:t xml:space="preserve"> </w:t>
        </w:r>
      </w:ins>
      <w:del w:id="109" w:author="MIKAWA Kenta" w:date="2026-09-29T18:59:00Z" w16du:dateUtc="2026-09-29T09:59:00Z">
        <w:r w:rsidR="007109C2" w:rsidDel="00A3382C">
          <w:rPr>
            <w:rFonts w:ascii="游明朝" w:eastAsia="游明朝" w:hAnsi="游明朝" w:cs="游明朝"/>
            <w:color w:val="000000" w:themeColor="text1"/>
            <w:sz w:val="22"/>
            <w:szCs w:val="22"/>
            <w:u w:color="222222"/>
            <w:shd w:val="clear" w:color="auto" w:fill="FFFFFF"/>
            <w:lang w:val="ja-JP"/>
          </w:rPr>
          <w:delText>また，スパイクの高さの再現と上側分位点による被覆については5.4.2項で述べた通りである．</w:delText>
        </w:r>
      </w:del>
    </w:p>
    <w:p w14:paraId="68065AB2" w14:textId="77777777" w:rsidR="007109C2" w:rsidRDefault="007109C2">
      <w:pPr>
        <w:rPr>
          <w:rFonts w:ascii="游明朝" w:eastAsia="游明朝" w:hAnsi="游明朝" w:cs="游明朝"/>
          <w:color w:val="222222"/>
          <w:sz w:val="22"/>
          <w:szCs w:val="22"/>
          <w:u w:color="222222"/>
          <w:shd w:val="clear" w:color="auto" w:fill="FFFFFF"/>
        </w:rPr>
      </w:pPr>
    </w:p>
    <w:p w14:paraId="56D25247" w14:textId="571BCA89"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lastRenderedPageBreak/>
        <w:t>【査読者</w:t>
      </w:r>
      <w:del w:id="110" w:author="MIKAWA Kenta" w:date="2026-09-29T17:44:00Z" w16du:dateUtc="2026-09-29T08:44:00Z">
        <w:r w:rsidRPr="001A2D82" w:rsidDel="0098719C">
          <w:rPr>
            <w:rFonts w:asciiTheme="majorEastAsia" w:eastAsiaTheme="majorEastAsia" w:hAnsiTheme="majorEastAsia" w:cs="游明朝"/>
            <w:b/>
            <w:bCs/>
            <w:sz w:val="22"/>
            <w:szCs w:val="22"/>
          </w:rPr>
          <w:delText>#</w:delText>
        </w:r>
      </w:del>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5DAB520C"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第6節では返本および機会損失について議論されているが，そこで示された改善が実社会においてどの程度のインパクトを持つのかを，より明確に示していただきたい．可能であれば，返本冊数や機会損失冊数だけでなく，金額換算した効果やリスクの大きさなどを示すことで，提案手法の実務的な意義がより理解しやすくなると考える．</w:t>
      </w:r>
    </w:p>
    <w:p w14:paraId="1077718D"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514BE3DF"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6771BDF2" w14:textId="39D274F8" w:rsidR="007109C2" w:rsidRDefault="00A3382C">
      <w:pPr>
        <w:ind w:firstLine="220"/>
        <w:rPr>
          <w:rFonts w:ascii="游明朝" w:eastAsia="游明朝" w:hAnsi="游明朝" w:cs="游明朝"/>
          <w:color w:val="222222"/>
          <w:sz w:val="22"/>
          <w:szCs w:val="22"/>
          <w:u w:color="222222"/>
          <w:shd w:val="clear" w:color="auto" w:fill="FFFFFF"/>
          <w:lang w:val="ja-JP"/>
        </w:rPr>
      </w:pPr>
      <w:ins w:id="111" w:author="MIKAWA Kenta" w:date="2026-09-29T19:00:00Z" w16du:dateUtc="2026-09-29T10:00:00Z">
        <w:r>
          <w:rPr>
            <w:rFonts w:ascii="游明朝" w:eastAsia="游明朝" w:hAnsi="游明朝" w:cs="游明朝" w:hint="eastAsia"/>
            <w:color w:val="222222"/>
            <w:sz w:val="22"/>
            <w:szCs w:val="22"/>
            <w:u w:color="222222"/>
            <w:shd w:val="clear" w:color="auto" w:fill="FFFFFF"/>
            <w:lang w:val="ja-JP"/>
          </w:rPr>
          <w:t>実用上．大変有益な</w:t>
        </w:r>
      </w:ins>
      <w:r w:rsidR="00287734" w:rsidRPr="00287734">
        <w:rPr>
          <w:rFonts w:ascii="游明朝" w:eastAsia="游明朝" w:hAnsi="游明朝" w:cs="游明朝"/>
          <w:color w:val="222222"/>
          <w:sz w:val="22"/>
          <w:szCs w:val="22"/>
          <w:u w:color="222222"/>
          <w:shd w:val="clear" w:color="auto" w:fill="FFFFFF"/>
          <w:lang w:val="ja-JP"/>
        </w:rPr>
        <w:t>ご指摘</w:t>
      </w:r>
      <w:ins w:id="112" w:author="MIKAWA Kenta" w:date="2026-09-29T19:00:00Z" w16du:dateUtc="2026-09-29T10:00:00Z">
        <w:r>
          <w:rPr>
            <w:rFonts w:ascii="游明朝" w:eastAsia="游明朝" w:hAnsi="游明朝" w:cs="游明朝" w:hint="eastAsia"/>
            <w:color w:val="222222"/>
            <w:sz w:val="22"/>
            <w:szCs w:val="22"/>
            <w:u w:color="222222"/>
            <w:shd w:val="clear" w:color="auto" w:fill="FFFFFF"/>
            <w:lang w:val="ja-JP"/>
          </w:rPr>
          <w:t>を</w:t>
        </w:r>
      </w:ins>
      <w:r w:rsidR="00287734" w:rsidRPr="00287734">
        <w:rPr>
          <w:rFonts w:ascii="游明朝" w:eastAsia="游明朝" w:hAnsi="游明朝" w:cs="游明朝"/>
          <w:color w:val="222222"/>
          <w:sz w:val="22"/>
          <w:szCs w:val="22"/>
          <w:u w:color="222222"/>
          <w:shd w:val="clear" w:color="auto" w:fill="FFFFFF"/>
          <w:lang w:val="ja-JP"/>
        </w:rPr>
        <w:t>いただき，ありがとうございます．ご指摘の通り，冊数のみの記載では実務上の規模を十分に把握することが困難であり，説明が不十分でした．</w:t>
      </w:r>
    </w:p>
    <w:p w14:paraId="1190E840" w14:textId="77777777" w:rsidR="007109C2" w:rsidRPr="00132C0A" w:rsidRDefault="00287734" w:rsidP="00132C0A">
      <w:pPr>
        <w:ind w:firstLine="220"/>
        <w:rPr>
          <w:rFonts w:ascii="游明朝" w:eastAsia="游明朝" w:hAnsi="游明朝" w:cs="游明朝"/>
          <w:color w:val="222222"/>
          <w:sz w:val="22"/>
          <w:szCs w:val="22"/>
          <w:u w:color="222222"/>
          <w:shd w:val="clear" w:color="auto" w:fill="FFFFFF"/>
        </w:rPr>
      </w:pPr>
      <w:r>
        <w:rPr>
          <w:rFonts w:ascii="游明朝" w:eastAsia="游明朝" w:hAnsi="游明朝" w:cs="游明朝" w:hint="eastAsia"/>
          <w:color w:val="222222"/>
          <w:sz w:val="22"/>
          <w:szCs w:val="22"/>
          <w:u w:color="222222"/>
          <w:shd w:val="clear" w:color="auto" w:fill="FFFFFF"/>
          <w:lang w:val="ja-JP"/>
        </w:rPr>
        <w:t>査読者のご指摘を踏まえ，データに含まれる本体価格を用いて，冊数を金額に換算いたしました．この結果，GateRAFの過剰入荷は3,173万円分，機会損失は1億2,009万円分となり，Baselineと比べて合わせて約1,596万円分少なくなりました．この約1,596万円は，評価対象とした1,157書名の64日間における本体価格ベースの売上2億1,369万円の約7.5%にあたります．ただし，返本は返品として精算され，機会損失による実際の逸失は粗利に相当する部分であるため，これらの金額は実際の損失額ではなく，過不足の規模を本体価格で表したものでございます．なお，入荷量は負とならないため，予測値が負となる場合には入荷量を0として計算するよう改め，機会損失の値を更新しております．</w:t>
      </w:r>
    </w:p>
    <w:p w14:paraId="7F2A91F9" w14:textId="0793533D"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あわせて，はじめに述べた物流コストと在庫リスクの観点からの意味づけも加え</w:t>
      </w:r>
      <w:ins w:id="113" w:author="MIKAWA Kenta" w:date="2026-09-29T19:00:00Z" w16du:dateUtc="2026-09-29T10:00:00Z">
        <w:r w:rsidR="00A3382C">
          <w:rPr>
            <w:rFonts w:ascii="游明朝" w:eastAsia="游明朝" w:hAnsi="游明朝" w:cs="游明朝" w:hint="eastAsia"/>
            <w:color w:val="222222"/>
            <w:sz w:val="22"/>
            <w:szCs w:val="22"/>
            <w:u w:color="222222"/>
            <w:shd w:val="clear" w:color="auto" w:fill="FFFFFF"/>
            <w:lang w:val="ja-JP"/>
          </w:rPr>
          <w:t>るの致し</w:t>
        </w:r>
      </w:ins>
      <w:r>
        <w:rPr>
          <w:rFonts w:ascii="游明朝" w:eastAsia="游明朝" w:hAnsi="游明朝" w:cs="游明朝"/>
          <w:color w:val="222222"/>
          <w:sz w:val="22"/>
          <w:szCs w:val="22"/>
          <w:u w:color="222222"/>
          <w:shd w:val="clear" w:color="auto" w:fill="FFFFFF"/>
          <w:lang w:val="ja-JP"/>
        </w:rPr>
        <w:t>ました．返本は書店から取次・出版社への返品であり往復の輸送を伴いますが，GateRAFはBaselineに対し返本を16,201冊減らしております．また委託販売制度のもとで売れ残りの在庫リスクを負うのは出版社であるため，過剰入荷の抑制はそのリスクの軽減にあたります．機会損失も同時に6,620冊減っており，欠品を増やさずにこれを実現しております．</w:t>
      </w:r>
    </w:p>
    <w:p w14:paraId="1F2EFC8A"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以上を，表9の金額列と6章の考察2段落として追記いたしました．</w:t>
      </w:r>
    </w:p>
    <w:p w14:paraId="689AF001"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1AF64735"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p.14，表9（金額列の追加）：</w:t>
      </w:r>
    </w:p>
    <w:p w14:paraId="751684DB" w14:textId="77777777" w:rsidR="0063188C" w:rsidRDefault="00000000">
      <w:pPr>
        <w:jc w:val="center"/>
      </w:pPr>
      <w:r>
        <w:rPr>
          <w:noProof/>
        </w:rPr>
        <w:drawing>
          <wp:inline distT="0" distB="0" distL="0" distR="0" wp14:anchorId="2DD9113B" wp14:editId="7B76D787">
            <wp:extent cx="5548530" cy="1242639"/>
            <wp:effectExtent l="0" t="0" r="0" b="0"/>
            <wp:docPr id="1003" name="Tabl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table8_A.png"/>
                    <pic:cNvPicPr/>
                  </pic:nvPicPr>
                  <pic:blipFill>
                    <a:blip r:embed="rId15"/>
                    <a:stretch>
                      <a:fillRect/>
                    </a:stretch>
                  </pic:blipFill>
                  <pic:spPr>
                    <a:xfrm>
                      <a:off x="0" y="0"/>
                      <a:ext cx="5548530" cy="1242639"/>
                    </a:xfrm>
                    <a:prstGeom prst="rect">
                      <a:avLst/>
                    </a:prstGeom>
                  </pic:spPr>
                </pic:pic>
              </a:graphicData>
            </a:graphic>
          </wp:inline>
        </w:drawing>
      </w:r>
    </w:p>
    <w:p w14:paraId="7BF3C622"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5204FADD"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p.14 右カラム，6. 返本と機会損失の観点からの評価（記載の追加）：</w:t>
      </w:r>
    </w:p>
    <w:p w14:paraId="2418DB82"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これらを本体価格を用いて金額に換算すると，GateRAFの過剰入荷は3,173万円分，機会損失は1億2,009万円分となる．Baselineと比べると，GateRAFの過剰入荷は1,228万円分，機会損失は368万円分少なく，合わせて約1,596万円分少ない．この約1,596万円は，評価対象とした1,157書名の64日間における本体価格ベースの売上2億1,369万円の約7.5%にあたる．ただし，返本は返品として精算され，機会損失による実際の逸失は粗利に相当する部分であるため，これらの金額は実際の損失額ではなく，過不足の規模を本体価格で表したものである．</w:t>
      </w:r>
    </w:p>
    <w:p w14:paraId="68A9E14B" w14:textId="77777777" w:rsidR="007109C2" w:rsidRDefault="00FB08EA">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hint="eastAsia"/>
          <w:color w:val="000000" w:themeColor="text1"/>
          <w:sz w:val="22"/>
          <w:szCs w:val="22"/>
          <w:u w:color="222222"/>
          <w:shd w:val="clear" w:color="auto" w:fill="FFFFFF"/>
          <w:lang w:val="ja-JP"/>
        </w:rPr>
        <w:t>また，返本は書店から取次・出版社への返品であり，往復の輸送と在庫の再処理を伴う．GateRAFはBaselineに対し返本を16,201冊減らしており，その分の物流コストが低減可能となる．加えて，委託販売制度のもとでは売れ残りの在庫リスクを出版社が負うため，過剰入荷の抑制はそのリスクの軽減を可能とする．GateRAFは機会損失も同時に6,620冊減らしており，欠品を増やさずに実現可能であることからもその有効性を示すことができたと言える．</w:t>
      </w:r>
    </w:p>
    <w:p w14:paraId="5834D6A2" w14:textId="77777777" w:rsidR="007109C2" w:rsidRDefault="007109C2">
      <w:pPr>
        <w:rPr>
          <w:rFonts w:ascii="游明朝" w:eastAsia="游明朝" w:hAnsi="游明朝" w:cs="游明朝"/>
          <w:color w:val="222222"/>
          <w:sz w:val="22"/>
          <w:szCs w:val="22"/>
          <w:u w:color="222222"/>
          <w:shd w:val="clear" w:color="auto" w:fill="FFFFFF"/>
          <w:lang w:val="ja-JP"/>
        </w:rPr>
      </w:pPr>
    </w:p>
    <w:p w14:paraId="7E1ADD43" w14:textId="77777777" w:rsidR="007109C2" w:rsidRDefault="007109C2">
      <w:pPr>
        <w:rPr>
          <w:rFonts w:ascii="游明朝" w:eastAsia="游明朝" w:hAnsi="游明朝" w:cs="游明朝"/>
          <w:color w:val="222222"/>
          <w:sz w:val="22"/>
          <w:szCs w:val="22"/>
          <w:u w:color="222222"/>
          <w:shd w:val="clear" w:color="auto" w:fill="FFFFFF"/>
        </w:rPr>
      </w:pPr>
    </w:p>
    <w:p w14:paraId="67A7606D" w14:textId="6035D9C9"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del w:id="114" w:author="MIKAWA Kenta" w:date="2026-09-29T17:44:00Z" w16du:dateUtc="2026-09-29T08:44:00Z">
        <w:r w:rsidRPr="001A2D82" w:rsidDel="0098719C">
          <w:rPr>
            <w:rFonts w:asciiTheme="majorEastAsia" w:eastAsiaTheme="majorEastAsia" w:hAnsiTheme="majorEastAsia" w:cs="游明朝"/>
            <w:b/>
            <w:bCs/>
            <w:sz w:val="22"/>
            <w:szCs w:val="22"/>
          </w:rPr>
          <w:delText>#</w:delText>
        </w:r>
      </w:del>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1B2B3700"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図表中の文字が小さく，一部が読み取りにくい．文字サイズやレイアウトを調整し，視認性を改善していただきたい．</w:t>
      </w:r>
    </w:p>
    <w:p w14:paraId="63E9C913"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1AD3C216"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48C973D9" w14:textId="77777777" w:rsidR="00496E04"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ご指摘いただきましてありがとうございました．図表中の文字が小さく，読み取りにくい状態となっており，大変申し訳ございませんでした．</w:t>
      </w:r>
    </w:p>
    <w:p w14:paraId="736E2BF6" w14:textId="32F0434B" w:rsidR="00496E04" w:rsidDel="00080532" w:rsidRDefault="00000000" w:rsidP="00080532">
      <w:pPr>
        <w:ind w:firstLine="220"/>
        <w:rPr>
          <w:del w:id="115" w:author="MIKAWA Kenta" w:date="2026-09-29T19:00:00Z" w16du:dateUtc="2026-09-29T10:00:00Z"/>
          <w:rFonts w:ascii="游明朝" w:eastAsia="游明朝" w:hAnsi="游明朝" w:cs="游明朝"/>
          <w:color w:val="222222"/>
          <w:sz w:val="22"/>
          <w:szCs w:val="22"/>
          <w:u w:color="222222"/>
          <w:shd w:val="clear" w:color="auto" w:fill="FFFFFF"/>
          <w:lang w:val="ja-JP"/>
        </w:rPr>
        <w:pPrChange w:id="116" w:author="MIKAWA Kenta" w:date="2026-09-29T19:00:00Z" w16du:dateUtc="2026-09-29T10:00:00Z">
          <w:pPr>
            <w:ind w:firstLine="220"/>
          </w:pPr>
        </w:pPrChange>
      </w:pPr>
      <w:r>
        <w:rPr>
          <w:rFonts w:ascii="游明朝" w:eastAsia="游明朝" w:hAnsi="游明朝" w:cs="游明朝"/>
          <w:color w:val="222222"/>
          <w:sz w:val="22"/>
          <w:szCs w:val="22"/>
          <w:u w:color="222222"/>
          <w:shd w:val="clear" w:color="auto" w:fill="FFFFFF"/>
          <w:lang w:val="ja-JP"/>
        </w:rPr>
        <w:t>改訂稿では，文字の小さかった図表について，文字サイズとレイアウトを</w:t>
      </w:r>
      <w:del w:id="117" w:author="MIKAWA Kenta" w:date="2026-09-29T19:00:00Z" w16du:dateUtc="2026-09-29T10:00:00Z">
        <w:r w:rsidDel="00080532">
          <w:rPr>
            <w:rFonts w:ascii="游明朝" w:eastAsia="游明朝" w:hAnsi="游明朝" w:cs="游明朝"/>
            <w:color w:val="222222"/>
            <w:sz w:val="22"/>
            <w:szCs w:val="22"/>
            <w:u w:color="222222"/>
            <w:shd w:val="clear" w:color="auto" w:fill="FFFFFF"/>
            <w:lang w:val="ja-JP"/>
          </w:rPr>
          <w:delText>以下の通り</w:delText>
        </w:r>
      </w:del>
      <w:r>
        <w:rPr>
          <w:rFonts w:ascii="游明朝" w:eastAsia="游明朝" w:hAnsi="游明朝" w:cs="游明朝"/>
          <w:color w:val="222222"/>
          <w:sz w:val="22"/>
          <w:szCs w:val="22"/>
          <w:u w:color="222222"/>
          <w:shd w:val="clear" w:color="auto" w:fill="FFFFFF"/>
          <w:lang w:val="ja-JP"/>
        </w:rPr>
        <w:t>修正いたしました．</w:t>
      </w:r>
      <w:ins w:id="118" w:author="MIKAWA Kenta" w:date="2026-09-29T19:00:00Z" w16du:dateUtc="2026-09-29T10:00:00Z">
        <w:r w:rsidR="00080532">
          <w:rPr>
            <w:rFonts w:ascii="游明朝" w:eastAsia="游明朝" w:hAnsi="游明朝" w:cs="游明朝" w:hint="eastAsia"/>
            <w:color w:val="222222"/>
            <w:sz w:val="22"/>
            <w:szCs w:val="22"/>
            <w:u w:color="222222"/>
            <w:shd w:val="clear" w:color="auto" w:fill="FFFFFF"/>
            <w:lang w:val="ja-JP"/>
          </w:rPr>
          <w:t>ご確認いただけると幸いでございます．</w:t>
        </w:r>
      </w:ins>
    </w:p>
    <w:p w14:paraId="64997E4A" w14:textId="3F19A03F" w:rsidR="007109C2" w:rsidDel="00D05571" w:rsidRDefault="00000000" w:rsidP="00080532">
      <w:pPr>
        <w:ind w:firstLine="220"/>
        <w:rPr>
          <w:del w:id="119" w:author="MIKAWA Kenta" w:date="2026-09-29T19:00:00Z" w16du:dateUtc="2026-09-29T10:00:00Z"/>
          <w:rFonts w:ascii="游明朝" w:eastAsia="游明朝" w:hAnsi="游明朝" w:cs="游明朝"/>
          <w:color w:val="222222"/>
          <w:sz w:val="22"/>
          <w:szCs w:val="22"/>
          <w:u w:color="222222"/>
          <w:shd w:val="clear" w:color="auto" w:fill="FFFFFF"/>
        </w:rPr>
      </w:pPr>
      <w:del w:id="120" w:author="MIKAWA Kenta" w:date="2026-09-29T19:00:00Z" w16du:dateUtc="2026-09-29T10:00:00Z">
        <w:r w:rsidDel="00080532">
          <w:rPr>
            <w:rFonts w:ascii="游明朝" w:eastAsia="游明朝" w:hAnsi="游明朝" w:cs="游明朝"/>
            <w:color w:val="222222"/>
            <w:sz w:val="22"/>
            <w:szCs w:val="22"/>
            <w:u w:color="222222"/>
            <w:shd w:val="clear" w:color="auto" w:fill="FFFFFF"/>
            <w:lang w:val="ja-JP"/>
          </w:rPr>
          <w:delText>まず，図2（GateRAFのアーキテクチャ概要）については，図の幅を紙面幅の75%から100%に拡大し，図中の文字を大きくいたしました．次に，表3（系列内</w:delText>
        </w:r>
      </w:del>
      <m:oMath>
        <m:r>
          <w:del w:id="121" w:author="MIKAWA Kenta" w:date="2026-09-29T19:00:00Z" w16du:dateUtc="2026-09-29T10:00:00Z">
            <w:rPr>
              <w:rFonts w:ascii="Cambria Math" w:hAnsi="Cambria Math"/>
              <w:sz w:val="22"/>
              <w:szCs w:val="22"/>
            </w:rPr>
            <m:t>z</m:t>
          </w:del>
        </m:r>
      </m:oMath>
      <w:del w:id="122" w:author="MIKAWA Kenta" w:date="2026-09-29T19:00:00Z" w16du:dateUtc="2026-09-29T10:00:00Z">
        <w:r w:rsidDel="00080532">
          <w:rPr>
            <w:rFonts w:ascii="游明朝" w:eastAsia="游明朝" w:hAnsi="游明朝" w:cs="游明朝"/>
            <w:color w:val="222222"/>
            <w:sz w:val="22"/>
            <w:szCs w:val="22"/>
            <w:u w:color="222222"/>
            <w:shd w:val="clear" w:color="auto" w:fill="FFFFFF"/>
            <w:lang w:val="ja-JP"/>
          </w:rPr>
          <w:delText>スコアの区分別のMAEおよびRMSE）については，旧原稿では</w:delText>
        </w:r>
      </w:del>
      <m:oMath>
        <m:r>
          <w:del w:id="123" w:author="MIKAWA Kenta" w:date="2026-09-29T19:00:00Z" w16du:dateUtc="2026-09-29T10:00:00Z">
            <w:rPr>
              <w:rFonts w:ascii="Cambria Math" w:hAnsi="Cambria Math"/>
              <w:sz w:val="22"/>
              <w:szCs w:val="22"/>
            </w:rPr>
            <m:t>z</m:t>
          </w:del>
        </m:r>
      </m:oMath>
      <w:del w:id="124" w:author="MIKAWA Kenta" w:date="2026-09-29T19:00:00Z" w16du:dateUtc="2026-09-29T10:00:00Z">
        <w:r w:rsidDel="00080532">
          <w:rPr>
            <w:rFonts w:ascii="游明朝" w:eastAsia="游明朝" w:hAnsi="游明朝" w:cs="游明朝"/>
            <w:color w:val="222222"/>
            <w:sz w:val="22"/>
            <w:szCs w:val="22"/>
            <w:u w:color="222222"/>
            <w:shd w:val="clear" w:color="auto" w:fill="FFFFFF"/>
            <w:lang w:val="ja-JP"/>
          </w:rPr>
          <w:delText>スコアの区分が8つあり，表を紙面幅に収めるために縮小して掲載していたため，表中の文字が小さくなっておりました．そこで改訂稿では，0〜0.5と0.5〜1の区分を0〜1に，1〜1.5と1.5〜2の区分を1〜2にまとめて区分を6つとし，表を縮小せずに掲載いたしました．さらに，表6（旧原稿の表3，</w:delText>
        </w:r>
      </w:del>
      <m:oMath>
        <m:r>
          <w:del w:id="125" w:author="MIKAWA Kenta" w:date="2026-09-29T19:00:00Z" w16du:dateUtc="2026-09-29T10:00:00Z">
            <w:rPr>
              <w:rFonts w:ascii="Cambria Math" w:hAnsi="Cambria Math"/>
              <w:sz w:val="22"/>
              <w:szCs w:val="22"/>
            </w:rPr>
            <m:t>Δ</m:t>
          </w:del>
        </m:r>
      </m:oMath>
      <w:del w:id="126" w:author="MIKAWA Kenta" w:date="2026-09-29T19:00:00Z" w16du:dateUtc="2026-09-29T10:00:00Z">
        <w:r w:rsidDel="00080532">
          <w:rPr>
            <w:rFonts w:ascii="游明朝" w:eastAsia="游明朝" w:hAnsi="游明朝" w:cs="游明朝"/>
            <w:color w:val="222222"/>
            <w:sz w:val="22"/>
            <w:szCs w:val="22"/>
            <w:u w:color="222222"/>
            <w:shd w:val="clear" w:color="auto" w:fill="FFFFFF"/>
            <w:lang w:val="ja-JP"/>
          </w:rPr>
          <w:delText>日ごとの誤検知および見逃しの割合）については，旧原稿では</w:delText>
        </w:r>
      </w:del>
      <m:oMath>
        <m:r>
          <w:del w:id="127" w:author="MIKAWA Kenta" w:date="2026-09-29T19:00:00Z" w16du:dateUtc="2026-09-29T10:00:00Z">
            <w:rPr>
              <w:rFonts w:ascii="Cambria Math" w:hAnsi="Cambria Math"/>
              <w:sz w:val="22"/>
              <w:szCs w:val="22"/>
            </w:rPr>
            <m:t>Δ</m:t>
          </w:del>
        </m:r>
      </m:oMath>
      <w:del w:id="128" w:author="MIKAWA Kenta" w:date="2026-09-29T19:00:00Z" w16du:dateUtc="2026-09-29T10:00:00Z">
        <w:r w:rsidDel="00080532">
          <w:rPr>
            <w:rFonts w:ascii="游明朝" w:eastAsia="游明朝" w:hAnsi="游明朝" w:cs="游明朝"/>
            <w:color w:val="222222"/>
            <w:sz w:val="22"/>
            <w:szCs w:val="22"/>
            <w:u w:color="222222"/>
            <w:shd w:val="clear" w:color="auto" w:fill="FFFFFF"/>
            <w:lang w:val="ja-JP"/>
          </w:rPr>
          <w:delText>を−10〜+10日の21列で示しており，表を大きく縮小して掲載しておりました．そこで改訂稿では，</w:delText>
        </w:r>
      </w:del>
      <m:oMath>
        <m:r>
          <w:del w:id="129" w:author="MIKAWA Kenta" w:date="2026-09-29T19:00:00Z" w16du:dateUtc="2026-09-29T10:00:00Z">
            <w:rPr>
              <w:rFonts w:ascii="Cambria Math" w:hAnsi="Cambria Math"/>
              <w:sz w:val="22"/>
              <w:szCs w:val="22"/>
            </w:rPr>
            <m:t>Δ</m:t>
          </w:del>
        </m:r>
      </m:oMath>
      <w:del w:id="130" w:author="MIKAWA Kenta" w:date="2026-09-29T19:00:00Z" w16du:dateUtc="2026-09-29T10:00:00Z">
        <w:r w:rsidDel="00080532">
          <w:rPr>
            <w:rFonts w:ascii="游明朝" w:eastAsia="游明朝" w:hAnsi="游明朝" w:cs="游明朝"/>
            <w:color w:val="222222"/>
            <w:sz w:val="22"/>
            <w:szCs w:val="22"/>
            <w:u w:color="222222"/>
            <w:shd w:val="clear" w:color="auto" w:fill="FFFFFF"/>
            <w:lang w:val="ja-JP"/>
          </w:rPr>
          <w:delText>を−5〜+5日の範囲にまとめ，両端を</w:delText>
        </w:r>
      </w:del>
      <m:oMath>
        <m:r>
          <w:del w:id="131" w:author="MIKAWA Kenta" w:date="2026-09-29T19:00:00Z" w16du:dateUtc="2026-09-29T10:00:00Z">
            <w:rPr>
              <w:rFonts w:ascii="Cambria Math" w:hAnsi="Cambria Math"/>
              <w:sz w:val="22"/>
              <w:szCs w:val="22"/>
            </w:rPr>
            <m:t>|Δ|≥5</m:t>
          </w:del>
        </m:r>
      </m:oMath>
      <w:del w:id="132" w:author="MIKAWA Kenta" w:date="2026-09-29T19:00:00Z" w16du:dateUtc="2026-09-29T10:00:00Z">
        <w:r w:rsidDel="00080532">
          <w:rPr>
            <w:rFonts w:ascii="游明朝" w:eastAsia="游明朝" w:hAnsi="游明朝" w:cs="游明朝"/>
            <w:color w:val="222222"/>
            <w:sz w:val="22"/>
            <w:szCs w:val="22"/>
            <w:u w:color="222222"/>
            <w:shd w:val="clear" w:color="auto" w:fill="FFFFFF"/>
            <w:lang w:val="ja-JP"/>
          </w:rPr>
          <w:delText>としてまとめることで，表を縮小せずに掲載いたしました．</w:delText>
        </w:r>
      </w:del>
    </w:p>
    <w:p w14:paraId="6F8EDBBC" w14:textId="77777777" w:rsidR="00CA7778" w:rsidRPr="00CA7778" w:rsidRDefault="00CA7778" w:rsidP="00D05571">
      <w:pPr>
        <w:ind w:firstLine="220"/>
        <w:rPr>
          <w:rFonts w:ascii="游明朝" w:eastAsia="游明朝" w:hAnsi="游明朝" w:cs="游明朝" w:hint="eastAsia"/>
          <w:color w:val="222222"/>
          <w:sz w:val="22"/>
          <w:szCs w:val="22"/>
          <w:u w:color="222222"/>
          <w:shd w:val="clear" w:color="auto" w:fill="FFFFFF"/>
        </w:rPr>
        <w:pPrChange w:id="133" w:author="MIKAWA Kenta" w:date="2026-09-29T19:00:00Z" w16du:dateUtc="2026-09-29T10:00:00Z">
          <w:pPr/>
        </w:pPrChange>
      </w:pPr>
    </w:p>
    <w:p w14:paraId="5690A8FE" w14:textId="77777777" w:rsidR="007109C2" w:rsidRDefault="007109C2">
      <w:pPr>
        <w:rPr>
          <w:rFonts w:ascii="游明朝" w:eastAsia="游明朝" w:hAnsi="游明朝" w:cs="游明朝"/>
          <w:color w:val="222222"/>
          <w:sz w:val="22"/>
          <w:szCs w:val="22"/>
          <w:u w:color="222222"/>
          <w:shd w:val="clear" w:color="auto" w:fill="FFFFFF"/>
        </w:rPr>
      </w:pPr>
    </w:p>
    <w:p w14:paraId="06AFEF1F" w14:textId="0CF0E311"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del w:id="134" w:author="MIKAWA Kenta" w:date="2026-09-29T17:44:00Z" w16du:dateUtc="2026-09-29T08:44:00Z">
        <w:r w:rsidRPr="001A2D82" w:rsidDel="0098719C">
          <w:rPr>
            <w:rFonts w:asciiTheme="majorEastAsia" w:eastAsiaTheme="majorEastAsia" w:hAnsiTheme="majorEastAsia" w:cs="游明朝"/>
            <w:b/>
            <w:bCs/>
            <w:sz w:val="22"/>
            <w:szCs w:val="22"/>
          </w:rPr>
          <w:delText>#</w:delText>
        </w:r>
      </w:del>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26751962"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オンライン変化点検知など，時系列データにおける急激な構造変化を検出する手法も比較対象となり得るように思われる．これらの手法を比較対象に含めることが適切でない場合には，その理由について考察があるとよい．</w:t>
      </w:r>
    </w:p>
    <w:p w14:paraId="755B8304"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52BE160E"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6160FC9D" w14:textId="77777777" w:rsidR="002B0294" w:rsidRPr="002B0294" w:rsidRDefault="002B0294">
      <w:pPr>
        <w:ind w:firstLine="220"/>
        <w:rPr>
          <w:rFonts w:ascii="游明朝" w:eastAsia="游明朝" w:hAnsi="游明朝" w:cs="游明朝"/>
          <w:color w:val="222222"/>
          <w:sz w:val="22"/>
          <w:szCs w:val="22"/>
          <w:u w:color="222222"/>
          <w:shd w:val="clear" w:color="auto" w:fill="FFFFFF"/>
        </w:rPr>
      </w:pPr>
      <w:r>
        <w:rPr>
          <w:rFonts w:ascii="游明朝" w:eastAsia="游明朝" w:hAnsi="游明朝" w:cs="游明朝" w:hint="eastAsia"/>
          <w:color w:val="222222"/>
          <w:sz w:val="22"/>
          <w:szCs w:val="22"/>
          <w:u w:color="222222"/>
          <w:shd w:val="clear" w:color="auto" w:fill="FFFFFF"/>
          <w:lang w:val="ja-JP"/>
        </w:rPr>
        <w:t>大変貴重なご指摘，誠にありがとうございました．本研究では変化点検知を行わず，RAFをベースとした手法を用いております．その理由を以下に記載させていただきます．</w:t>
      </w:r>
    </w:p>
    <w:p w14:paraId="60C7F198" w14:textId="63EB5369"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変化点検知は，観測された系列に変化が生じたかを判定する検出の手法であり，その出力は変化点の位置や各時点が変化点である確率</w:t>
      </w:r>
      <w:r w:rsidR="00ED5745">
        <w:rPr>
          <w:rFonts w:ascii="游明朝" w:eastAsia="游明朝" w:hAnsi="游明朝" w:cs="游明朝" w:hint="eastAsia"/>
          <w:color w:val="222222"/>
          <w:sz w:val="22"/>
          <w:szCs w:val="22"/>
          <w:u w:color="222222"/>
          <w:shd w:val="clear" w:color="auto" w:fill="FFFFFF"/>
          <w:lang w:val="ja-JP"/>
        </w:rPr>
        <w:t>，すなわち</w:t>
      </w:r>
      <w:r>
        <w:rPr>
          <w:rFonts w:ascii="游明朝" w:eastAsia="游明朝" w:hAnsi="游明朝" w:cs="游明朝"/>
          <w:color w:val="222222"/>
          <w:sz w:val="22"/>
          <w:szCs w:val="22"/>
          <w:u w:color="222222"/>
          <w:shd w:val="clear" w:color="auto" w:fill="FFFFFF"/>
          <w:lang w:val="ja-JP"/>
        </w:rPr>
        <w:t>変化点の事後確率です．一方，本研究は予測期間の観測を一切用いずに，直近128日から続く64日の販売冊数を分位点として出力する予測の問題</w:t>
      </w:r>
      <w:ins w:id="135" w:author="MIKAWA Kenta" w:date="2026-09-29T19:00:00Z" w16du:dateUtc="2026-09-29T10:00:00Z">
        <w:r w:rsidR="00D05571">
          <w:rPr>
            <w:rFonts w:ascii="游明朝" w:eastAsia="游明朝" w:hAnsi="游明朝" w:cs="游明朝" w:hint="eastAsia"/>
            <w:color w:val="222222"/>
            <w:sz w:val="22"/>
            <w:szCs w:val="22"/>
            <w:u w:color="222222"/>
            <w:shd w:val="clear" w:color="auto" w:fill="FFFFFF"/>
            <w:lang w:val="ja-JP"/>
          </w:rPr>
          <w:t>となります</w:t>
        </w:r>
      </w:ins>
      <w:del w:id="136" w:author="MIKAWA Kenta" w:date="2026-09-29T19:00:00Z" w16du:dateUtc="2026-09-29T10:00:00Z">
        <w:r w:rsidDel="00D05571">
          <w:rPr>
            <w:rFonts w:ascii="游明朝" w:eastAsia="游明朝" w:hAnsi="游明朝" w:cs="游明朝"/>
            <w:color w:val="222222"/>
            <w:sz w:val="22"/>
            <w:szCs w:val="22"/>
            <w:u w:color="222222"/>
            <w:shd w:val="clear" w:color="auto" w:fill="FFFFFF"/>
            <w:lang w:val="ja-JP"/>
          </w:rPr>
          <w:delText>です</w:delText>
        </w:r>
      </w:del>
      <w:r>
        <w:rPr>
          <w:rFonts w:ascii="游明朝" w:eastAsia="游明朝" w:hAnsi="游明朝" w:cs="游明朝"/>
          <w:color w:val="222222"/>
          <w:sz w:val="22"/>
          <w:szCs w:val="22"/>
          <w:u w:color="222222"/>
          <w:shd w:val="clear" w:color="auto" w:fill="FFFFFF"/>
          <w:lang w:val="ja-JP"/>
        </w:rPr>
        <w:t>．すなわち，変化点検知が出力する変化点の位置や確率と，本研究が出力する将来64日分の販売冊数の分位点とでは，出力の形式そのものが異なります．そのため，MAEやRMSE，返本や機会損失といった本研究の指標で両者を並べて比較することができません．</w:t>
      </w:r>
    </w:p>
    <w:p w14:paraId="718C36E6" w14:textId="77777777" w:rsidR="00CB78DB"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また，オンライン変化点検知は，変化が始まった後の観測に基づいて検知するため，検知には遅れが伴います．本データについて，</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が2を超える時点が連続する区間を1回のスパイクと数えますと，評価期間の64日間に全書名で2,896回のスパイクが生じております．このうち79.5%は1日で終了し，94.9%は2日以内に収まり，最も長いものでも7日と，本データのスパイクは短期間でございます．</w:t>
      </w:r>
    </w:p>
    <w:p w14:paraId="2B22F7DD" w14:textId="77777777" w:rsidR="00CB78DB"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そのため，仮に逐次観測できる設定で，スパイクの初日に検知して翌日から対応できたとしても，対応が間に合うのはスパイクの時点全体の21.6%，販売冊数では30.4%にとどまります．一方で，3日以上続くスパイクも147回あり，こうした長いスパイクでは，検知後の対応が一定の効果をもつと考えられます．これに対し提案手法は，スパイクを観測する前に，過去の類似事例から需要の立ち上がりを予測に反映できます．実際に実験3では，提案手法の誤検知のうち前後3日以内に実スパイクがあるものの割合が26.1%と，従来手法ProtoRAFの20.4%より高く，提案手法が予測したスパイクは従来手法よりも実際のスパイクに近い側へ</w:t>
      </w:r>
      <w:commentRangeStart w:id="137"/>
      <w:commentRangeStart w:id="138"/>
      <w:r>
        <w:rPr>
          <w:rFonts w:ascii="游明朝" w:eastAsia="游明朝" w:hAnsi="游明朝" w:cs="游明朝"/>
          <w:color w:val="222222"/>
          <w:sz w:val="22"/>
          <w:szCs w:val="22"/>
          <w:u w:color="222222"/>
          <w:shd w:val="clear" w:color="auto" w:fill="FFFFFF"/>
          <w:lang w:val="ja-JP"/>
        </w:rPr>
        <w:t>寄っている</w:t>
      </w:r>
      <w:commentRangeEnd w:id="137"/>
      <w:r w:rsidR="0030341B">
        <w:rPr>
          <w:rStyle w:val="ac"/>
          <w:rFonts w:ascii="游明朝" w:eastAsia="游明朝" w:hAnsi="游明朝" w:cs="游明朝"/>
          <w:color w:val="222222"/>
          <w:sz w:val="22"/>
          <w:szCs w:val="22"/>
          <w:u w:color="222222"/>
          <w:shd w:val="clear" w:color="auto" w:fill="FFFFFF"/>
          <w:lang w:val="ja-JP"/>
        </w:rPr>
        <w:commentReference w:id="137"/>
      </w:r>
      <w:commentRangeEnd w:id="138"/>
      <w:r w:rsidR="0030341B">
        <w:rPr>
          <w:rStyle w:val="ac"/>
          <w:rFonts w:ascii="游明朝" w:eastAsia="游明朝" w:hAnsi="游明朝" w:cs="游明朝"/>
          <w:color w:val="222222"/>
          <w:sz w:val="22"/>
          <w:szCs w:val="22"/>
          <w:u w:color="222222"/>
          <w:shd w:val="clear" w:color="auto" w:fill="FFFFFF"/>
          <w:lang w:val="ja-JP"/>
        </w:rPr>
        <w:commentReference w:id="138"/>
      </w:r>
      <w:r>
        <w:rPr>
          <w:rFonts w:ascii="游明朝" w:eastAsia="游明朝" w:hAnsi="游明朝" w:cs="游明朝"/>
          <w:color w:val="222222"/>
          <w:sz w:val="22"/>
          <w:szCs w:val="22"/>
          <w:u w:color="222222"/>
          <w:shd w:val="clear" w:color="auto" w:fill="FFFFFF"/>
          <w:lang w:val="ja-JP"/>
        </w:rPr>
        <w:t>ことを確認しております．ただし，その割合自体は3割に満たず，時期の対応の改善は相対的なものにとどまります．</w:t>
      </w:r>
    </w:p>
    <w:p w14:paraId="778B98BF" w14:textId="77777777" w:rsidR="00CB78DB"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より，変化点検知は提案手法を置き換えるものではなく，提案手法と組み合わせて用いることで活用できると考えております．例えば，長く続くスパイクへの対応に用いることや，系列を局面ごとに区切り，参照ウィンドウの検索範囲や直近区間を現在の局面に限定することが考えられます．この点は今後の課題とさせていただきます．</w:t>
      </w:r>
    </w:p>
    <w:p w14:paraId="416FD1D2" w14:textId="77777777" w:rsidR="00CB78DB"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以上を，2.2 関連研究と5.4.3 実験3に追記いたしました．また，5.4.3 実験3における実験結果の記載を，従来手法との相対的な比較として修正いたしました．</w:t>
      </w:r>
    </w:p>
    <w:p w14:paraId="79D1377B" w14:textId="77777777" w:rsidR="007109C2" w:rsidRDefault="007109C2">
      <w:pPr>
        <w:jc w:val="left"/>
        <w:rPr>
          <w:rFonts w:ascii="游明朝" w:eastAsia="游明朝" w:hAnsi="游明朝" w:cs="游明朝"/>
          <w:sz w:val="22"/>
          <w:szCs w:val="22"/>
        </w:rPr>
      </w:pPr>
    </w:p>
    <w:p w14:paraId="6A4A73D9" w14:textId="77777777" w:rsidR="00CB78DB" w:rsidRDefault="00000000">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lastRenderedPageBreak/>
        <w:t xml:space="preserve">　新原稿 p.2 左カラム，2.2 関連研究（記載の追加）：</w:t>
      </w:r>
    </w:p>
    <w:p w14:paraId="454B49F0" w14:textId="77777777" w:rsidR="00CB78DB" w:rsidRDefault="00000000">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000000" w:themeColor="text1"/>
          <w:sz w:val="22"/>
          <w:szCs w:val="22"/>
          <w:u w:color="222222"/>
          <w:shd w:val="clear" w:color="auto" w:fill="FFFFFF"/>
          <w:lang w:val="ja-JP"/>
        </w:rPr>
        <w:t>また，系列に生じる急激な変化を扱う手法として変化点検知がある．変化点検知は，観測された系列から変化の発生時点を検出する手法であり，たとえばオンライン変化点検知[19]は，観測が得られるたびに変化点の事後確率を更新することで，変化を逐次的に検出する．書籍のスパイクも系列に生じる急激な変化の一種であり，変化点検知はその発生を捉える手段となりうる．</w:t>
      </w:r>
    </w:p>
    <w:p w14:paraId="74604A8F" w14:textId="77777777" w:rsidR="007109C2" w:rsidRDefault="007109C2">
      <w:pPr>
        <w:jc w:val="left"/>
        <w:rPr>
          <w:rFonts w:ascii="游明朝" w:eastAsia="游明朝" w:hAnsi="游明朝" w:cs="游明朝"/>
          <w:sz w:val="22"/>
          <w:szCs w:val="22"/>
        </w:rPr>
      </w:pPr>
    </w:p>
    <w:p w14:paraId="2D195001" w14:textId="77777777" w:rsidR="00CB78DB" w:rsidRDefault="00000000">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p.10 左カラム，5.4.3 実験3（記載の追加）：</w:t>
      </w:r>
    </w:p>
    <w:p w14:paraId="3F1EFA2C" w14:textId="77777777" w:rsidR="00CB78DB" w:rsidRDefault="00000000">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000000" w:themeColor="text1"/>
          <w:sz w:val="22"/>
          <w:szCs w:val="22"/>
          <w:u w:color="222222"/>
          <w:shd w:val="clear" w:color="auto" w:fill="FFFFFF"/>
          <w:lang w:val="ja-JP"/>
        </w:rPr>
        <w:t>なお，2.2節で述べた変化点検知を用いれば，スパイクの発生を観測から検出できる．しかし，検出はスパイクが始まった後の観測に基づくため，検出後に対応できるのはスパイクの2日目以降に限られる．</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が2を超える時点が連続する区間を1回のスパイクとして数えると，評価期間には全書名で2,896回のスパイクが生じており，そのうち79.5%が1日で終了し，94.9%が2日以内に収まる．このため，スパイクの初日に検出して翌日から対応できたとしても，対応が間に合うのはスパイクの時点全体の21.6%，販売冊数では30.4%にとどまる．ただし，3日以上続く147回のスパイクでは，検出後の対応が一定の効果をもつと考えられる．これに対しGateRAFは，スパイクを観測する前に，過去の類似事例から需要の立ち上がりを予測に反映できる．したがって，変化点検知は提案手法を置き換えるものではなく，長く続くスパイクへの対応や，系列を局面ごとに区切って参照ウィンドウの検索範囲を限定するといった形で，提案手法と組み合わせて用いることが考えられる．この組み合わせの検討は今後の課題とする．</w:t>
      </w:r>
    </w:p>
    <w:p w14:paraId="22705296"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4A1D0DD9"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p.9 右カラム，5.4.3 実験3（記載の修正）：</w:t>
      </w:r>
    </w:p>
    <w:p w14:paraId="57A91100"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GateRAFは誤検知・見逃しのいずれでも，実際のスパイクから大きく外れた誤り（</w:t>
      </w:r>
      <m:oMath>
        <m:r>
          <w:rPr>
            <w:rFonts w:ascii="Cambria Math" w:hAnsi="Cambria Math"/>
            <w:sz w:val="22"/>
            <w:szCs w:val="22"/>
          </w:rPr>
          <m:t>|Δ|≥5</m:t>
        </m:r>
      </m:oMath>
      <w:r>
        <w:rPr>
          <w:rFonts w:ascii="游明朝" w:eastAsia="游明朝" w:hAnsi="游明朝" w:cs="游明朝"/>
          <w:color w:val="000000" w:themeColor="text1"/>
          <w:sz w:val="22"/>
          <w:szCs w:val="22"/>
          <w:u w:color="222222"/>
          <w:shd w:val="clear" w:color="auto" w:fill="FFFFFF"/>
          <w:lang w:val="ja-JP"/>
        </w:rPr>
        <w:t>）の割合がProtoRAFより低く（誤検知で75.9%に対し68.8%，見逃しで77.8%に対し64.8%），逆に3日以内で対応づく割合が高い（誤検知で20.4%に対し26.1%，見逃しで18.8%に対し30.2%）．すなわち，GateRAFの誤りはProtoRAFと比べて実際のスパイクの近くに寄っている．ただし，GateRAFでも誤検知・見逃しの6割以上は実際のスパイクから5日以上離れており，時間的な対応の改善は相対的なものにとどまる．</w:t>
      </w:r>
    </w:p>
    <w:p w14:paraId="0BFE1EAB"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（中略）ここにゲート機構が加わることで，スパイク近傍に予測のピークが絞り込まれ，見逃したスパイクに最も近い予測スパイクが実際のスパイクの近くに寄る（見逃しの</w:t>
      </w:r>
      <m:oMath>
        <m:r>
          <w:rPr>
            <w:rFonts w:ascii="Cambria Math" w:hAnsi="Cambria Math"/>
            <w:sz w:val="22"/>
            <w:szCs w:val="22"/>
          </w:rPr>
          <m:t>|Δ|≥5</m:t>
        </m:r>
      </m:oMath>
      <w:r>
        <w:rPr>
          <w:rFonts w:ascii="游明朝" w:eastAsia="游明朝" w:hAnsi="游明朝" w:cs="游明朝"/>
          <w:color w:val="000000" w:themeColor="text1"/>
          <w:sz w:val="22"/>
          <w:szCs w:val="22"/>
          <w:u w:color="222222"/>
          <w:shd w:val="clear" w:color="auto" w:fill="FFFFFF"/>
          <w:lang w:val="ja-JP"/>
        </w:rPr>
        <w:t>の割合はMulti-RAFの71.7%に対しGateRAFでは64.8%）と考えられる．結果として，GateRAFの誤りは従来手法と比べて実際のスパイクの近くに寄っており，GateRAFは発生日を正確に当てにくい突発需要において，備えるべき時期の目安を従来手法より的確に与える点で有用と考えられる．</w:t>
      </w:r>
    </w:p>
    <w:p w14:paraId="2EEB4EA7" w14:textId="77777777" w:rsidR="007109C2" w:rsidRDefault="007109C2">
      <w:pPr>
        <w:rPr>
          <w:rFonts w:ascii="游明朝" w:eastAsia="游明朝" w:hAnsi="游明朝" w:cs="游明朝"/>
          <w:color w:val="222222"/>
          <w:sz w:val="22"/>
          <w:szCs w:val="22"/>
          <w:u w:color="222222"/>
          <w:shd w:val="clear" w:color="auto" w:fill="FFFFFF"/>
        </w:rPr>
      </w:pPr>
    </w:p>
    <w:p w14:paraId="14352FEB" w14:textId="1043BDFF"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del w:id="139" w:author="MIKAWA Kenta" w:date="2026-09-29T17:44:00Z" w16du:dateUtc="2026-09-29T08:44:00Z">
        <w:r w:rsidRPr="001A2D82" w:rsidDel="0098719C">
          <w:rPr>
            <w:rFonts w:asciiTheme="majorEastAsia" w:eastAsiaTheme="majorEastAsia" w:hAnsiTheme="majorEastAsia" w:cs="游明朝"/>
            <w:b/>
            <w:bCs/>
            <w:sz w:val="22"/>
            <w:szCs w:val="22"/>
          </w:rPr>
          <w:delText>#</w:delText>
        </w:r>
      </w:del>
      <w:r w:rsidRPr="001A2D82">
        <w:rPr>
          <w:rFonts w:asciiTheme="majorEastAsia" w:eastAsiaTheme="majorEastAsia" w:hAnsiTheme="majorEastAsia" w:cs="游明朝"/>
          <w:b/>
          <w:bCs/>
          <w:sz w:val="22"/>
          <w:szCs w:val="22"/>
        </w:rPr>
        <w:t>A</w:t>
      </w:r>
      <w:r w:rsidRPr="001A2D82">
        <w:rPr>
          <w:rFonts w:asciiTheme="majorEastAsia" w:eastAsiaTheme="majorEastAsia" w:hAnsiTheme="majorEastAsia" w:cs="游明朝"/>
          <w:b/>
          <w:bCs/>
          <w:sz w:val="22"/>
          <w:szCs w:val="22"/>
          <w:lang w:val="ja-JP"/>
        </w:rPr>
        <w:t>から頂いたコメント】</w:t>
      </w:r>
    </w:p>
    <w:p w14:paraId="577BF647"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本研究では主として販売冊数の時系列情報を用いて予測していると理解している．一方で，書籍の突発的な売上増加には，SNS上での話題化，ドラマ化・映画化，本屋大賞等の受賞やノミネート，メディアでの紹介など，外生的な要因が大きく関与すると考えられる．これらの情報を共変量として利用する可能性について，今後の課題を含めて考察していただきたい．</w:t>
      </w:r>
    </w:p>
    <w:p w14:paraId="49A3EC91"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30B74A4C"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02AA145D" w14:textId="77777777" w:rsidR="007109C2" w:rsidRDefault="002B0294" w:rsidP="00BF5D2B">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大変貴重なご指摘，誠にありがとうございました．販売冊数の履歴だけでは外生的な契機を捉えきれず，データの外から得られる情報を活用することが重要である，というご指摘の通りでございます．提供いただいたデータには，SNSでの話題化や映像化，受賞といった情報は含まれておらず，販売実績のほかは出版社，著者名，分類，本体価格といった書籍属性のみでした．そのうえで，現在の手法で補えている点と，今後の対応方針を</w:t>
      </w:r>
      <w:r w:rsidR="00BF5D2B">
        <w:rPr>
          <w:rFonts w:ascii="游明朝" w:eastAsia="游明朝" w:hAnsi="游明朝" w:cs="游明朝" w:hint="eastAsia"/>
          <w:color w:val="222222"/>
          <w:sz w:val="22"/>
          <w:szCs w:val="22"/>
          <w:u w:color="222222"/>
          <w:shd w:val="clear" w:color="auto" w:fill="FFFFFF"/>
          <w:lang w:val="ja-JP"/>
        </w:rPr>
        <w:t>説明させていただきます</w:t>
      </w:r>
      <w:r>
        <w:rPr>
          <w:rFonts w:ascii="游明朝" w:eastAsia="游明朝" w:hAnsi="游明朝" w:cs="游明朝" w:hint="eastAsia"/>
          <w:color w:val="222222"/>
          <w:sz w:val="22"/>
          <w:szCs w:val="22"/>
          <w:u w:color="222222"/>
          <w:shd w:val="clear" w:color="auto" w:fill="FFFFFF"/>
          <w:lang w:val="ja-JP"/>
        </w:rPr>
        <w:t>．</w:t>
      </w:r>
    </w:p>
    <w:p w14:paraId="51DBE397"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lastRenderedPageBreak/>
        <w:t>まず，提案手法は外生的な要因を間接的に取り込んでいる面がございます．外生的な契機で生じたスパイクは過去に他の書籍にも現れており，提案手法はその変動パターンを系列横断的に検索して参照するためです．実験3で，提案手法の誤りが従来手法よりも実際のスパイクの近くに寄っていることは，その一端を示すものと考えております．ただし，これは外生的な要因を取り込めていることを直接示すものではございません．</w:t>
      </w:r>
    </w:p>
    <w:p w14:paraId="7BB6ED59" w14:textId="77777777" w:rsidR="00BF5D2B" w:rsidRDefault="00BF5D2B">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他方</w:t>
      </w:r>
      <w:r w:rsidR="00A430FE">
        <w:rPr>
          <w:rFonts w:ascii="游明朝" w:eastAsia="游明朝" w:hAnsi="游明朝" w:cs="游明朝" w:hint="eastAsia"/>
          <w:color w:val="222222"/>
          <w:sz w:val="22"/>
          <w:szCs w:val="22"/>
          <w:u w:color="222222"/>
          <w:shd w:val="clear" w:color="auto" w:fill="FFFFFF"/>
          <w:lang w:val="ja-JP"/>
        </w:rPr>
        <w:t>，</w:t>
      </w:r>
      <w:r w:rsidR="0041754F">
        <w:rPr>
          <w:rFonts w:ascii="游明朝" w:eastAsia="游明朝" w:hAnsi="游明朝" w:cs="游明朝"/>
          <w:color w:val="222222"/>
          <w:sz w:val="22"/>
          <w:szCs w:val="22"/>
          <w:u w:color="222222"/>
          <w:shd w:val="clear" w:color="auto" w:fill="FFFFFF"/>
          <w:lang w:val="ja-JP"/>
        </w:rPr>
        <w:t>査読者のご指摘の通り，外生的な要因を扱うことはモデルの性能向上に寄与する可能性が高いと考えております．</w:t>
      </w:r>
      <w:r>
        <w:rPr>
          <w:rFonts w:ascii="游明朝" w:eastAsia="游明朝" w:hAnsi="游明朝" w:cs="游明朝" w:hint="eastAsia"/>
          <w:color w:val="222222"/>
          <w:sz w:val="22"/>
          <w:szCs w:val="22"/>
          <w:u w:color="222222"/>
          <w:shd w:val="clear" w:color="auto" w:fill="FFFFFF"/>
          <w:lang w:val="ja-JP"/>
        </w:rPr>
        <w:t>この点を踏まえると，</w:t>
      </w:r>
      <w:r w:rsidRPr="00BF5D2B">
        <w:rPr>
          <w:rFonts w:ascii="游明朝" w:eastAsia="游明朝" w:hAnsi="游明朝" w:cs="游明朝"/>
          <w:color w:val="222222"/>
          <w:sz w:val="22"/>
          <w:szCs w:val="22"/>
          <w:u w:color="222222"/>
          <w:shd w:val="clear" w:color="auto" w:fill="FFFFFF"/>
          <w:lang w:val="ja-JP"/>
        </w:rPr>
        <w:t>出版社や分類等の属性を検索条件に加え，予測対象と関連する書籍から参照を取得する方法が考えられます．また，受賞・ノミネート・メディア紹介の時点やSNS上の反応量を収集し，共変量として用いる方法</w:t>
      </w:r>
      <w:r>
        <w:rPr>
          <w:rFonts w:ascii="游明朝" w:eastAsia="游明朝" w:hAnsi="游明朝" w:cs="游明朝" w:hint="eastAsia"/>
          <w:color w:val="222222"/>
          <w:sz w:val="22"/>
          <w:szCs w:val="22"/>
          <w:u w:color="222222"/>
          <w:shd w:val="clear" w:color="auto" w:fill="FFFFFF"/>
          <w:lang w:val="ja-JP"/>
        </w:rPr>
        <w:t>も</w:t>
      </w:r>
      <w:r w:rsidRPr="00BF5D2B">
        <w:rPr>
          <w:rFonts w:ascii="游明朝" w:eastAsia="游明朝" w:hAnsi="游明朝" w:cs="游明朝"/>
          <w:color w:val="222222"/>
          <w:sz w:val="22"/>
          <w:szCs w:val="22"/>
          <w:u w:color="222222"/>
          <w:shd w:val="clear" w:color="auto" w:fill="FFFFFF"/>
          <w:lang w:val="ja-JP"/>
        </w:rPr>
        <w:t>考えられます．</w:t>
      </w:r>
      <w:r>
        <w:rPr>
          <w:rFonts w:ascii="游明朝" w:eastAsia="游明朝" w:hAnsi="游明朝" w:cs="游明朝" w:hint="eastAsia"/>
          <w:color w:val="222222"/>
          <w:sz w:val="22"/>
          <w:szCs w:val="22"/>
          <w:u w:color="222222"/>
          <w:shd w:val="clear" w:color="auto" w:fill="FFFFFF"/>
          <w:lang w:val="ja-JP"/>
        </w:rPr>
        <w:t>しかしながら，</w:t>
      </w:r>
      <w:r w:rsidRPr="00BF5D2B">
        <w:rPr>
          <w:rFonts w:ascii="游明朝" w:eastAsia="游明朝" w:hAnsi="游明朝" w:cs="游明朝"/>
          <w:color w:val="222222"/>
          <w:sz w:val="22"/>
          <w:szCs w:val="22"/>
          <w:u w:color="222222"/>
          <w:shd w:val="clear" w:color="auto" w:fill="FFFFFF"/>
          <w:lang w:val="ja-JP"/>
        </w:rPr>
        <w:t>本研究で用いた基盤モデルは単変量入力を前提としているため，後者には共変量を扱う入力・統合機構の拡張が必要</w:t>
      </w:r>
      <w:r>
        <w:rPr>
          <w:rFonts w:ascii="游明朝" w:eastAsia="游明朝" w:hAnsi="游明朝" w:cs="游明朝" w:hint="eastAsia"/>
          <w:color w:val="222222"/>
          <w:sz w:val="22"/>
          <w:szCs w:val="22"/>
          <w:u w:color="222222"/>
          <w:shd w:val="clear" w:color="auto" w:fill="FFFFFF"/>
          <w:lang w:val="ja-JP"/>
        </w:rPr>
        <w:t>となります</w:t>
      </w:r>
      <w:r w:rsidRPr="00BF5D2B">
        <w:rPr>
          <w:rFonts w:ascii="游明朝" w:eastAsia="游明朝" w:hAnsi="游明朝" w:cs="游明朝"/>
          <w:color w:val="222222"/>
          <w:sz w:val="22"/>
          <w:szCs w:val="22"/>
          <w:u w:color="222222"/>
          <w:shd w:val="clear" w:color="auto" w:fill="FFFFFF"/>
          <w:lang w:val="ja-JP"/>
        </w:rPr>
        <w:t>．</w:t>
      </w:r>
    </w:p>
    <w:p w14:paraId="33BC69D7" w14:textId="172E76CD"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以上の内容について，5.4.2 実験2</w:t>
      </w:r>
      <w:del w:id="140" w:author="MIKAWA Kenta" w:date="2026-09-29T19:02:00Z" w16du:dateUtc="2026-09-29T10:02:00Z">
        <w:r w:rsidDel="0030341B">
          <w:rPr>
            <w:rFonts w:ascii="游明朝" w:eastAsia="游明朝" w:hAnsi="游明朝" w:cs="游明朝"/>
            <w:color w:val="222222"/>
            <w:sz w:val="22"/>
            <w:szCs w:val="22"/>
            <w:u w:color="222222"/>
            <w:shd w:val="clear" w:color="auto" w:fill="FFFFFF"/>
            <w:lang w:val="ja-JP"/>
          </w:rPr>
          <w:delText>の考察</w:delText>
        </w:r>
      </w:del>
      <w:r>
        <w:rPr>
          <w:rFonts w:ascii="游明朝" w:eastAsia="游明朝" w:hAnsi="游明朝" w:cs="游明朝"/>
          <w:color w:val="222222"/>
          <w:sz w:val="22"/>
          <w:szCs w:val="22"/>
          <w:u w:color="222222"/>
          <w:shd w:val="clear" w:color="auto" w:fill="FFFFFF"/>
          <w:lang w:val="ja-JP"/>
        </w:rPr>
        <w:t>と，7. おわりに</w:t>
      </w:r>
      <w:del w:id="141" w:author="MIKAWA Kenta" w:date="2026-09-29T19:02:00Z" w16du:dateUtc="2026-09-29T10:02:00Z">
        <w:r w:rsidDel="0030341B">
          <w:rPr>
            <w:rFonts w:ascii="游明朝" w:eastAsia="游明朝" w:hAnsi="游明朝" w:cs="游明朝"/>
            <w:color w:val="222222"/>
            <w:sz w:val="22"/>
            <w:szCs w:val="22"/>
            <w:u w:color="222222"/>
            <w:shd w:val="clear" w:color="auto" w:fill="FFFFFF"/>
            <w:lang w:val="ja-JP"/>
          </w:rPr>
          <w:delText>の今後の課題</w:delText>
        </w:r>
      </w:del>
      <w:r>
        <w:rPr>
          <w:rFonts w:ascii="游明朝" w:eastAsia="游明朝" w:hAnsi="游明朝" w:cs="游明朝"/>
          <w:color w:val="222222"/>
          <w:sz w:val="22"/>
          <w:szCs w:val="22"/>
          <w:u w:color="222222"/>
          <w:shd w:val="clear" w:color="auto" w:fill="FFFFFF"/>
          <w:lang w:val="ja-JP"/>
        </w:rPr>
        <w:t>に追記</w:t>
      </w:r>
      <w:ins w:id="142" w:author="MIKAWA Kenta" w:date="2026-09-29T19:02:00Z" w16du:dateUtc="2026-09-29T10:02:00Z">
        <w:r w:rsidR="0030341B">
          <w:rPr>
            <w:rFonts w:ascii="游明朝" w:eastAsia="游明朝" w:hAnsi="游明朝" w:cs="游明朝" w:hint="eastAsia"/>
            <w:color w:val="222222"/>
            <w:sz w:val="22"/>
            <w:szCs w:val="22"/>
            <w:u w:color="222222"/>
            <w:shd w:val="clear" w:color="auto" w:fill="FFFFFF"/>
            <w:lang w:val="ja-JP"/>
          </w:rPr>
          <w:t>するものと</w:t>
        </w:r>
      </w:ins>
      <w:r>
        <w:rPr>
          <w:rFonts w:ascii="游明朝" w:eastAsia="游明朝" w:hAnsi="游明朝" w:cs="游明朝"/>
          <w:color w:val="222222"/>
          <w:sz w:val="22"/>
          <w:szCs w:val="22"/>
          <w:u w:color="222222"/>
          <w:shd w:val="clear" w:color="auto" w:fill="FFFFFF"/>
          <w:lang w:val="ja-JP"/>
        </w:rPr>
        <w:t>いたしました．</w:t>
      </w:r>
    </w:p>
    <w:p w14:paraId="5E353658"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3A72B49F"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p.9 左カラム，5.4.2 実験2（記載の追加）：</w:t>
      </w:r>
    </w:p>
    <w:p w14:paraId="5D880BC1" w14:textId="77777777" w:rsidR="00006956"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この限界の一因は，本研究の予測が販売履歴のみに基づいており，受賞や映像化，メディアでの紹介，SNS上での話題化といった外生的な契機を十分に扱えないことにある．そこで今後は，出版社や分類などの書籍属性を用いて参照ウィンドウの検索を条件付ける拡張と，外部から収集した事象の情報を共変量として統合する拡張が考えられる．前者は，本研究で用いたデータに含まれる情報のみで実現できる．一方，後者については，本研究で用いた基盤モデルChronos-Boltが単変量の系列のみを入力とするため，共変量を取り込む機構を新たに設ける必要がある．また，将来の情報の混入を避けるため，予測時点ですでに観測できる事象の情報のみを用いて評価することが求められる．</w:t>
      </w:r>
    </w:p>
    <w:p w14:paraId="4737DCB4"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451ACD51"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p.14 右カラム，7. おわりに（記載の追加）：</w:t>
      </w:r>
    </w:p>
    <w:p w14:paraId="304373CB"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今後の課題として，複数の距離尺度を比較し，距離尺度の選択が予測精度に与える影響を検証すること，形状以外の観点も取り入れた類似尺度，参照を組み合わせたゲート機構の検討，受賞や映像化，SNS上での話題化といった外生的な契機の情報を参照ウィンドウの検索条件や共変量として取り込む拡張などが挙げられる．</w:t>
      </w:r>
    </w:p>
    <w:p w14:paraId="26BE04A5" w14:textId="77777777" w:rsidR="007109C2" w:rsidRDefault="007109C2">
      <w:pPr>
        <w:rPr>
          <w:rFonts w:ascii="游明朝" w:eastAsia="游明朝" w:hAnsi="游明朝" w:cs="游明朝"/>
          <w:color w:val="222222"/>
          <w:sz w:val="22"/>
          <w:szCs w:val="22"/>
          <w:u w:color="222222"/>
          <w:shd w:val="clear" w:color="auto" w:fill="FFFFFF"/>
        </w:rPr>
      </w:pPr>
    </w:p>
    <w:p w14:paraId="62C4F5DF" w14:textId="77777777" w:rsidR="007109C2" w:rsidRDefault="0041754F">
      <w:pPr>
        <w:jc w:val="center"/>
      </w:pPr>
      <w:r>
        <w:rPr>
          <w:rFonts w:ascii="游明朝" w:eastAsia="游明朝" w:hAnsi="游明朝" w:cs="游明朝"/>
          <w:sz w:val="22"/>
          <w:szCs w:val="22"/>
        </w:rPr>
        <w:t>-----------------------------------------------------------------------------------------------------------</w:t>
      </w:r>
    </w:p>
    <w:p w14:paraId="3919543D" w14:textId="77777777" w:rsidR="007109C2" w:rsidRDefault="007109C2">
      <w:pPr>
        <w:rPr>
          <w:rFonts w:ascii="游明朝" w:eastAsia="游明朝" w:hAnsi="游明朝" w:cs="游明朝"/>
          <w:b/>
          <w:bCs/>
          <w:sz w:val="22"/>
          <w:szCs w:val="22"/>
          <w:lang w:val="ja-JP"/>
        </w:rPr>
      </w:pPr>
    </w:p>
    <w:p w14:paraId="1BC1750A" w14:textId="11DCA9AB"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del w:id="143" w:author="MIKAWA Kenta" w:date="2026-09-29T17:44:00Z" w16du:dateUtc="2026-09-29T08:44:00Z">
        <w:r w:rsidRPr="001A2D82" w:rsidDel="0098719C">
          <w:rPr>
            <w:rFonts w:asciiTheme="majorEastAsia" w:eastAsiaTheme="majorEastAsia" w:hAnsiTheme="majorEastAsia" w:cs="游明朝"/>
            <w:b/>
            <w:bCs/>
            <w:sz w:val="22"/>
            <w:szCs w:val="22"/>
          </w:rPr>
          <w:delText>#</w:delText>
        </w:r>
      </w:del>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67B3C20B"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実験1〜5について，各実験が提案手法のどの側面を検証するためのものかは本文中で述べられているものの，実験結果の報告前の段階で，「どのような結果が得られれば提案手法の有用性が支持されるのか」がやや読み取りづらいです．たとえば，実験1では全体的な予測精度，実験2では需要水準別の誤差特性，実験3ではスパイク予測の時間的近接性，実験4では予測区間幅と需要変動の対応，実験5では代表系列における挙動確認を意図していると理解しました．各実験の目的と期待される結果の解釈を実験設定の段階で簡潔に整理すると，結果の読み取りがより容易になると考えられます．</w:t>
      </w:r>
    </w:p>
    <w:p w14:paraId="76280FC9"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79F29285"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69EBE5EF" w14:textId="0823AE9A"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w:t>
      </w:r>
      <w:ins w:id="144" w:author="MIKAWA Kenta" w:date="2026-09-29T19:02:00Z" w16du:dateUtc="2026-09-29T10:02:00Z">
        <w:r w:rsidR="00FC3D93">
          <w:rPr>
            <w:rFonts w:ascii="游明朝" w:eastAsia="游明朝" w:hAnsi="游明朝" w:cs="游明朝" w:hint="eastAsia"/>
            <w:color w:val="222222"/>
            <w:sz w:val="22"/>
            <w:szCs w:val="22"/>
            <w:u w:color="222222"/>
            <w:shd w:val="clear" w:color="auto" w:fill="FFFFFF"/>
            <w:lang w:val="ja-JP"/>
          </w:rPr>
          <w:t>いただきまして</w:t>
        </w:r>
      </w:ins>
      <w:r>
        <w:rPr>
          <w:rFonts w:ascii="游明朝" w:eastAsia="游明朝" w:hAnsi="游明朝" w:cs="游明朝"/>
          <w:color w:val="222222"/>
          <w:sz w:val="22"/>
          <w:szCs w:val="22"/>
          <w:u w:color="222222"/>
          <w:shd w:val="clear" w:color="auto" w:fill="FFFFFF"/>
          <w:lang w:val="ja-JP"/>
        </w:rPr>
        <w:t>ありがとうございました．各実験の結果</w:t>
      </w:r>
      <w:r w:rsidR="00C36EF8">
        <w:rPr>
          <w:rFonts w:ascii="游明朝" w:eastAsia="游明朝" w:hAnsi="游明朝" w:cs="游明朝" w:hint="eastAsia"/>
          <w:color w:val="222222"/>
          <w:sz w:val="22"/>
          <w:szCs w:val="22"/>
          <w:u w:color="222222"/>
          <w:shd w:val="clear" w:color="auto" w:fill="FFFFFF"/>
          <w:lang w:val="ja-JP"/>
        </w:rPr>
        <w:t>の確認方法について記載が足らず，大変失礼いたしました．</w:t>
      </w:r>
    </w:p>
    <w:p w14:paraId="19E0F823" w14:textId="4D54AFE6" w:rsidR="00B66047" w:rsidRDefault="00000000">
      <w:pPr>
        <w:ind w:firstLine="220"/>
        <w:rPr>
          <w:rFonts w:ascii="游明朝" w:eastAsia="游明朝" w:hAnsi="游明朝" w:cs="游明朝"/>
          <w:color w:val="222222"/>
          <w:sz w:val="22"/>
          <w:szCs w:val="22"/>
          <w:u w:color="222222"/>
          <w:shd w:val="clear" w:color="auto" w:fill="FFFFFF"/>
          <w:lang w:val="ja-JP"/>
        </w:rPr>
      </w:pPr>
      <w:del w:id="145" w:author="MIKAWA Kenta" w:date="2026-09-29T19:02:00Z" w16du:dateUtc="2026-09-29T10:02:00Z">
        <w:r w:rsidDel="00FC3D93">
          <w:rPr>
            <w:rFonts w:ascii="游明朝" w:eastAsia="游明朝" w:hAnsi="游明朝" w:cs="游明朝"/>
            <w:color w:val="222222"/>
            <w:sz w:val="22"/>
            <w:szCs w:val="22"/>
            <w:u w:color="222222"/>
            <w:shd w:val="clear" w:color="auto" w:fill="FFFFFF"/>
            <w:lang w:val="ja-JP"/>
          </w:rPr>
          <w:delText>ご指摘いただきました通りの意図で</w:delText>
        </w:r>
      </w:del>
      <w:r>
        <w:rPr>
          <w:rFonts w:ascii="游明朝" w:eastAsia="游明朝" w:hAnsi="游明朝" w:cs="游明朝"/>
          <w:color w:val="222222"/>
          <w:sz w:val="22"/>
          <w:szCs w:val="22"/>
          <w:u w:color="222222"/>
          <w:shd w:val="clear" w:color="auto" w:fill="FFFFFF"/>
          <w:lang w:val="ja-JP"/>
        </w:rPr>
        <w:t>各実験</w:t>
      </w:r>
      <w:ins w:id="146" w:author="MIKAWA Kenta" w:date="2026-09-29T19:02:00Z" w16du:dateUtc="2026-09-29T10:02:00Z">
        <w:r w:rsidR="00FC3D93">
          <w:rPr>
            <w:rFonts w:ascii="游明朝" w:eastAsia="游明朝" w:hAnsi="游明朝" w:cs="游明朝" w:hint="eastAsia"/>
            <w:color w:val="222222"/>
            <w:sz w:val="22"/>
            <w:szCs w:val="22"/>
            <w:u w:color="222222"/>
            <w:shd w:val="clear" w:color="auto" w:fill="FFFFFF"/>
            <w:lang w:val="ja-JP"/>
          </w:rPr>
          <w:t>の意図はご指摘の</w:t>
        </w:r>
      </w:ins>
      <w:ins w:id="147" w:author="MIKAWA Kenta" w:date="2026-09-29T19:03:00Z" w16du:dateUtc="2026-09-29T10:03:00Z">
        <w:r w:rsidR="00FC3D93">
          <w:rPr>
            <w:rFonts w:ascii="游明朝" w:eastAsia="游明朝" w:hAnsi="游明朝" w:cs="游明朝" w:hint="eastAsia"/>
            <w:color w:val="222222"/>
            <w:sz w:val="22"/>
            <w:szCs w:val="22"/>
            <w:u w:color="222222"/>
            <w:shd w:val="clear" w:color="auto" w:fill="FFFFFF"/>
            <w:lang w:val="ja-JP"/>
          </w:rPr>
          <w:t>通り</w:t>
        </w:r>
      </w:ins>
      <w:ins w:id="148" w:author="MIKAWA Kenta" w:date="2026-09-29T19:02:00Z" w16du:dateUtc="2026-09-29T10:02:00Z">
        <w:r w:rsidR="00FC3D93">
          <w:rPr>
            <w:rFonts w:ascii="游明朝" w:eastAsia="游明朝" w:hAnsi="游明朝" w:cs="游明朝" w:hint="eastAsia"/>
            <w:color w:val="222222"/>
            <w:sz w:val="22"/>
            <w:szCs w:val="22"/>
            <w:u w:color="222222"/>
            <w:shd w:val="clear" w:color="auto" w:fill="FFFFFF"/>
            <w:lang w:val="ja-JP"/>
          </w:rPr>
          <w:t>となります</w:t>
        </w:r>
      </w:ins>
      <w:del w:id="149" w:author="MIKAWA Kenta" w:date="2026-09-29T19:02:00Z" w16du:dateUtc="2026-09-29T10:02:00Z">
        <w:r w:rsidDel="00FC3D93">
          <w:rPr>
            <w:rFonts w:ascii="游明朝" w:eastAsia="游明朝" w:hAnsi="游明朝" w:cs="游明朝"/>
            <w:color w:val="222222"/>
            <w:sz w:val="22"/>
            <w:szCs w:val="22"/>
            <w:u w:color="222222"/>
            <w:shd w:val="clear" w:color="auto" w:fill="FFFFFF"/>
            <w:lang w:val="ja-JP"/>
          </w:rPr>
          <w:delText>を設けております</w:delText>
        </w:r>
      </w:del>
      <w:r>
        <w:rPr>
          <w:rFonts w:ascii="游明朝" w:eastAsia="游明朝" w:hAnsi="游明朝" w:cs="游明朝"/>
          <w:color w:val="222222"/>
          <w:sz w:val="22"/>
          <w:szCs w:val="22"/>
          <w:u w:color="222222"/>
          <w:shd w:val="clear" w:color="auto" w:fill="FFFFFF"/>
          <w:lang w:val="ja-JP"/>
        </w:rPr>
        <w:t>．旧原稿にはこの点の記載がございませんでしたので，5.3 実験設定の各実験の説明の後に，各実験でどのような結果が得られれば提案手法の有用性が支</w:t>
      </w:r>
      <w:r>
        <w:rPr>
          <w:rFonts w:ascii="游明朝" w:eastAsia="游明朝" w:hAnsi="游明朝" w:cs="游明朝"/>
          <w:color w:val="222222"/>
          <w:sz w:val="22"/>
          <w:szCs w:val="22"/>
          <w:u w:color="222222"/>
          <w:shd w:val="clear" w:color="auto" w:fill="FFFFFF"/>
          <w:lang w:val="ja-JP"/>
        </w:rPr>
        <w:lastRenderedPageBreak/>
        <w:t>持されるのかをまとめて記載いたしました．あわせて，各実験の結果のみからは判断できない点についても明記いたしました．</w:t>
      </w:r>
    </w:p>
    <w:p w14:paraId="669C2949" w14:textId="77777777" w:rsidR="00BD1D8A" w:rsidRDefault="00BD1D8A">
      <w:pPr>
        <w:ind w:firstLine="220"/>
        <w:rPr>
          <w:rFonts w:ascii="游明朝" w:eastAsia="游明朝" w:hAnsi="游明朝" w:cs="游明朝"/>
          <w:color w:val="222222"/>
          <w:sz w:val="22"/>
          <w:szCs w:val="22"/>
          <w:u w:color="222222"/>
          <w:shd w:val="clear" w:color="auto" w:fill="FFFFFF"/>
          <w:lang w:val="ja-JP"/>
        </w:rPr>
      </w:pPr>
    </w:p>
    <w:p w14:paraId="0FE8B5CE" w14:textId="77777777" w:rsidR="007109C2" w:rsidRDefault="007109C2">
      <w:pPr>
        <w:spacing w:line="200" w:lineRule="exact"/>
        <w:rPr>
          <w:rFonts w:ascii="游明朝" w:eastAsia="游明朝" w:hAnsi="游明朝" w:cs="游明朝"/>
          <w:color w:val="222222"/>
          <w:sz w:val="22"/>
          <w:szCs w:val="22"/>
          <w:u w:color="222222"/>
          <w:shd w:val="clear" w:color="auto" w:fill="FFFFFF"/>
          <w:lang w:val="ja-JP"/>
        </w:rPr>
      </w:pPr>
    </w:p>
    <w:p w14:paraId="6D9362F8"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p.7 左カラム，5.3 実験設定（記載の追加）：</w:t>
      </w:r>
    </w:p>
    <w:p w14:paraId="4A48BAB4" w14:textId="77777777" w:rsidR="00B66047"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以上の各実験について，どのような結果が得られれば提案手法の有用性が支持されるかを以下に示す．</w:t>
      </w:r>
    </w:p>
    <w:p w14:paraId="632F79E8" w14:textId="77777777" w:rsidR="00B66047"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実験1では，まず中央値（</w:t>
      </w:r>
      <m:oMath>
        <m:r>
          <w:rPr>
            <w:rFonts w:ascii="Cambria Math" w:hAnsi="Cambria Math"/>
            <w:sz w:val="22"/>
            <w:szCs w:val="22"/>
          </w:rPr>
          <m:t>τ=0.5</m:t>
        </m:r>
      </m:oMath>
      <w:r>
        <w:rPr>
          <w:rFonts w:ascii="游明朝" w:eastAsia="游明朝" w:hAnsi="游明朝" w:cs="游明朝"/>
          <w:color w:val="000000" w:themeColor="text1"/>
          <w:sz w:val="22"/>
          <w:szCs w:val="22"/>
          <w:u w:color="222222"/>
          <w:shd w:val="clear" w:color="auto" w:fill="FFFFFF"/>
          <w:lang w:val="ja-JP"/>
        </w:rPr>
        <w:t>）のMAEとRMSEにより，全評価時点における点予測の誤差を比較する．これらが従来手法より小さければ，予測全体の精度が改善したといえる．上側・下側の分位点（</w:t>
      </w:r>
      <m:oMath>
        <m:r>
          <w:rPr>
            <w:rFonts w:ascii="Cambria Math" w:hAnsi="Cambria Math"/>
            <w:sz w:val="22"/>
            <w:szCs w:val="22"/>
          </w:rPr>
          <m:t>τ=0.9, 0.1</m:t>
        </m:r>
      </m:oMath>
      <w:r>
        <w:rPr>
          <w:rFonts w:ascii="游明朝" w:eastAsia="游明朝" w:hAnsi="游明朝" w:cs="游明朝"/>
          <w:color w:val="000000" w:themeColor="text1"/>
          <w:sz w:val="22"/>
          <w:szCs w:val="22"/>
          <w:u w:color="222222"/>
          <w:shd w:val="clear" w:color="auto" w:fill="FFFFFF"/>
          <w:lang w:val="ja-JP"/>
        </w:rPr>
        <w:t>）のMAEとRMSEは，実績値との乖離を示す補助的な指標として扱い，これらが小さいことのみから分位点の予測が適切であるとは判断しない．</w:t>
      </w:r>
    </w:p>
    <w:p w14:paraId="2F64B66A" w14:textId="77777777" w:rsidR="00B66047"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実験2では，実績の</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による区分と，系列ごとのスパイクの発生頻度による区分のそれぞれで誤差を比較する．スパイク域で誤差が小さく，かつ静穏域で誤差が増えていなければ，スパイクの捕捉と平常時の精度が両立しているといえる．ただし，発生頻度による改善幅の違いのみから，参照の検索やゲート機構の寄与を特定するものではない．</w:t>
      </w:r>
    </w:p>
    <w:p w14:paraId="45B6C105" w14:textId="77777777" w:rsidR="00B66047"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実験3では，全系列における検出の件数，適合率および再現率と，</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の分布を併せて確認する．予測スパイク数の違いを踏まえたうえで，</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の小さい割合が従来手法より高ければ，予測したスパイクが従来手法よりも実際のスパイクの近くに寄っているといえる．</w:t>
      </w:r>
    </w:p>
    <w:p w14:paraId="0F17C5B8" w14:textId="77777777" w:rsidR="00B66047"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実験4では，予測区間の幅の十分位ごとに，実績の</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の平均と標準偏差，およびスパイクの割合を比較する．幅の広い区分ほどこれらの値が大きければ，予測区間の幅が大きな需要変動と対応しているといえる．ただし，これのみから予測区間の妥当性や個々のスパイクの予測が実証されるわけではない．</w:t>
      </w:r>
    </w:p>
    <w:p w14:paraId="1E08E2B6" w14:textId="228FBEA6" w:rsidR="00B66047"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実験5では，代表的な2系列について，予測の過大・過小や需要の変化への反応を確認する．需要が減衰する系列で過大な予測が抑えられ，急増する系列で予測が立ち上がっていれば，実験1から実験4の定量的な結果を個々の系列でも具体的に確認できたといえる．</w:t>
      </w:r>
      <w:ins w:id="150" w:author="MIKAWA Kenta" w:date="2026-09-29T19:03:00Z" w16du:dateUtc="2026-09-29T10:03:00Z">
        <w:r w:rsidR="0095246A" w:rsidDel="0095246A">
          <w:rPr>
            <w:rFonts w:ascii="游明朝" w:eastAsia="游明朝" w:hAnsi="游明朝" w:cs="游明朝"/>
            <w:color w:val="000000" w:themeColor="text1"/>
            <w:sz w:val="22"/>
            <w:szCs w:val="22"/>
            <w:u w:color="222222"/>
            <w:shd w:val="clear" w:color="auto" w:fill="FFFFFF"/>
            <w:lang w:val="ja-JP"/>
          </w:rPr>
          <w:t xml:space="preserve"> </w:t>
        </w:r>
      </w:ins>
      <w:del w:id="151" w:author="MIKAWA Kenta" w:date="2026-09-29T19:03:00Z" w16du:dateUtc="2026-09-29T10:03:00Z">
        <w:r w:rsidDel="0095246A">
          <w:rPr>
            <w:rFonts w:ascii="游明朝" w:eastAsia="游明朝" w:hAnsi="游明朝" w:cs="游明朝"/>
            <w:color w:val="000000" w:themeColor="text1"/>
            <w:sz w:val="22"/>
            <w:szCs w:val="22"/>
            <w:u w:color="222222"/>
            <w:shd w:val="clear" w:color="auto" w:fill="FFFFFF"/>
            <w:lang w:val="ja-JP"/>
          </w:rPr>
          <w:delText>ただし，個別の系列の結果のみから一般的な性能を結論づけるものではない．</w:delText>
        </w:r>
      </w:del>
    </w:p>
    <w:p w14:paraId="55EE22CD" w14:textId="77777777" w:rsidR="007109C2" w:rsidRDefault="007109C2">
      <w:pPr>
        <w:rPr>
          <w:rFonts w:ascii="游明朝" w:eastAsia="游明朝" w:hAnsi="游明朝" w:cs="游明朝"/>
          <w:color w:val="222222"/>
          <w:sz w:val="22"/>
          <w:szCs w:val="22"/>
          <w:u w:color="222222"/>
          <w:shd w:val="clear" w:color="auto" w:fill="FFFFFF"/>
          <w:lang w:val="ja-JP"/>
        </w:rPr>
      </w:pPr>
    </w:p>
    <w:p w14:paraId="2BBA05A4" w14:textId="77777777" w:rsidR="007109C2" w:rsidRDefault="007109C2">
      <w:pPr>
        <w:rPr>
          <w:rFonts w:ascii="游明朝" w:eastAsia="游明朝" w:hAnsi="游明朝" w:cs="游明朝"/>
          <w:color w:val="222222"/>
          <w:sz w:val="22"/>
          <w:szCs w:val="22"/>
          <w:u w:color="222222"/>
          <w:shd w:val="clear" w:color="auto" w:fill="FFFFFF"/>
        </w:rPr>
      </w:pPr>
    </w:p>
    <w:p w14:paraId="1A771F06" w14:textId="5965CA4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del w:id="152" w:author="MIKAWA Kenta" w:date="2026-09-29T17:44:00Z" w16du:dateUtc="2026-09-29T08:44:00Z">
        <w:r w:rsidRPr="001A2D82" w:rsidDel="0098719C">
          <w:rPr>
            <w:rFonts w:asciiTheme="majorEastAsia" w:eastAsiaTheme="majorEastAsia" w:hAnsiTheme="majorEastAsia" w:cs="游明朝"/>
            <w:b/>
            <w:bCs/>
            <w:sz w:val="22"/>
            <w:szCs w:val="22"/>
          </w:rPr>
          <w:delText>#</w:delText>
        </w:r>
      </w:del>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66EDF6BA"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実験2：各 z スコアの区分に含まれる観測数はどの程度でしょうか？特に z&gt;3 のようなスパイク域は時点数が少ない可能性があるので，そこでの MAE/RMSE がどれくらい安定しているかに疑義が生じます．各区分の観測数などを併記すると，表2の解釈可能性が高まると考えられます．</w:t>
      </w:r>
    </w:p>
    <w:p w14:paraId="521F3DB2"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138EC6BC"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676AD171"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w:t>
      </w:r>
      <w:r w:rsidR="009E1FD8">
        <w:rPr>
          <w:rFonts w:ascii="游明朝" w:eastAsia="游明朝" w:hAnsi="游明朝" w:cs="游明朝" w:hint="eastAsia"/>
          <w:color w:val="222222"/>
          <w:sz w:val="22"/>
          <w:szCs w:val="22"/>
          <w:u w:color="222222"/>
          <w:shd w:val="clear" w:color="auto" w:fill="FFFFFF"/>
          <w:lang w:val="ja-JP"/>
        </w:rPr>
        <w:t>いただきまして誠に</w:t>
      </w:r>
      <w:r>
        <w:rPr>
          <w:rFonts w:ascii="游明朝" w:eastAsia="游明朝" w:hAnsi="游明朝" w:cs="游明朝"/>
          <w:color w:val="222222"/>
          <w:sz w:val="22"/>
          <w:szCs w:val="22"/>
          <w:u w:color="222222"/>
          <w:shd w:val="clear" w:color="auto" w:fill="FFFFFF"/>
          <w:lang w:val="ja-JP"/>
        </w:rPr>
        <w:t>ありがとうございました．時点数を示してお</w:t>
      </w:r>
      <w:r w:rsidR="009E1FD8">
        <w:rPr>
          <w:rFonts w:ascii="游明朝" w:eastAsia="游明朝" w:hAnsi="游明朝" w:cs="游明朝" w:hint="eastAsia"/>
          <w:color w:val="222222"/>
          <w:sz w:val="22"/>
          <w:szCs w:val="22"/>
          <w:u w:color="222222"/>
          <w:shd w:val="clear" w:color="auto" w:fill="FFFFFF"/>
          <w:lang w:val="ja-JP"/>
        </w:rPr>
        <w:t>らず，可読性が低い文章となってしまっておりました．大変失礼いたしました．</w:t>
      </w:r>
      <w:r w:rsidR="009E1FD8" w:rsidDel="009E1FD8">
        <w:rPr>
          <w:rFonts w:ascii="游明朝" w:eastAsia="游明朝" w:hAnsi="游明朝" w:cs="游明朝"/>
          <w:color w:val="222222"/>
          <w:sz w:val="22"/>
          <w:szCs w:val="22"/>
          <w:u w:color="222222"/>
          <w:shd w:val="clear" w:color="auto" w:fill="FFFFFF"/>
          <w:lang w:val="ja-JP"/>
        </w:rPr>
        <w:t xml:space="preserve"> </w:t>
      </w:r>
    </w:p>
    <w:p w14:paraId="07F1D045" w14:textId="77777777" w:rsidR="007109C2" w:rsidRDefault="009E1FD8">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当該実験における評価の対象は1,157書名の64日分，計74,048時点です．時点数は，</w:t>
      </w:r>
      <m:oMath>
        <m:r>
          <w:rPr>
            <w:rFonts w:ascii="Cambria Math" w:hAnsi="Cambria Math"/>
            <w:sz w:val="22"/>
            <w:szCs w:val="22"/>
          </w:rPr>
          <m:t>z</m:t>
        </m:r>
      </m:oMath>
      <w:r>
        <w:rPr>
          <w:rFonts w:ascii="游明朝" w:eastAsia="游明朝" w:hAnsi="游明朝" w:cs="游明朝" w:hint="eastAsia"/>
          <w:color w:val="222222"/>
          <w:sz w:val="22"/>
          <w:szCs w:val="22"/>
          <w:u w:color="222222"/>
          <w:shd w:val="clear" w:color="auto" w:fill="FFFFFF"/>
          <w:lang w:val="ja-JP"/>
        </w:rPr>
        <w:t>スコアが−1未満の区分が3,381時点，−1〜0が46,775時点，0〜1が14,144時点，1〜2が6,054時点，2〜3が2,261時点，3以上が1,433時点</w:t>
      </w:r>
      <w:r w:rsidR="00573212">
        <w:rPr>
          <w:rFonts w:ascii="游明朝" w:eastAsia="游明朝" w:hAnsi="游明朝" w:cs="游明朝" w:hint="eastAsia"/>
          <w:color w:val="222222"/>
          <w:sz w:val="22"/>
          <w:szCs w:val="22"/>
          <w:u w:color="222222"/>
          <w:shd w:val="clear" w:color="auto" w:fill="FFFFFF"/>
          <w:lang w:val="ja-JP"/>
        </w:rPr>
        <w:t>となります</w:t>
      </w:r>
      <w:r>
        <w:rPr>
          <w:rFonts w:ascii="游明朝" w:eastAsia="游明朝" w:hAnsi="游明朝" w:cs="游明朝" w:hint="eastAsia"/>
          <w:color w:val="222222"/>
          <w:sz w:val="22"/>
          <w:szCs w:val="22"/>
          <w:u w:color="222222"/>
          <w:shd w:val="clear" w:color="auto" w:fill="FFFFFF"/>
          <w:lang w:val="ja-JP"/>
        </w:rPr>
        <w:t>．</w:t>
      </w:r>
    </w:p>
    <w:p w14:paraId="62CF8FFA" w14:textId="77777777" w:rsidR="00DF46C0"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また，ご指摘いただきました通り，</w:t>
      </w:r>
      <m:oMath>
        <m:r>
          <w:rPr>
            <w:rFonts w:ascii="Cambria Math" w:hAnsi="Cambria Math"/>
            <w:sz w:val="22"/>
            <w:szCs w:val="22"/>
          </w:rPr>
          <m:t>z</m:t>
        </m:r>
      </m:oMath>
      <w:r>
        <w:rPr>
          <w:rFonts w:ascii="游明朝" w:eastAsia="游明朝" w:hAnsi="游明朝" w:cs="游明朝" w:hint="eastAsia"/>
          <w:color w:val="222222"/>
          <w:sz w:val="22"/>
          <w:szCs w:val="22"/>
          <w:u w:color="222222"/>
          <w:shd w:val="clear" w:color="auto" w:fill="FFFFFF"/>
          <w:lang w:val="ja-JP"/>
        </w:rPr>
        <w:t>スコアが0を超える範囲では，区分が上になるほど時点数は少なくなり，最も少ない</w:t>
      </w:r>
      <m:oMath>
        <m:r>
          <w:rPr>
            <w:rFonts w:ascii="Cambria Math" w:hAnsi="Cambria Math"/>
            <w:sz w:val="22"/>
            <w:szCs w:val="22"/>
          </w:rPr>
          <m:t>z&gt;3</m:t>
        </m:r>
      </m:oMath>
      <w:r>
        <w:rPr>
          <w:rFonts w:ascii="游明朝" w:eastAsia="游明朝" w:hAnsi="游明朝" w:cs="游明朝" w:hint="eastAsia"/>
          <w:color w:val="222222"/>
          <w:sz w:val="22"/>
          <w:szCs w:val="22"/>
          <w:u w:color="222222"/>
          <w:shd w:val="clear" w:color="auto" w:fill="FFFFFF"/>
          <w:lang w:val="ja-JP"/>
        </w:rPr>
        <w:t>の区分は1,433時点でございます．ただし，1,433時点あることだけで，この区分のMAEとRMSEの推定が十分に安定しているとは判断できません．同じ系列内の観測は互いに独立ではなく，またRMSEは誤差を二乗して平均するため，誤差の大きい少数の時点に値が大きく左右されるためです．</w:t>
      </w:r>
    </w:p>
    <w:p w14:paraId="4FD34A67" w14:textId="77777777" w:rsidR="00DF46C0"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そのため，本文では各区分の時点数を示したうえで，区分ごとの誤差は今回の評価対象における結果であり，時点数だけから推定の安定性を保証するものではないことを記載いたしました．</w:t>
      </w:r>
    </w:p>
    <w:p w14:paraId="77DA306D" w14:textId="310DF8BC" w:rsidR="00BC0574"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lastRenderedPageBreak/>
        <w:t>以上を踏まえ，旧原稿の表2（改訂稿の表3）の最上段に各区分の時点数を示す行を追加し，5.4.2 実験2に時点数と，その解釈における注意点を記載いたしました．下記の表3では，今回追加した時点数の行を赤字で示しております．なお表3につきましては，図表の視認性に関する査読者</w:t>
      </w:r>
      <w:del w:id="153" w:author="MIKAWA Kenta" w:date="2026-09-29T17:44:00Z" w16du:dateUtc="2026-09-29T08:44:00Z">
        <w:r w:rsidDel="0098719C">
          <w:rPr>
            <w:rFonts w:ascii="游明朝" w:eastAsia="游明朝" w:hAnsi="游明朝" w:cs="游明朝"/>
            <w:color w:val="222222"/>
            <w:sz w:val="22"/>
            <w:szCs w:val="22"/>
            <w:u w:color="222222"/>
            <w:shd w:val="clear" w:color="auto" w:fill="FFFFFF"/>
            <w:lang w:val="ja-JP"/>
          </w:rPr>
          <w:delText>#</w:delText>
        </w:r>
      </w:del>
      <w:r>
        <w:rPr>
          <w:rFonts w:ascii="游明朝" w:eastAsia="游明朝" w:hAnsi="游明朝" w:cs="游明朝"/>
          <w:color w:val="222222"/>
          <w:sz w:val="22"/>
          <w:szCs w:val="22"/>
          <w:u w:color="222222"/>
          <w:shd w:val="clear" w:color="auto" w:fill="FFFFFF"/>
          <w:lang w:val="ja-JP"/>
        </w:rPr>
        <w:t>Aのご指摘にも併せて対応しており，</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スコアの区分を1刻みに統合して列数を減らすとともに，表全体の縮小表示をやめて文字を大きくしております．</w:t>
      </w:r>
    </w:p>
    <w:p w14:paraId="0880ABBB" w14:textId="77777777" w:rsidR="007109C2" w:rsidRDefault="007109C2">
      <w:pPr>
        <w:rPr>
          <w:rFonts w:ascii="游明朝" w:eastAsia="游明朝" w:hAnsi="游明朝" w:cs="游明朝"/>
          <w:color w:val="222222"/>
          <w:sz w:val="22"/>
          <w:szCs w:val="22"/>
          <w:u w:color="222222"/>
          <w:shd w:val="clear" w:color="auto" w:fill="FFFFFF"/>
          <w:lang w:val="ja-JP"/>
        </w:rPr>
      </w:pPr>
    </w:p>
    <w:p w14:paraId="4B48C839" w14:textId="77777777" w:rsidR="007109C2" w:rsidRPr="00251346" w:rsidRDefault="0041754F">
      <w:pPr>
        <w:keepNext/>
        <w:rPr>
          <w:rFonts w:ascii="游明朝" w:eastAsia="游明朝" w:hAnsi="游明朝" w:cs="游明朝"/>
          <w:b/>
          <w:bCs/>
          <w:color w:val="000000" w:themeColor="text1"/>
          <w:sz w:val="22"/>
          <w:szCs w:val="22"/>
          <w:u w:val="single"/>
          <w:shd w:val="clear" w:color="auto" w:fill="FFFFFF"/>
        </w:rPr>
      </w:pPr>
      <w:r>
        <w:rPr>
          <w:rFonts w:ascii="游明朝" w:eastAsia="游明朝" w:hAnsi="游明朝" w:cs="游明朝"/>
          <w:b/>
          <w:bCs/>
          <w:color w:val="000000" w:themeColor="text1"/>
          <w:sz w:val="22"/>
          <w:szCs w:val="22"/>
          <w:u w:val="single"/>
          <w:shd w:val="clear" w:color="auto" w:fill="FFFFFF"/>
          <w:lang w:val="ja-JP"/>
        </w:rPr>
        <w:t xml:space="preserve">　新原稿 p.10，表3（記載の追加）：</w:t>
      </w:r>
    </w:p>
    <w:p w14:paraId="423621C0" w14:textId="77777777" w:rsidR="00BC0574" w:rsidRDefault="00000000">
      <w:pPr>
        <w:jc w:val="center"/>
      </w:pPr>
      <w:r>
        <w:rPr>
          <w:noProof/>
        </w:rPr>
        <w:drawing>
          <wp:inline distT="0" distB="0" distL="0" distR="0" wp14:anchorId="19374F21" wp14:editId="79E36CD7">
            <wp:extent cx="6096000" cy="3118766"/>
            <wp:effectExtent l="0" t="0" r="0" b="0"/>
            <wp:docPr id="929520383" name="Tabl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able2_B.png"/>
                    <pic:cNvPicPr/>
                  </pic:nvPicPr>
                  <pic:blipFill>
                    <a:blip r:embed="rId16"/>
                    <a:stretch>
                      <a:fillRect/>
                    </a:stretch>
                  </pic:blipFill>
                  <pic:spPr>
                    <a:xfrm>
                      <a:off x="0" y="0"/>
                      <a:ext cx="6096000" cy="3118766"/>
                    </a:xfrm>
                    <a:prstGeom prst="rect">
                      <a:avLst/>
                    </a:prstGeom>
                  </pic:spPr>
                </pic:pic>
              </a:graphicData>
            </a:graphic>
          </wp:inline>
        </w:drawing>
      </w:r>
    </w:p>
    <w:p w14:paraId="31B9A3EF" w14:textId="77777777" w:rsidR="007109C2" w:rsidRDefault="007109C2">
      <w:pPr>
        <w:rPr>
          <w:rFonts w:ascii="游明朝" w:eastAsia="游明朝" w:hAnsi="游明朝" w:cs="游明朝"/>
          <w:color w:val="222222"/>
          <w:sz w:val="22"/>
          <w:szCs w:val="22"/>
          <w:u w:color="222222"/>
          <w:shd w:val="clear" w:color="auto" w:fill="FFFFFF"/>
          <w:lang w:val="ja-JP"/>
        </w:rPr>
      </w:pPr>
    </w:p>
    <w:p w14:paraId="39D2D1DB"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p.8 左カラム，5.4.2 実験2（記載の追加）：</w:t>
      </w:r>
    </w:p>
    <w:p w14:paraId="67C983B7" w14:textId="236D658E" w:rsidR="00DF46C0"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なお，各区分に含まれる時点数は表3の最上段に示す通りであり，最も時点数の少ない</w:t>
      </w:r>
      <m:oMath>
        <m:r>
          <w:rPr>
            <w:rFonts w:ascii="Cambria Math" w:hAnsi="Cambria Math"/>
            <w:sz w:val="22"/>
            <w:szCs w:val="22"/>
          </w:rPr>
          <m:t>z&gt;3</m:t>
        </m:r>
      </m:oMath>
      <w:r>
        <w:rPr>
          <w:rFonts w:ascii="游明朝" w:eastAsia="游明朝" w:hAnsi="游明朝" w:cs="游明朝"/>
          <w:color w:val="000000" w:themeColor="text1"/>
          <w:sz w:val="22"/>
          <w:szCs w:val="22"/>
          <w:u w:color="222222"/>
          <w:shd w:val="clear" w:color="auto" w:fill="FFFFFF"/>
          <w:lang w:val="ja-JP"/>
        </w:rPr>
        <w:t>の区分にも1,433時点（全時点の1.9%）が含まれる．ただし，同じ系列内の観測は互いに独立ではなく，またRMSEは誤差を二乗して平均するため，誤差の大きい</w:t>
      </w:r>
      <w:ins w:id="154" w:author="MIKAWA Kenta" w:date="2026-09-29T19:03:00Z" w16du:dateUtc="2026-09-29T10:03:00Z">
        <w:r w:rsidR="0095246A">
          <w:rPr>
            <w:rFonts w:ascii="游明朝" w:eastAsia="游明朝" w:hAnsi="游明朝" w:cs="游明朝" w:hint="eastAsia"/>
            <w:color w:val="000000" w:themeColor="text1"/>
            <w:sz w:val="22"/>
            <w:szCs w:val="22"/>
            <w:u w:color="222222"/>
            <w:shd w:val="clear" w:color="auto" w:fill="FFFFFF"/>
            <w:lang w:val="ja-JP"/>
          </w:rPr>
          <w:t>時点が存在した場合</w:t>
        </w:r>
      </w:ins>
      <w:ins w:id="155" w:author="MIKAWA Kenta" w:date="2026-09-29T19:04:00Z" w16du:dateUtc="2026-09-29T10:04:00Z">
        <w:r w:rsidR="0095246A">
          <w:rPr>
            <w:rFonts w:ascii="游明朝" w:eastAsia="游明朝" w:hAnsi="游明朝" w:cs="游明朝" w:hint="eastAsia"/>
            <w:color w:val="000000" w:themeColor="text1"/>
            <w:sz w:val="22"/>
            <w:szCs w:val="22"/>
            <w:u w:color="222222"/>
            <w:shd w:val="clear" w:color="auto" w:fill="FFFFFF"/>
            <w:lang w:val="ja-JP"/>
          </w:rPr>
          <w:t>影響が大きい</w:t>
        </w:r>
      </w:ins>
      <w:del w:id="156" w:author="MIKAWA Kenta" w:date="2026-09-29T19:04:00Z" w16du:dateUtc="2026-09-29T10:04:00Z">
        <w:r w:rsidDel="0095246A">
          <w:rPr>
            <w:rFonts w:ascii="游明朝" w:eastAsia="游明朝" w:hAnsi="游明朝" w:cs="游明朝"/>
            <w:color w:val="000000" w:themeColor="text1"/>
            <w:sz w:val="22"/>
            <w:szCs w:val="22"/>
            <w:u w:color="222222"/>
            <w:shd w:val="clear" w:color="auto" w:fill="FFFFFF"/>
            <w:lang w:val="ja-JP"/>
          </w:rPr>
          <w:delText>少数の時点に値が大きく左右される</w:delText>
        </w:r>
      </w:del>
      <w:r>
        <w:rPr>
          <w:rFonts w:ascii="游明朝" w:eastAsia="游明朝" w:hAnsi="游明朝" w:cs="游明朝"/>
          <w:color w:val="000000" w:themeColor="text1"/>
          <w:sz w:val="22"/>
          <w:szCs w:val="22"/>
          <w:u w:color="222222"/>
          <w:shd w:val="clear" w:color="auto" w:fill="FFFFFF"/>
          <w:lang w:val="ja-JP"/>
        </w:rPr>
        <w:t>．そのため，時点数のみから各区分における誤差の推定が安定しているとは判断できず，各区分の結果は，このような標本の構成を踏まえて解釈する必要がある．</w:t>
      </w:r>
    </w:p>
    <w:p w14:paraId="38CEF66C" w14:textId="77777777" w:rsidR="007109C2" w:rsidRDefault="007109C2">
      <w:pPr>
        <w:rPr>
          <w:rFonts w:ascii="游明朝" w:eastAsia="游明朝" w:hAnsi="游明朝" w:cs="游明朝"/>
          <w:color w:val="222222"/>
          <w:sz w:val="22"/>
          <w:szCs w:val="22"/>
          <w:u w:color="222222"/>
          <w:shd w:val="clear" w:color="auto" w:fill="FFFFFF"/>
          <w:lang w:val="ja-JP"/>
        </w:rPr>
      </w:pPr>
    </w:p>
    <w:p w14:paraId="76D05922" w14:textId="77777777" w:rsidR="007109C2" w:rsidRDefault="007109C2">
      <w:pPr>
        <w:rPr>
          <w:rFonts w:ascii="游明朝" w:eastAsia="游明朝" w:hAnsi="游明朝" w:cs="游明朝"/>
          <w:color w:val="222222"/>
          <w:sz w:val="22"/>
          <w:szCs w:val="22"/>
          <w:u w:color="222222"/>
          <w:shd w:val="clear" w:color="auto" w:fill="FFFFFF"/>
        </w:rPr>
      </w:pPr>
    </w:p>
    <w:p w14:paraId="31F86DA1" w14:textId="77777777"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del w:id="157" w:author="MIKAWA Kenta" w:date="2026-09-29T17:32:00Z" w16du:dateUtc="2026-09-29T08:32:00Z">
        <w:r w:rsidRPr="001A2D82" w:rsidDel="003513A8">
          <w:rPr>
            <w:rFonts w:asciiTheme="majorEastAsia" w:eastAsiaTheme="majorEastAsia" w:hAnsiTheme="majorEastAsia" w:cs="游明朝"/>
            <w:b/>
            <w:bCs/>
            <w:sz w:val="22"/>
            <w:szCs w:val="22"/>
          </w:rPr>
          <w:delText>#</w:delText>
        </w:r>
      </w:del>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22929221"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実験2では，各時点の実績値を「その系列全体の平均と標準偏差」で標準化した z スコアに基づいて時点を区分していると説明されています．一方で，時系列予測において評価期間を含む全期間の統計量を前処理やモデルの入力に用いる場合，将来情報の利用，すなわち data leakage と誤解される可能性があると思われます．本実験では，当該 z スコアはモデルの学習・推論に用いられるものではなく，予測後に需要水準別の誤差を確認するための事後的な層別指標であると理解しました．この理解でよい場合，z スコアの算出に用いた期間，および当該 z スコアがモデルの学習・推論には用いられていないことを本文中で明示するとよいと思われます．</w:t>
      </w:r>
    </w:p>
    <w:p w14:paraId="6BFCD141"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5CF49F93" w14:textId="77777777" w:rsidR="007109C2" w:rsidRPr="00911FF8" w:rsidRDefault="0041754F">
      <w:pPr>
        <w:rPr>
          <w:rFonts w:asciiTheme="majorEastAsia" w:eastAsiaTheme="majorEastAsia" w:hAnsiTheme="majorEastAsia" w:cs="游明朝" w:hint="eastAsia"/>
          <w:b/>
          <w:bCs/>
          <w:sz w:val="22"/>
          <w:szCs w:val="22"/>
          <w:rPrChange w:id="158" w:author="MIKAWA Kenta" w:date="2026-09-29T18:01:00Z" w16du:dateUtc="2026-09-29T09:01:00Z">
            <w:rPr>
              <w:rFonts w:asciiTheme="majorEastAsia" w:eastAsiaTheme="majorEastAsia" w:hAnsiTheme="majorEastAsia" w:cs="游明朝" w:hint="eastAsia"/>
              <w:b/>
              <w:bCs/>
              <w:sz w:val="22"/>
              <w:szCs w:val="22"/>
              <w:lang w:val="ja-JP"/>
            </w:rPr>
          </w:rPrChange>
        </w:rPr>
      </w:pPr>
      <w:r w:rsidRPr="001A2D82">
        <w:rPr>
          <w:rFonts w:asciiTheme="majorEastAsia" w:eastAsiaTheme="majorEastAsia" w:hAnsiTheme="majorEastAsia" w:cs="游明朝"/>
          <w:b/>
          <w:bCs/>
          <w:sz w:val="22"/>
          <w:szCs w:val="22"/>
          <w:lang w:val="ja-JP"/>
        </w:rPr>
        <w:t>【著者の回答】</w:t>
      </w:r>
    </w:p>
    <w:p w14:paraId="2F9AB913" w14:textId="3F8D4451" w:rsidR="007109C2" w:rsidRDefault="0041754F">
      <w:pPr>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大変貴重なご指摘をいただきまして誠にありがとうございました．ご指摘の通り，</w:t>
      </w:r>
      <w:r w:rsidR="008B2C77">
        <w:rPr>
          <w:rFonts w:ascii="游明朝" w:eastAsia="游明朝" w:hAnsi="游明朝" w:cs="游明朝" w:hint="eastAsia"/>
          <w:color w:val="222222"/>
          <w:sz w:val="22"/>
          <w:szCs w:val="22"/>
          <w:u w:color="222222"/>
          <w:shd w:val="clear" w:color="auto" w:fill="FFFFFF"/>
          <w:lang w:val="ja-JP"/>
        </w:rPr>
        <w:t>当該指標は</w:t>
      </w:r>
      <w:r>
        <w:rPr>
          <w:rFonts w:ascii="游明朝" w:eastAsia="游明朝" w:hAnsi="游明朝" w:cs="游明朝" w:hint="eastAsia"/>
          <w:color w:val="222222"/>
          <w:sz w:val="22"/>
          <w:szCs w:val="22"/>
          <w:u w:color="222222"/>
          <w:shd w:val="clear" w:color="auto" w:fill="FFFFFF"/>
          <w:lang w:val="ja-JP"/>
        </w:rPr>
        <w:t>事後的な層別指標</w:t>
      </w:r>
      <w:r w:rsidR="008B2C77">
        <w:rPr>
          <w:rFonts w:ascii="游明朝" w:eastAsia="游明朝" w:hAnsi="游明朝" w:cs="游明朝" w:hint="eastAsia"/>
          <w:color w:val="222222"/>
          <w:sz w:val="22"/>
          <w:szCs w:val="22"/>
          <w:u w:color="222222"/>
          <w:shd w:val="clear" w:color="auto" w:fill="FFFFFF"/>
          <w:lang w:val="ja-JP"/>
        </w:rPr>
        <w:t>として位置付けられるも</w:t>
      </w:r>
      <w:ins w:id="159" w:author="MIKAWA Kenta" w:date="2026-09-29T19:04:00Z" w16du:dateUtc="2026-09-29T10:04:00Z">
        <w:r w:rsidR="00376CC8">
          <w:rPr>
            <w:rFonts w:ascii="游明朝" w:eastAsia="游明朝" w:hAnsi="游明朝" w:cs="游明朝" w:hint="eastAsia"/>
            <w:color w:val="222222"/>
            <w:sz w:val="22"/>
            <w:szCs w:val="22"/>
            <w:u w:color="222222"/>
            <w:shd w:val="clear" w:color="auto" w:fill="FFFFFF"/>
            <w:lang w:val="ja-JP"/>
          </w:rPr>
          <w:t>のです</w:t>
        </w:r>
      </w:ins>
      <w:del w:id="160" w:author="MIKAWA Kenta" w:date="2026-09-29T19:04:00Z" w16du:dateUtc="2026-09-29T10:04:00Z">
        <w:r w:rsidR="008B2C77" w:rsidDel="00376CC8">
          <w:rPr>
            <w:rFonts w:ascii="游明朝" w:eastAsia="游明朝" w:hAnsi="游明朝" w:cs="游明朝" w:hint="eastAsia"/>
            <w:color w:val="222222"/>
            <w:sz w:val="22"/>
            <w:szCs w:val="22"/>
            <w:u w:color="222222"/>
            <w:shd w:val="clear" w:color="auto" w:fill="FFFFFF"/>
            <w:lang w:val="ja-JP"/>
          </w:rPr>
          <w:delText>のと</w:delText>
        </w:r>
        <w:r w:rsidDel="00376CC8">
          <w:rPr>
            <w:rFonts w:ascii="游明朝" w:eastAsia="游明朝" w:hAnsi="游明朝" w:cs="游明朝" w:hint="eastAsia"/>
            <w:color w:val="222222"/>
            <w:sz w:val="22"/>
            <w:szCs w:val="22"/>
            <w:u w:color="222222"/>
            <w:shd w:val="clear" w:color="auto" w:fill="FFFFFF"/>
            <w:lang w:val="ja-JP"/>
          </w:rPr>
          <w:delText>認識</w:delText>
        </w:r>
        <w:r w:rsidR="00B033BC" w:rsidDel="00376CC8">
          <w:rPr>
            <w:rFonts w:ascii="游明朝" w:eastAsia="游明朝" w:hAnsi="游明朝" w:cs="游明朝" w:hint="eastAsia"/>
            <w:color w:val="222222"/>
            <w:sz w:val="22"/>
            <w:szCs w:val="22"/>
            <w:u w:color="222222"/>
            <w:shd w:val="clear" w:color="auto" w:fill="FFFFFF"/>
            <w:lang w:val="ja-JP"/>
          </w:rPr>
          <w:delText>しており</w:delText>
        </w:r>
        <w:r w:rsidDel="00376CC8">
          <w:rPr>
            <w:rFonts w:ascii="游明朝" w:eastAsia="游明朝" w:hAnsi="游明朝" w:cs="游明朝" w:hint="eastAsia"/>
            <w:color w:val="222222"/>
            <w:sz w:val="22"/>
            <w:szCs w:val="22"/>
            <w:u w:color="222222"/>
            <w:shd w:val="clear" w:color="auto" w:fill="FFFFFF"/>
            <w:lang w:val="ja-JP"/>
          </w:rPr>
          <w:delText>ます</w:delText>
        </w:r>
      </w:del>
      <w:r>
        <w:rPr>
          <w:rFonts w:ascii="游明朝" w:eastAsia="游明朝" w:hAnsi="游明朝" w:cs="游明朝"/>
          <w:color w:val="222222"/>
          <w:sz w:val="22"/>
          <w:szCs w:val="22"/>
          <w:u w:color="222222"/>
          <w:shd w:val="clear" w:color="auto" w:fill="FFFFFF"/>
          <w:lang w:val="ja-JP"/>
        </w:rPr>
        <w:t>．この</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スコアは，予測後に誤差を需要水準別に集計するための指標であり，モデルの学習にも推論にも</w:t>
      </w:r>
      <w:r w:rsidR="00B068C2">
        <w:rPr>
          <w:rFonts w:ascii="游明朝" w:eastAsia="游明朝" w:hAnsi="游明朝" w:cs="游明朝" w:hint="eastAsia"/>
          <w:color w:val="222222"/>
          <w:sz w:val="22"/>
          <w:szCs w:val="22"/>
          <w:u w:color="222222"/>
          <w:shd w:val="clear" w:color="auto" w:fill="FFFFFF"/>
          <w:lang w:val="ja-JP"/>
        </w:rPr>
        <w:t>使用して</w:t>
      </w:r>
      <w:r>
        <w:rPr>
          <w:rFonts w:ascii="游明朝" w:eastAsia="游明朝" w:hAnsi="游明朝" w:cs="游明朝"/>
          <w:color w:val="222222"/>
          <w:sz w:val="22"/>
          <w:szCs w:val="22"/>
          <w:u w:color="222222"/>
          <w:shd w:val="clear" w:color="auto" w:fill="FFFFFF"/>
          <w:lang w:val="ja-JP"/>
        </w:rPr>
        <w:t>おりません．</w:t>
      </w:r>
      <m:oMath>
        <m:r>
          <w:rPr>
            <w:rFonts w:ascii="Cambria Math" w:hAnsi="Cambria Math"/>
            <w:sz w:val="22"/>
            <w:szCs w:val="22"/>
          </w:rPr>
          <m:t>z</m:t>
        </m:r>
      </m:oMath>
      <w:r w:rsidR="003B66F7">
        <w:rPr>
          <w:rFonts w:ascii="游明朝" w:eastAsia="游明朝" w:hAnsi="游明朝" w:cs="游明朝"/>
          <w:color w:val="222222"/>
          <w:sz w:val="22"/>
          <w:szCs w:val="22"/>
          <w:u w:color="222222"/>
          <w:shd w:val="clear" w:color="auto" w:fill="FFFFFF"/>
          <w:lang w:val="ja-JP"/>
        </w:rPr>
        <w:t>スコア</w:t>
      </w:r>
      <w:r w:rsidR="003B66F7">
        <w:rPr>
          <w:rFonts w:ascii="游明朝" w:eastAsia="游明朝" w:hAnsi="游明朝" w:cs="游明朝" w:hint="eastAsia"/>
          <w:color w:val="222222"/>
          <w:sz w:val="22"/>
          <w:szCs w:val="22"/>
          <w:u w:color="222222"/>
          <w:shd w:val="clear" w:color="auto" w:fill="FFFFFF"/>
          <w:lang w:val="ja-JP"/>
        </w:rPr>
        <w:t>の</w:t>
      </w:r>
      <w:r>
        <w:rPr>
          <w:rFonts w:ascii="游明朝" w:eastAsia="游明朝" w:hAnsi="游明朝" w:cs="游明朝"/>
          <w:color w:val="222222"/>
          <w:sz w:val="22"/>
          <w:szCs w:val="22"/>
          <w:u w:color="222222"/>
          <w:shd w:val="clear" w:color="auto" w:fill="FFFFFF"/>
          <w:lang w:val="ja-JP"/>
        </w:rPr>
        <w:t>算出に用いた</w:t>
      </w:r>
      <w:r>
        <w:rPr>
          <w:rFonts w:ascii="游明朝" w:eastAsia="游明朝" w:hAnsi="游明朝" w:cs="游明朝"/>
          <w:color w:val="222222"/>
          <w:sz w:val="22"/>
          <w:szCs w:val="22"/>
          <w:u w:color="222222"/>
          <w:shd w:val="clear" w:color="auto" w:fill="FFFFFF"/>
          <w:lang w:val="ja-JP"/>
        </w:rPr>
        <w:lastRenderedPageBreak/>
        <w:t>期間は，各書名の評価期間，すなわち予測対象の64日です．この64日の実績値から書名ごとに平均と標準偏差を求め，各時点の実績値を標準化しております．実験3でスパイクを定義する際の</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スコア，実験4で集計する</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スコアも</w:t>
      </w:r>
      <w:r w:rsidR="00B033BC">
        <w:rPr>
          <w:rFonts w:ascii="游明朝" w:eastAsia="游明朝" w:hAnsi="游明朝" w:cs="游明朝" w:hint="eastAsia"/>
          <w:color w:val="222222"/>
          <w:sz w:val="22"/>
          <w:szCs w:val="22"/>
          <w:u w:color="222222"/>
          <w:shd w:val="clear" w:color="auto" w:fill="FFFFFF"/>
          <w:lang w:val="ja-JP"/>
        </w:rPr>
        <w:t>同一のものを</w:t>
      </w:r>
      <w:r w:rsidR="003B66F7">
        <w:rPr>
          <w:rFonts w:ascii="游明朝" w:eastAsia="游明朝" w:hAnsi="游明朝" w:cs="游明朝" w:hint="eastAsia"/>
          <w:color w:val="222222"/>
          <w:sz w:val="22"/>
          <w:szCs w:val="22"/>
          <w:u w:color="222222"/>
          <w:shd w:val="clear" w:color="auto" w:fill="FFFFFF"/>
          <w:lang w:val="ja-JP"/>
        </w:rPr>
        <w:t>使用</w:t>
      </w:r>
      <w:r w:rsidR="00B033BC">
        <w:rPr>
          <w:rFonts w:ascii="游明朝" w:eastAsia="游明朝" w:hAnsi="游明朝" w:cs="游明朝" w:hint="eastAsia"/>
          <w:color w:val="222222"/>
          <w:sz w:val="22"/>
          <w:szCs w:val="22"/>
          <w:u w:color="222222"/>
          <w:shd w:val="clear" w:color="auto" w:fill="FFFFFF"/>
          <w:lang w:val="ja-JP"/>
        </w:rPr>
        <w:t>しております</w:t>
      </w:r>
      <w:r>
        <w:rPr>
          <w:rFonts w:ascii="游明朝" w:eastAsia="游明朝" w:hAnsi="游明朝" w:cs="游明朝"/>
          <w:color w:val="222222"/>
          <w:sz w:val="22"/>
          <w:szCs w:val="22"/>
          <w:u w:color="222222"/>
          <w:shd w:val="clear" w:color="auto" w:fill="FFFFFF"/>
          <w:lang w:val="ja-JP"/>
        </w:rPr>
        <w:t>．</w:t>
      </w:r>
    </w:p>
    <w:p w14:paraId="5DBACC3E" w14:textId="77777777" w:rsidR="007109C2" w:rsidRDefault="00755915">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なお，</w:t>
      </w:r>
      <w:r w:rsidR="00D045B2">
        <w:rPr>
          <w:rFonts w:ascii="游明朝" w:eastAsia="游明朝" w:hAnsi="游明朝" w:cs="游明朝" w:hint="eastAsia"/>
          <w:color w:val="222222"/>
          <w:sz w:val="22"/>
          <w:szCs w:val="22"/>
          <w:u w:color="222222"/>
          <w:shd w:val="clear" w:color="auto" w:fill="FFFFFF"/>
          <w:lang w:val="ja-JP"/>
        </w:rPr>
        <w:t>合わせてのご</w:t>
      </w:r>
      <w:r>
        <w:rPr>
          <w:rFonts w:ascii="游明朝" w:eastAsia="游明朝" w:hAnsi="游明朝" w:cs="游明朝" w:hint="eastAsia"/>
          <w:color w:val="222222"/>
          <w:sz w:val="22"/>
          <w:szCs w:val="22"/>
          <w:u w:color="222222"/>
          <w:shd w:val="clear" w:color="auto" w:fill="FFFFFF"/>
          <w:lang w:val="ja-JP"/>
        </w:rPr>
        <w:t>確認となりますが，</w:t>
      </w:r>
      <w:r w:rsidR="0041754F">
        <w:rPr>
          <w:rFonts w:ascii="游明朝" w:eastAsia="游明朝" w:hAnsi="游明朝" w:cs="游明朝"/>
          <w:color w:val="222222"/>
          <w:sz w:val="22"/>
          <w:szCs w:val="22"/>
          <w:u w:color="222222"/>
          <w:shd w:val="clear" w:color="auto" w:fill="FFFFFF"/>
          <w:lang w:val="ja-JP"/>
        </w:rPr>
        <w:t>モデル側では将来の情報を用いておりません．入力の標準化は直近128日のローカルコンテキストの平均と標準偏差のみで行っており，参照ウィンドウの検索も，予測起点より前に終わるウィンドウに限っております．学習に用いる予測対象の期間も，評価期間と重ならないようにしております．</w:t>
      </w:r>
    </w:p>
    <w:p w14:paraId="623A4528"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w:t>
      </w:r>
      <w:r w:rsidR="005831E9">
        <w:rPr>
          <w:rFonts w:ascii="游明朝" w:eastAsia="游明朝" w:hAnsi="游明朝" w:cs="游明朝" w:hint="eastAsia"/>
          <w:color w:val="222222"/>
          <w:sz w:val="22"/>
          <w:szCs w:val="22"/>
          <w:u w:color="222222"/>
          <w:shd w:val="clear" w:color="auto" w:fill="FFFFFF"/>
          <w:lang w:val="ja-JP"/>
        </w:rPr>
        <w:t>の点につきまして</w:t>
      </w:r>
      <w:r>
        <w:rPr>
          <w:rFonts w:ascii="游明朝" w:eastAsia="游明朝" w:hAnsi="游明朝" w:cs="游明朝"/>
          <w:color w:val="222222"/>
          <w:sz w:val="22"/>
          <w:szCs w:val="22"/>
          <w:u w:color="222222"/>
          <w:shd w:val="clear" w:color="auto" w:fill="FFFFFF"/>
          <w:lang w:val="ja-JP"/>
        </w:rPr>
        <w:t>，5.3 実験設定の実験2の説明に明記いたしました．</w:t>
      </w:r>
    </w:p>
    <w:p w14:paraId="707BF92D"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5F1337E5"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p.6 右カラム，5.3 実験設定（記載の追加）：</w:t>
      </w:r>
    </w:p>
    <w:p w14:paraId="7F543277" w14:textId="77777777" w:rsidR="00F164AB" w:rsidRDefault="00000000">
      <w:pPr>
        <w:ind w:leftChars="202" w:left="424"/>
        <w:rPr>
          <w:rFonts w:ascii="游明朝" w:eastAsia="游明朝" w:hAnsi="游明朝" w:cs="游明朝"/>
          <w:color w:val="000000" w:themeColor="text1"/>
          <w:sz w:val="22"/>
          <w:szCs w:val="22"/>
          <w:u w:color="222222"/>
          <w:shd w:val="clear" w:color="auto" w:fill="FFFFFF"/>
        </w:rPr>
      </w:pPr>
      <w:r>
        <w:rPr>
          <w:rFonts w:ascii="游明朝" w:eastAsia="游明朝" w:hAnsi="游明朝" w:cs="游明朝"/>
          <w:color w:val="000000" w:themeColor="text1"/>
          <w:sz w:val="22"/>
          <w:szCs w:val="22"/>
          <w:u w:color="222222"/>
          <w:shd w:val="clear" w:color="auto" w:fill="FFFFFF"/>
          <w:lang w:val="ja-JP"/>
        </w:rPr>
        <w:t>ここで用いる平均および標準偏差は，各系列の評価期間，すなわち予測対象となる64日間の実績値に基づいて算出したものである．この</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は，予測終了後に予測誤差を需要水準別に層別化して評価するための指標であり，モデルの学習および推論には使用していない．一方，予測時の標準化にはローカルコンテキストから算出した平均および標準偏差のみを用いている．したがって，評価期間の実績値に関する情報がモデルの学習または推論に流入することはない．なお，実験3および実験4で用いる</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スコアについても，同様の方法により算出している．</w:t>
      </w:r>
    </w:p>
    <w:p w14:paraId="5C20FD1C" w14:textId="77777777" w:rsidR="007109C2" w:rsidRPr="004E60FA" w:rsidRDefault="007109C2">
      <w:pPr>
        <w:rPr>
          <w:rFonts w:ascii="游明朝" w:eastAsia="游明朝" w:hAnsi="游明朝" w:cs="游明朝"/>
          <w:color w:val="222222"/>
          <w:sz w:val="22"/>
          <w:szCs w:val="22"/>
          <w:u w:color="222222"/>
          <w:shd w:val="clear" w:color="auto" w:fill="FFFFFF"/>
        </w:rPr>
      </w:pPr>
    </w:p>
    <w:p w14:paraId="789AFB01" w14:textId="77777777" w:rsidR="007109C2" w:rsidRDefault="007109C2">
      <w:pPr>
        <w:rPr>
          <w:rFonts w:ascii="游明朝" w:eastAsia="游明朝" w:hAnsi="游明朝" w:cs="游明朝"/>
          <w:color w:val="222222"/>
          <w:sz w:val="22"/>
          <w:szCs w:val="22"/>
          <w:u w:color="222222"/>
          <w:shd w:val="clear" w:color="auto" w:fill="FFFFFF"/>
        </w:rPr>
      </w:pPr>
    </w:p>
    <w:p w14:paraId="6C9C3B6A" w14:textId="000C1034"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del w:id="161" w:author="MIKAWA Kenta" w:date="2026-09-29T17:44:00Z" w16du:dateUtc="2026-09-29T08:44:00Z">
        <w:r w:rsidRPr="001A2D82" w:rsidDel="0098719C">
          <w:rPr>
            <w:rFonts w:asciiTheme="majorEastAsia" w:eastAsiaTheme="majorEastAsia" w:hAnsiTheme="majorEastAsia" w:cs="游明朝"/>
            <w:b/>
            <w:bCs/>
            <w:sz w:val="22"/>
            <w:szCs w:val="22"/>
          </w:rPr>
          <w:delText>#</w:delText>
        </w:r>
      </w:del>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40A03A7C"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実験3：表3の解釈について確認させてください．本文では，予測した各スパイクについて最も近い実スパイクとの時間差を求めたものを「誤検知」，実際の各スパイクについて最も近い予測スパイクとの時間差を求めたものを「見逃し」として集計していると理解しました．この理解に基づくと，たとえば誤検知における GateRAF の Δ=−10 の値は，「GateRAF が予測スパイクとした時点のうち，最も近い実スパイクよりも10日以上後方に位置したものの割合」を示している，という理解でよろしいでしょうか．「誤検知」および「見逃し」の割合の具体的な計算方法が本文からやや読み取りづらいため，可能であれば数式または簡単な例を用いて説明していただけると，表3の解釈が容易になると思われます．</w:t>
      </w:r>
    </w:p>
    <w:p w14:paraId="5DF06CF4"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6B90B889"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2A044F31" w14:textId="569B8D2F" w:rsidR="007109C2" w:rsidRDefault="001B534C">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ご指摘いただきまして誠にありがとうございました．また，記述に不明瞭な点があり，大変失礼いたしました．ご指摘いただきました通り，</w:t>
      </w:r>
      <m:oMath>
        <m:r>
          <w:rPr>
            <w:rFonts w:ascii="Cambria Math" w:hAnsi="Cambria Math"/>
            <w:sz w:val="22"/>
            <w:szCs w:val="22"/>
          </w:rPr>
          <m:t>Δ</m:t>
        </m:r>
      </m:oMath>
      <w:r>
        <w:rPr>
          <w:rFonts w:ascii="游明朝" w:eastAsia="游明朝" w:hAnsi="游明朝" w:cs="游明朝" w:hint="eastAsia"/>
          <w:color w:val="222222"/>
          <w:sz w:val="22"/>
          <w:szCs w:val="22"/>
          <w:u w:color="222222"/>
          <w:shd w:val="clear" w:color="auto" w:fill="FFFFFF"/>
          <w:lang w:val="ja-JP"/>
        </w:rPr>
        <w:t>は実スパイクの日から予測スパイクの日を引いた値ですので，誤検知の</w:t>
      </w:r>
      <m:oMath>
        <m:r>
          <w:rPr>
            <w:rFonts w:ascii="Cambria Math" w:hAnsi="Cambria Math"/>
            <w:sz w:val="22"/>
            <w:szCs w:val="22"/>
          </w:rPr>
          <m:t>Δ</m:t>
        </m:r>
      </m:oMath>
      <w:r>
        <w:rPr>
          <w:rFonts w:ascii="游明朝" w:eastAsia="游明朝" w:hAnsi="游明朝" w:cs="游明朝" w:hint="eastAsia"/>
          <w:color w:val="222222"/>
          <w:sz w:val="22"/>
          <w:szCs w:val="22"/>
          <w:u w:color="222222"/>
          <w:shd w:val="clear" w:color="auto" w:fill="FFFFFF"/>
          <w:lang w:val="ja-JP"/>
        </w:rPr>
        <w:t>が負であることは，予測したスパイクが最も近い実スパイクより後にあることを意味します．なお，他にいただきました査読の対応のため，旧原稿の表3より前に表を三点追加しております．</w:t>
      </w:r>
      <w:ins w:id="162" w:author="MIKAWA Kenta" w:date="2026-09-29T17:45:00Z" w16du:dateUtc="2026-09-29T08:45:00Z">
        <w:r w:rsidR="0098719C" w:rsidRPr="0098719C">
          <w:rPr>
            <w:rFonts w:ascii="游明朝" w:eastAsia="游明朝" w:hAnsi="游明朝" w:cs="游明朝" w:hint="eastAsia"/>
            <w:color w:val="222222"/>
            <w:sz w:val="22"/>
            <w:szCs w:val="22"/>
            <w:u w:color="222222"/>
            <w:shd w:val="clear" w:color="auto" w:fill="FFFFFF"/>
            <w:lang w:val="ja-JP"/>
          </w:rPr>
          <w:t>その結果，旧原稿の表</w:t>
        </w:r>
        <w:r w:rsidR="0098719C" w:rsidRPr="0098719C">
          <w:rPr>
            <w:rFonts w:ascii="游明朝" w:eastAsia="游明朝" w:hAnsi="游明朝" w:cs="游明朝"/>
            <w:color w:val="222222"/>
            <w:sz w:val="22"/>
            <w:szCs w:val="22"/>
            <w:u w:color="222222"/>
            <w:shd w:val="clear" w:color="auto" w:fill="FFFFFF"/>
            <w:lang w:val="ja-JP"/>
          </w:rPr>
          <w:t>3は改訂稿では表6へと変更となっております．</w:t>
        </w:r>
      </w:ins>
      <w:del w:id="163" w:author="MIKAWA Kenta" w:date="2026-09-29T17:45:00Z" w16du:dateUtc="2026-09-29T08:45:00Z">
        <w:r w:rsidRPr="0098719C" w:rsidDel="0098719C">
          <w:rPr>
            <w:rFonts w:ascii="游明朝" w:eastAsia="游明朝" w:hAnsi="游明朝" w:cs="游明朝" w:hint="eastAsia"/>
            <w:color w:val="222222"/>
            <w:sz w:val="22"/>
            <w:szCs w:val="22"/>
            <w:u w:color="222222"/>
            <w:shd w:val="clear" w:color="auto" w:fill="FFFFFF"/>
            <w:lang w:val="ja-JP"/>
          </w:rPr>
          <w:delText>このため，旧原稿の表3は改訂稿では表6へと変更となっております．このため，</w:delText>
        </w:r>
      </w:del>
      <w:r>
        <w:rPr>
          <w:rFonts w:ascii="游明朝" w:eastAsia="游明朝" w:hAnsi="游明朝" w:cs="游明朝" w:hint="eastAsia"/>
          <w:color w:val="222222"/>
          <w:sz w:val="22"/>
          <w:szCs w:val="22"/>
          <w:u w:color="222222"/>
          <w:shd w:val="clear" w:color="auto" w:fill="FFFFFF"/>
          <w:lang w:val="ja-JP"/>
        </w:rPr>
        <w:t xml:space="preserve">以降では表6が旧原稿の表3であると読み替えていただきたく存じます． </w:t>
      </w:r>
    </w:p>
    <w:p w14:paraId="025EC22D" w14:textId="77777777" w:rsidR="003724CC" w:rsidRPr="00F34A8A" w:rsidRDefault="00000000">
      <w:pPr>
        <w:ind w:firstLine="220"/>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算出方法を，数式を用いてご説明いたします．各書名について，実績値の</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スコアが2を超える日を実スパイクの日とし，</w:t>
      </w:r>
      <m:oMath>
        <m:r>
          <w:rPr>
            <w:rFonts w:ascii="Cambria Math" w:hAnsi="Cambria Math"/>
            <w:sz w:val="22"/>
            <w:szCs w:val="22"/>
          </w:rPr>
          <m:t>τ=0.5</m:t>
        </m:r>
      </m:oMath>
      <w:r>
        <w:rPr>
          <w:rFonts w:ascii="游明朝" w:eastAsia="游明朝" w:hAnsi="游明朝" w:cs="游明朝"/>
          <w:color w:val="222222"/>
          <w:sz w:val="22"/>
          <w:szCs w:val="22"/>
          <w:u w:color="222222"/>
          <w:shd w:val="clear" w:color="auto" w:fill="FFFFFF"/>
          <w:lang w:val="ja-JP"/>
        </w:rPr>
        <w:t>の予測値を同じ平均と標準偏差で標準化した値が2を超える日を予測スパイクの日といたします．書名</w:t>
      </w:r>
      <m:oMath>
        <m:r>
          <w:rPr>
            <w:rFonts w:ascii="Cambria Math" w:hAnsi="Cambria Math"/>
            <w:sz w:val="22"/>
            <w:szCs w:val="22"/>
          </w:rPr>
          <m:t>j</m:t>
        </m:r>
      </m:oMath>
      <w:r>
        <w:rPr>
          <w:rFonts w:ascii="游明朝" w:eastAsia="游明朝" w:hAnsi="游明朝" w:cs="游明朝"/>
          <w:color w:val="222222"/>
          <w:sz w:val="22"/>
          <w:szCs w:val="22"/>
          <w:u w:color="222222"/>
          <w:shd w:val="clear" w:color="auto" w:fill="FFFFFF"/>
          <w:lang w:val="ja-JP"/>
        </w:rPr>
        <w:t>の実スパイクの日の集合を</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j</m:t>
            </m:r>
          </m:sub>
        </m:sSub>
      </m:oMath>
      <w:r>
        <w:rPr>
          <w:rFonts w:ascii="游明朝" w:eastAsia="游明朝" w:hAnsi="游明朝" w:cs="游明朝"/>
          <w:color w:val="222222"/>
          <w:sz w:val="22"/>
          <w:szCs w:val="22"/>
          <w:u w:color="222222"/>
          <w:shd w:val="clear" w:color="auto" w:fill="FFFFFF"/>
          <w:lang w:val="ja-JP"/>
        </w:rPr>
        <w:t>，予測スパイクの日の集合を</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A</m:t>
                </m:r>
              </m:e>
            </m:acc>
          </m:e>
          <m:sub>
            <m:r>
              <w:rPr>
                <w:rFonts w:ascii="Cambria Math" w:hAnsi="Cambria Math"/>
                <w:sz w:val="22"/>
                <w:szCs w:val="22"/>
              </w:rPr>
              <m:t>j</m:t>
            </m:r>
          </m:sub>
        </m:sSub>
      </m:oMath>
      <w:r>
        <w:rPr>
          <w:rFonts w:ascii="游明朝" w:eastAsia="游明朝" w:hAnsi="游明朝" w:cs="游明朝"/>
          <w:color w:val="222222"/>
          <w:sz w:val="22"/>
          <w:szCs w:val="22"/>
          <w:u w:color="222222"/>
          <w:shd w:val="clear" w:color="auto" w:fill="FFFFFF"/>
          <w:lang w:val="ja-JP"/>
        </w:rPr>
        <w:t>とし，実スパイクと一致しなかった予測スパイクの日の集合</w:t>
      </w:r>
      <m:oMath>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A</m:t>
                </m:r>
              </m:e>
            </m:acc>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j</m:t>
            </m:r>
          </m:sub>
        </m:sSub>
      </m:oMath>
      <w:r>
        <w:rPr>
          <w:rFonts w:ascii="游明朝" w:eastAsia="游明朝" w:hAnsi="游明朝" w:cs="游明朝"/>
          <w:color w:val="222222"/>
          <w:sz w:val="22"/>
          <w:szCs w:val="22"/>
          <w:u w:color="222222"/>
          <w:shd w:val="clear" w:color="auto" w:fill="FFFFFF"/>
          <w:lang w:val="ja-JP"/>
        </w:rPr>
        <w:t>を誤検知，予測できなかった実スパイクの日の集合</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A</m:t>
                </m:r>
              </m:e>
            </m:acc>
          </m:e>
          <m:sub>
            <m:r>
              <w:rPr>
                <w:rFonts w:ascii="Cambria Math" w:hAnsi="Cambria Math"/>
                <w:sz w:val="22"/>
                <w:szCs w:val="22"/>
              </w:rPr>
              <m:t>j</m:t>
            </m:r>
          </m:sub>
        </m:sSub>
      </m:oMath>
      <w:r>
        <w:rPr>
          <w:rFonts w:ascii="游明朝" w:eastAsia="游明朝" w:hAnsi="游明朝" w:cs="游明朝"/>
          <w:color w:val="222222"/>
          <w:sz w:val="22"/>
          <w:szCs w:val="22"/>
          <w:u w:color="222222"/>
          <w:shd w:val="clear" w:color="auto" w:fill="FFFFFF"/>
          <w:lang w:val="ja-JP"/>
        </w:rPr>
        <w:t>を見逃しといたします．同じ日に一致したものは，いずれにも含めておりません．</w:t>
      </w:r>
    </w:p>
    <w:p w14:paraId="084BF4BE" w14:textId="77777777" w:rsidR="003724CC"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そのうえで，誤検知の日</w:t>
      </w:r>
      <m:oMath>
        <m:acc>
          <m:accPr>
            <m:ctrlPr>
              <w:rPr>
                <w:rFonts w:ascii="Cambria Math" w:hAnsi="Cambria Math"/>
                <w:sz w:val="22"/>
                <w:szCs w:val="22"/>
              </w:rPr>
            </m:ctrlPr>
          </m:accPr>
          <m:e>
            <m:r>
              <w:rPr>
                <w:rFonts w:ascii="Cambria Math" w:hAnsi="Cambria Math"/>
                <w:sz w:val="22"/>
                <w:szCs w:val="22"/>
              </w:rPr>
              <m:t>a</m:t>
            </m:r>
          </m:e>
        </m:acc>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j</m:t>
            </m:r>
          </m:sub>
        </m:sSub>
      </m:oMath>
      <w:r>
        <w:rPr>
          <w:rFonts w:ascii="游明朝" w:eastAsia="游明朝" w:hAnsi="游明朝" w:cs="游明朝"/>
          <w:color w:val="222222"/>
          <w:sz w:val="22"/>
          <w:szCs w:val="22"/>
          <w:u w:color="222222"/>
          <w:shd w:val="clear" w:color="auto" w:fill="FFFFFF"/>
          <w:lang w:val="ja-JP"/>
        </w:rPr>
        <w:t>には最も近い実スパイクの日</w:t>
      </w:r>
      <m:oMath>
        <m:sSup>
          <m:sSupPr>
            <m:ctrlPr>
              <w:rPr>
                <w:rFonts w:ascii="Cambria Math" w:hAnsi="Cambria Math"/>
                <w:sz w:val="22"/>
                <w:szCs w:val="22"/>
              </w:rPr>
            </m:ctrlPr>
          </m:sSupPr>
          <m:e>
            <m:r>
              <w:rPr>
                <w:rFonts w:ascii="Cambria Math" w:hAnsi="Cambria Math"/>
                <w:sz w:val="22"/>
                <w:szCs w:val="22"/>
              </w:rPr>
              <m:t>a</m:t>
            </m:r>
          </m:e>
          <m:sup>
            <m:r>
              <w:rPr>
                <w:rFonts w:ascii="Cambria Math" w:hAnsi="Cambria Math"/>
                <w:sz w:val="22"/>
                <w:szCs w:val="22"/>
              </w:rPr>
              <m:t>*</m:t>
            </m:r>
          </m:sup>
        </m:sSup>
        <m:d>
          <m:dPr>
            <m:ctrlPr>
              <w:rPr>
                <w:rFonts w:ascii="Cambria Math" w:hAnsi="Cambria Math"/>
                <w:sz w:val="22"/>
                <w:szCs w:val="22"/>
              </w:rPr>
            </m:ctrlPr>
          </m:dPr>
          <m:e>
            <m:acc>
              <m:accPr>
                <m:ctrlPr>
                  <w:rPr>
                    <w:rFonts w:ascii="Cambria Math" w:hAnsi="Cambria Math"/>
                    <w:sz w:val="22"/>
                    <w:szCs w:val="22"/>
                  </w:rPr>
                </m:ctrlPr>
              </m:accPr>
              <m:e>
                <m:r>
                  <w:rPr>
                    <w:rFonts w:ascii="Cambria Math" w:hAnsi="Cambria Math"/>
                    <w:sz w:val="22"/>
                    <w:szCs w:val="22"/>
                  </w:rPr>
                  <m:t>a</m:t>
                </m:r>
              </m:e>
            </m:acc>
          </m:e>
        </m:d>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j</m:t>
            </m:r>
          </m:sub>
        </m:sSub>
      </m:oMath>
      <w:r>
        <w:rPr>
          <w:rFonts w:ascii="游明朝" w:eastAsia="游明朝" w:hAnsi="游明朝" w:cs="游明朝"/>
          <w:color w:val="222222"/>
          <w:sz w:val="22"/>
          <w:szCs w:val="22"/>
          <w:u w:color="222222"/>
          <w:shd w:val="clear" w:color="auto" w:fill="FFFFFF"/>
          <w:lang w:val="ja-JP"/>
        </w:rPr>
        <w:t>を対応させ，見逃しの日</w:t>
      </w:r>
      <m:oMath>
        <m:r>
          <w:rPr>
            <w:rFonts w:ascii="Cambria Math" w:hAnsi="Cambria Math"/>
            <w:sz w:val="22"/>
            <w:szCs w:val="22"/>
          </w:rPr>
          <m:t>a∈</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j</m:t>
            </m:r>
          </m:sub>
        </m:sSub>
      </m:oMath>
      <w:r>
        <w:rPr>
          <w:rFonts w:ascii="游明朝" w:eastAsia="游明朝" w:hAnsi="游明朝" w:cs="游明朝"/>
          <w:color w:val="222222"/>
          <w:sz w:val="22"/>
          <w:szCs w:val="22"/>
          <w:u w:color="222222"/>
          <w:shd w:val="clear" w:color="auto" w:fill="FFFFFF"/>
          <w:lang w:val="ja-JP"/>
        </w:rPr>
        <w:t>には最も近い予測スパイクの日</w:t>
      </w:r>
      <m:oMath>
        <m:sSup>
          <m:sSupPr>
            <m:ctrlPr>
              <w:rPr>
                <w:rFonts w:ascii="Cambria Math" w:hAnsi="Cambria Math"/>
                <w:sz w:val="22"/>
                <w:szCs w:val="22"/>
              </w:rPr>
            </m:ctrlPr>
          </m:sSupPr>
          <m:e>
            <m:acc>
              <m:accPr>
                <m:ctrlPr>
                  <w:rPr>
                    <w:rFonts w:ascii="Cambria Math" w:hAnsi="Cambria Math"/>
                    <w:sz w:val="22"/>
                    <w:szCs w:val="22"/>
                  </w:rPr>
                </m:ctrlPr>
              </m:accPr>
              <m:e>
                <m:r>
                  <w:rPr>
                    <w:rFonts w:ascii="Cambria Math" w:hAnsi="Cambria Math"/>
                    <w:sz w:val="22"/>
                    <w:szCs w:val="22"/>
                  </w:rPr>
                  <m:t>a</m:t>
                </m:r>
              </m:e>
            </m:acc>
          </m:e>
          <m:sup>
            <m:r>
              <w:rPr>
                <w:rFonts w:ascii="Cambria Math" w:hAnsi="Cambria Math"/>
                <w:sz w:val="22"/>
                <w:szCs w:val="22"/>
              </w:rPr>
              <m:t>*</m:t>
            </m:r>
          </m:sup>
        </m:sSup>
        <m:d>
          <m:dPr>
            <m:ctrlPr>
              <w:rPr>
                <w:rFonts w:ascii="Cambria Math" w:hAnsi="Cambria Math"/>
                <w:sz w:val="22"/>
                <w:szCs w:val="22"/>
              </w:rPr>
            </m:ctrlPr>
          </m:dPr>
          <m:e>
            <m:r>
              <w:rPr>
                <w:rFonts w:ascii="Cambria Math" w:hAnsi="Cambria Math"/>
                <w:sz w:val="22"/>
                <w:szCs w:val="22"/>
              </w:rPr>
              <m:t>a</m:t>
            </m:r>
          </m:e>
        </m:d>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A</m:t>
                </m:r>
              </m:e>
            </m:acc>
          </m:e>
          <m:sub>
            <m:r>
              <w:rPr>
                <w:rFonts w:ascii="Cambria Math" w:hAnsi="Cambria Math"/>
                <w:sz w:val="22"/>
                <w:szCs w:val="22"/>
              </w:rPr>
              <m:t>j</m:t>
            </m:r>
          </m:sub>
        </m:sSub>
      </m:oMath>
      <w:r>
        <w:rPr>
          <w:rFonts w:ascii="游明朝" w:eastAsia="游明朝" w:hAnsi="游明朝" w:cs="游明朝"/>
          <w:color w:val="222222"/>
          <w:sz w:val="22"/>
          <w:szCs w:val="22"/>
          <w:u w:color="222222"/>
          <w:shd w:val="clear" w:color="auto" w:fill="FFFFFF"/>
          <w:lang w:val="ja-JP"/>
        </w:rPr>
        <w:t>を対応させて，時間差を次のように定めております．</w:t>
      </w:r>
    </w:p>
    <w:p w14:paraId="64F8DFEF" w14:textId="77777777" w:rsidR="00775947" w:rsidRDefault="00000000">
      <w:pPr>
        <w:ind w:leftChars="202" w:left="424"/>
        <w:jc w:val="center"/>
        <w:rPr>
          <w:rFonts w:ascii="游明朝" w:eastAsia="游明朝" w:hAnsi="游明朝" w:cs="游明朝"/>
          <w:color w:val="000000" w:themeColor="text1"/>
          <w:sz w:val="22"/>
          <w:szCs w:val="22"/>
          <w:u w:color="222222"/>
          <w:shd w:val="clear" w:color="auto" w:fill="FFFFFF"/>
          <w:lang w:val="ja-JP"/>
        </w:rPr>
      </w:pPr>
      <m:oMathPara>
        <m:oMath>
          <m:sSub>
            <m:sSubPr>
              <m:ctrlPr>
                <w:rPr>
                  <w:rFonts w:ascii="Cambria Math" w:hAnsi="Cambria Math"/>
                  <w:sz w:val="22"/>
                  <w:szCs w:val="22"/>
                </w:rPr>
              </m:ctrlPr>
            </m:sSubPr>
            <m:e>
              <m:r>
                <w:rPr>
                  <w:rFonts w:ascii="Cambria Math" w:hAnsi="Cambria Math"/>
                  <w:sz w:val="22"/>
                  <w:szCs w:val="22"/>
                </w:rPr>
                <m:t>Δ</m:t>
              </m:r>
            </m:e>
            <m:sub>
              <m:r>
                <m:rPr>
                  <m:sty m:val="p"/>
                </m:rPr>
                <w:rPr>
                  <w:rFonts w:ascii="Cambria Math" w:hAnsi="Cambria Math"/>
                  <w:sz w:val="22"/>
                  <w:szCs w:val="22"/>
                </w:rPr>
                <m:t>E</m:t>
              </m:r>
            </m:sub>
          </m:sSub>
          <m:d>
            <m:dPr>
              <m:ctrlPr>
                <w:rPr>
                  <w:rFonts w:ascii="Cambria Math" w:hAnsi="Cambria Math"/>
                  <w:sz w:val="22"/>
                  <w:szCs w:val="22"/>
                </w:rPr>
              </m:ctrlPr>
            </m:dPr>
            <m:e>
              <m:acc>
                <m:accPr>
                  <m:ctrlPr>
                    <w:rPr>
                      <w:rFonts w:ascii="Cambria Math" w:hAnsi="Cambria Math"/>
                      <w:sz w:val="22"/>
                      <w:szCs w:val="22"/>
                    </w:rPr>
                  </m:ctrlPr>
                </m:accPr>
                <m:e>
                  <m:r>
                    <w:rPr>
                      <w:rFonts w:ascii="Cambria Math" w:hAnsi="Cambria Math"/>
                      <w:sz w:val="22"/>
                      <w:szCs w:val="22"/>
                    </w:rPr>
                    <m:t>a</m:t>
                  </m:r>
                </m:e>
              </m:acc>
            </m:e>
          </m:d>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a</m:t>
              </m:r>
            </m:e>
            <m:sup>
              <m:r>
                <w:rPr>
                  <w:rFonts w:ascii="Cambria Math" w:hAnsi="Cambria Math"/>
                  <w:sz w:val="22"/>
                  <w:szCs w:val="22"/>
                </w:rPr>
                <m:t>*</m:t>
              </m:r>
            </m:sup>
          </m:sSup>
          <m:d>
            <m:dPr>
              <m:ctrlPr>
                <w:rPr>
                  <w:rFonts w:ascii="Cambria Math" w:hAnsi="Cambria Math"/>
                  <w:sz w:val="22"/>
                  <w:szCs w:val="22"/>
                </w:rPr>
              </m:ctrlPr>
            </m:dPr>
            <m:e>
              <m:acc>
                <m:accPr>
                  <m:ctrlPr>
                    <w:rPr>
                      <w:rFonts w:ascii="Cambria Math" w:hAnsi="Cambria Math"/>
                      <w:sz w:val="22"/>
                      <w:szCs w:val="22"/>
                    </w:rPr>
                  </m:ctrlPr>
                </m:accPr>
                <m:e>
                  <m:r>
                    <w:rPr>
                      <w:rFonts w:ascii="Cambria Math" w:hAnsi="Cambria Math"/>
                      <w:sz w:val="22"/>
                      <w:szCs w:val="22"/>
                    </w:rPr>
                    <m:t>a</m:t>
                  </m:r>
                </m:e>
              </m:acc>
            </m:e>
          </m:d>
          <m:r>
            <w:rPr>
              <w:rFonts w:ascii="Cambria Math" w:hAnsi="Cambria Math"/>
              <w:sz w:val="22"/>
              <w:szCs w:val="22"/>
            </w:rPr>
            <m:t>-</m:t>
          </m:r>
          <m:acc>
            <m:accPr>
              <m:ctrlPr>
                <w:rPr>
                  <w:rFonts w:ascii="Cambria Math" w:hAnsi="Cambria Math"/>
                  <w:sz w:val="22"/>
                  <w:szCs w:val="22"/>
                </w:rPr>
              </m:ctrlPr>
            </m:accPr>
            <m:e>
              <m:r>
                <w:rPr>
                  <w:rFonts w:ascii="Cambria Math" w:hAnsi="Cambria Math"/>
                  <w:sz w:val="22"/>
                  <w:szCs w:val="22"/>
                </w:rPr>
                <m:t>a</m:t>
              </m:r>
            </m:e>
          </m:acc>
        </m:oMath>
      </m:oMathPara>
    </w:p>
    <w:p w14:paraId="3AB3CC86" w14:textId="77777777" w:rsidR="00775947" w:rsidRDefault="00000000">
      <w:pPr>
        <w:ind w:leftChars="202" w:left="424"/>
        <w:jc w:val="center"/>
        <w:rPr>
          <w:rFonts w:ascii="游明朝" w:eastAsia="游明朝" w:hAnsi="游明朝" w:cs="游明朝"/>
          <w:color w:val="000000" w:themeColor="text1"/>
          <w:sz w:val="22"/>
          <w:szCs w:val="22"/>
          <w:u w:color="222222"/>
          <w:shd w:val="clear" w:color="auto" w:fill="FFFFFF"/>
          <w:lang w:val="ja-JP"/>
        </w:rPr>
      </w:pPr>
      <m:oMathPara>
        <m:oMath>
          <m:sSub>
            <m:sSubPr>
              <m:ctrlPr>
                <w:rPr>
                  <w:rFonts w:ascii="Cambria Math" w:hAnsi="Cambria Math"/>
                  <w:sz w:val="22"/>
                  <w:szCs w:val="22"/>
                </w:rPr>
              </m:ctrlPr>
            </m:sSubPr>
            <m:e>
              <m:r>
                <w:rPr>
                  <w:rFonts w:ascii="Cambria Math" w:hAnsi="Cambria Math"/>
                  <w:sz w:val="22"/>
                  <w:szCs w:val="22"/>
                </w:rPr>
                <m:t>Δ</m:t>
              </m:r>
            </m:e>
            <m:sub>
              <m:r>
                <m:rPr>
                  <m:sty m:val="p"/>
                </m:rPr>
                <w:rPr>
                  <w:rFonts w:ascii="Cambria Math" w:hAnsi="Cambria Math"/>
                  <w:sz w:val="22"/>
                  <w:szCs w:val="22"/>
                </w:rPr>
                <m:t>M</m:t>
              </m:r>
            </m:sub>
          </m:sSub>
          <m:d>
            <m:dPr>
              <m:ctrlPr>
                <w:rPr>
                  <w:rFonts w:ascii="Cambria Math" w:hAnsi="Cambria Math"/>
                  <w:sz w:val="22"/>
                  <w:szCs w:val="22"/>
                </w:rPr>
              </m:ctrlPr>
            </m:dPr>
            <m:e>
              <m:r>
                <w:rPr>
                  <w:rFonts w:ascii="Cambria Math" w:hAnsi="Cambria Math"/>
                  <w:sz w:val="22"/>
                  <w:szCs w:val="22"/>
                </w:rPr>
                <m:t>a</m:t>
              </m:r>
            </m:e>
          </m:d>
          <m:r>
            <w:rPr>
              <w:rFonts w:ascii="Cambria Math" w:hAnsi="Cambria Math"/>
              <w:sz w:val="22"/>
              <w:szCs w:val="22"/>
            </w:rPr>
            <m:t>=a-</m:t>
          </m:r>
          <m:sSup>
            <m:sSupPr>
              <m:ctrlPr>
                <w:rPr>
                  <w:rFonts w:ascii="Cambria Math" w:hAnsi="Cambria Math"/>
                  <w:sz w:val="22"/>
                  <w:szCs w:val="22"/>
                </w:rPr>
              </m:ctrlPr>
            </m:sSupPr>
            <m:e>
              <m:acc>
                <m:accPr>
                  <m:ctrlPr>
                    <w:rPr>
                      <w:rFonts w:ascii="Cambria Math" w:hAnsi="Cambria Math"/>
                      <w:sz w:val="22"/>
                      <w:szCs w:val="22"/>
                    </w:rPr>
                  </m:ctrlPr>
                </m:accPr>
                <m:e>
                  <m:r>
                    <w:rPr>
                      <w:rFonts w:ascii="Cambria Math" w:hAnsi="Cambria Math"/>
                      <w:sz w:val="22"/>
                      <w:szCs w:val="22"/>
                    </w:rPr>
                    <m:t>a</m:t>
                  </m:r>
                </m:e>
              </m:acc>
            </m:e>
            <m:sup>
              <m:r>
                <w:rPr>
                  <w:rFonts w:ascii="Cambria Math" w:hAnsi="Cambria Math"/>
                  <w:sz w:val="22"/>
                  <w:szCs w:val="22"/>
                </w:rPr>
                <m:t>*</m:t>
              </m:r>
            </m:sup>
          </m:sSup>
          <m:d>
            <m:dPr>
              <m:ctrlPr>
                <w:rPr>
                  <w:rFonts w:ascii="Cambria Math" w:hAnsi="Cambria Math"/>
                  <w:sz w:val="22"/>
                  <w:szCs w:val="22"/>
                </w:rPr>
              </m:ctrlPr>
            </m:dPr>
            <m:e>
              <m:r>
                <w:rPr>
                  <w:rFonts w:ascii="Cambria Math" w:hAnsi="Cambria Math"/>
                  <w:sz w:val="22"/>
                  <w:szCs w:val="22"/>
                </w:rPr>
                <m:t>a</m:t>
              </m:r>
            </m:e>
          </m:d>
        </m:oMath>
      </m:oMathPara>
    </w:p>
    <w:p w14:paraId="1EBA1323" w14:textId="77777777" w:rsidR="003724CC"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前後に同じ距離の候補がある場合は，日付の早い方を対応させております．以下では，両者をまとめて</w:t>
      </w:r>
      <m:oMath>
        <m:r>
          <w:rPr>
            <w:rFonts w:ascii="Cambria Math" w:hAnsi="Cambria Math"/>
            <w:sz w:val="22"/>
            <w:szCs w:val="22"/>
          </w:rPr>
          <m:t>Δ</m:t>
        </m:r>
      </m:oMath>
      <w:r>
        <w:rPr>
          <w:rFonts w:ascii="游明朝" w:eastAsia="游明朝" w:hAnsi="游明朝" w:cs="游明朝"/>
          <w:color w:val="222222"/>
          <w:sz w:val="22"/>
          <w:szCs w:val="22"/>
          <w:u w:color="222222"/>
          <w:shd w:val="clear" w:color="auto" w:fill="FFFFFF"/>
          <w:lang w:val="ja-JP"/>
        </w:rPr>
        <w:t>と書きます．ご理解の通り，</w:t>
      </w:r>
      <m:oMath>
        <m:r>
          <w:rPr>
            <w:rFonts w:ascii="Cambria Math" w:hAnsi="Cambria Math"/>
            <w:sz w:val="22"/>
            <w:szCs w:val="22"/>
          </w:rPr>
          <m:t>Δ</m:t>
        </m:r>
      </m:oMath>
      <w:r>
        <w:rPr>
          <w:rFonts w:ascii="游明朝" w:eastAsia="游明朝" w:hAnsi="游明朝" w:cs="游明朝"/>
          <w:color w:val="222222"/>
          <w:sz w:val="22"/>
          <w:szCs w:val="22"/>
          <w:u w:color="222222"/>
          <w:shd w:val="clear" w:color="auto" w:fill="FFFFFF"/>
          <w:lang w:val="ja-JP"/>
        </w:rPr>
        <w:t>は予測が実スパイクより前なら正，後なら負となります．</w:t>
      </w:r>
    </w:p>
    <w:p w14:paraId="637CF31D" w14:textId="77777777" w:rsidR="003724CC"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割合の分母は，予測スパイクとした日の総数ではございません．</w:t>
      </w:r>
      <m:oMath>
        <m:r>
          <w:rPr>
            <w:rFonts w:ascii="Cambria Math" w:hAnsi="Cambria Math"/>
            <w:sz w:val="22"/>
            <w:szCs w:val="22"/>
          </w:rPr>
          <m:t>Δ</m:t>
        </m:r>
      </m:oMath>
      <w:r>
        <w:rPr>
          <w:rFonts w:ascii="游明朝" w:eastAsia="游明朝" w:hAnsi="游明朝" w:cs="游明朝"/>
          <w:color w:val="222222"/>
          <w:sz w:val="22"/>
          <w:szCs w:val="22"/>
          <w:u w:color="222222"/>
          <w:shd w:val="clear" w:color="auto" w:fill="FFFFFF"/>
          <w:lang w:val="ja-JP"/>
        </w:rPr>
        <w:t>は相手のスパイクが存在する場合にのみ定まるため，実スパイクと予測スパイクがともに1つ以上ある書名の集合を</w:t>
      </w:r>
      <m:oMath>
        <m:r>
          <m:rPr>
            <m:scr m:val="script"/>
            <m:sty m:val="p"/>
          </m:rPr>
          <w:rPr>
            <w:rFonts w:ascii="Cambria Math" w:hAnsi="Cambria Math"/>
            <w:sz w:val="22"/>
            <w:szCs w:val="22"/>
          </w:rPr>
          <m:t>J</m:t>
        </m:r>
      </m:oMath>
      <w:r>
        <w:rPr>
          <w:rFonts w:ascii="游明朝" w:eastAsia="游明朝" w:hAnsi="游明朝" w:cs="游明朝"/>
          <w:color w:val="222222"/>
          <w:sz w:val="22"/>
          <w:szCs w:val="22"/>
          <w:u w:color="222222"/>
          <w:shd w:val="clear" w:color="auto" w:fill="FFFFFF"/>
          <w:lang w:val="ja-JP"/>
        </w:rPr>
        <w:t>とし，その中の誤検知の総件数を分母としております．</w:t>
      </w:r>
      <m:oMath>
        <m:r>
          <w:rPr>
            <w:rFonts w:ascii="Cambria Math" w:hAnsi="Cambria Math"/>
            <w:sz w:val="22"/>
            <w:szCs w:val="22"/>
          </w:rPr>
          <m:t>Δ</m:t>
        </m:r>
      </m:oMath>
      <w:r>
        <w:rPr>
          <w:rFonts w:ascii="游明朝" w:eastAsia="游明朝" w:hAnsi="游明朝" w:cs="游明朝"/>
          <w:color w:val="222222"/>
          <w:sz w:val="22"/>
          <w:szCs w:val="22"/>
          <w:u w:color="222222"/>
          <w:shd w:val="clear" w:color="auto" w:fill="FFFFFF"/>
          <w:lang w:val="ja-JP"/>
        </w:rPr>
        <w:t>の区分</w:t>
      </w:r>
      <m:oMath>
        <m:r>
          <w:rPr>
            <w:rFonts w:ascii="Cambria Math" w:hAnsi="Cambria Math"/>
            <w:sz w:val="22"/>
            <w:szCs w:val="22"/>
          </w:rPr>
          <m:t>B</m:t>
        </m:r>
      </m:oMath>
      <w:r>
        <w:rPr>
          <w:rFonts w:ascii="游明朝" w:eastAsia="游明朝" w:hAnsi="游明朝" w:cs="游明朝"/>
          <w:color w:val="222222"/>
          <w:sz w:val="22"/>
          <w:szCs w:val="22"/>
          <w:u w:color="222222"/>
          <w:shd w:val="clear" w:color="auto" w:fill="FFFFFF"/>
          <w:lang w:val="ja-JP"/>
        </w:rPr>
        <w:t>に含まれる誤検知の割合は，次の式により求めております．</w:t>
      </w:r>
    </w:p>
    <w:p w14:paraId="4B8791BA" w14:textId="77777777" w:rsidR="00775947" w:rsidRDefault="00000000">
      <w:pPr>
        <w:ind w:leftChars="202" w:left="424"/>
        <w:jc w:val="center"/>
        <w:rPr>
          <w:rFonts w:ascii="游明朝" w:eastAsia="游明朝" w:hAnsi="游明朝" w:cs="游明朝"/>
          <w:color w:val="000000" w:themeColor="text1"/>
          <w:sz w:val="22"/>
          <w:szCs w:val="22"/>
          <w:u w:color="222222"/>
          <w:shd w:val="clear" w:color="auto" w:fill="FFFFFF"/>
          <w:lang w:val="ja-JP"/>
        </w:rPr>
      </w:pPr>
      <m:oMathPara>
        <m:oMath>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w:rPr>
                      <w:rFonts w:ascii="Cambria Math" w:hAnsi="Cambria Math"/>
                      <w:sz w:val="22"/>
                      <w:szCs w:val="22"/>
                    </w:rPr>
                    <m:t>j∈</m:t>
                  </m:r>
                  <m:r>
                    <m:rPr>
                      <m:scr m:val="script"/>
                      <m:sty m:val="p"/>
                    </m:rPr>
                    <w:rPr>
                      <w:rFonts w:ascii="Cambria Math" w:hAnsi="Cambria Math"/>
                      <w:sz w:val="22"/>
                      <w:szCs w:val="22"/>
                    </w:rPr>
                    <m:t>J</m:t>
                  </m:r>
                </m:sub>
                <m:sup/>
                <m:e>
                  <m:nary>
                    <m:naryPr>
                      <m:chr m:val="∑"/>
                      <m:limLoc m:val="undOvr"/>
                      <m:supHide m:val="1"/>
                      <m:ctrlPr>
                        <w:rPr>
                          <w:rFonts w:ascii="Cambria Math" w:hAnsi="Cambria Math"/>
                          <w:sz w:val="22"/>
                          <w:szCs w:val="22"/>
                        </w:rPr>
                      </m:ctrlPr>
                    </m:naryPr>
                    <m:sub>
                      <m:acc>
                        <m:accPr>
                          <m:ctrlPr>
                            <w:rPr>
                              <w:rFonts w:ascii="Cambria Math" w:hAnsi="Cambria Math"/>
                              <w:sz w:val="22"/>
                              <w:szCs w:val="22"/>
                            </w:rPr>
                          </m:ctrlPr>
                        </m:accPr>
                        <m:e>
                          <m:r>
                            <w:rPr>
                              <w:rFonts w:ascii="Cambria Math" w:hAnsi="Cambria Math"/>
                              <w:sz w:val="22"/>
                              <w:szCs w:val="22"/>
                            </w:rPr>
                            <m:t>a</m:t>
                          </m:r>
                        </m:e>
                      </m:acc>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j</m:t>
                          </m:r>
                        </m:sub>
                      </m:sSub>
                    </m:sub>
                    <m:sup/>
                    <m:e>
                      <m:r>
                        <m:rPr>
                          <m:sty m:val="b"/>
                        </m:rPr>
                        <w:rPr>
                          <w:rFonts w:ascii="Cambria Math" w:hAnsi="Cambria Math"/>
                          <w:sz w:val="22"/>
                          <w:szCs w:val="22"/>
                        </w:rPr>
                        <m:t>1</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Δ</m:t>
                              </m:r>
                            </m:e>
                            <m:sub>
                              <m:r>
                                <m:rPr>
                                  <m:sty m:val="p"/>
                                </m:rPr>
                                <w:rPr>
                                  <w:rFonts w:ascii="Cambria Math" w:hAnsi="Cambria Math"/>
                                  <w:sz w:val="22"/>
                                  <w:szCs w:val="22"/>
                                </w:rPr>
                                <m:t>E</m:t>
                              </m:r>
                            </m:sub>
                          </m:sSub>
                          <m:d>
                            <m:dPr>
                              <m:ctrlPr>
                                <w:rPr>
                                  <w:rFonts w:ascii="Cambria Math" w:hAnsi="Cambria Math"/>
                                  <w:sz w:val="22"/>
                                  <w:szCs w:val="22"/>
                                </w:rPr>
                              </m:ctrlPr>
                            </m:dPr>
                            <m:e>
                              <m:acc>
                                <m:accPr>
                                  <m:ctrlPr>
                                    <w:rPr>
                                      <w:rFonts w:ascii="Cambria Math" w:hAnsi="Cambria Math"/>
                                      <w:sz w:val="22"/>
                                      <w:szCs w:val="22"/>
                                    </w:rPr>
                                  </m:ctrlPr>
                                </m:accPr>
                                <m:e>
                                  <m:r>
                                    <w:rPr>
                                      <w:rFonts w:ascii="Cambria Math" w:hAnsi="Cambria Math"/>
                                      <w:sz w:val="22"/>
                                      <w:szCs w:val="22"/>
                                    </w:rPr>
                                    <m:t>a</m:t>
                                  </m:r>
                                </m:e>
                              </m:acc>
                            </m:e>
                          </m:d>
                          <m:r>
                            <w:rPr>
                              <w:rFonts w:ascii="Cambria Math" w:hAnsi="Cambria Math"/>
                              <w:sz w:val="22"/>
                              <w:szCs w:val="22"/>
                            </w:rPr>
                            <m:t>∈B</m:t>
                          </m:r>
                        </m:e>
                      </m:d>
                    </m:e>
                  </m:nary>
                </m:e>
              </m:nary>
            </m:num>
            <m:den>
              <m:nary>
                <m:naryPr>
                  <m:chr m:val="∑"/>
                  <m:limLoc m:val="undOvr"/>
                  <m:supHide m:val="1"/>
                  <m:ctrlPr>
                    <w:rPr>
                      <w:rFonts w:ascii="Cambria Math" w:hAnsi="Cambria Math"/>
                      <w:sz w:val="22"/>
                      <w:szCs w:val="22"/>
                    </w:rPr>
                  </m:ctrlPr>
                </m:naryPr>
                <m:sub>
                  <m:r>
                    <w:rPr>
                      <w:rFonts w:ascii="Cambria Math" w:hAnsi="Cambria Math"/>
                      <w:sz w:val="22"/>
                      <w:szCs w:val="22"/>
                    </w:rPr>
                    <m:t>j∈</m:t>
                  </m:r>
                  <m:r>
                    <m:rPr>
                      <m:scr m:val="script"/>
                      <m:sty m:val="p"/>
                    </m:rPr>
                    <w:rPr>
                      <w:rFonts w:ascii="Cambria Math" w:hAnsi="Cambria Math"/>
                      <w:sz w:val="22"/>
                      <w:szCs w:val="22"/>
                    </w:rPr>
                    <m:t>J</m:t>
                  </m:r>
                </m:sub>
                <m:sup/>
                <m:e>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j</m:t>
                      </m:r>
                    </m:sub>
                  </m:sSub>
                  <m:r>
                    <w:rPr>
                      <w:rFonts w:ascii="Cambria Math" w:hAnsi="Cambria Math"/>
                      <w:sz w:val="22"/>
                      <w:szCs w:val="22"/>
                    </w:rPr>
                    <m:t>|</m:t>
                  </m:r>
                </m:e>
              </m:nary>
            </m:den>
          </m:f>
        </m:oMath>
      </m:oMathPara>
    </w:p>
    <w:p w14:paraId="2AEE5F84" w14:textId="77777777" w:rsidR="003724CC"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ここで</w:t>
      </w:r>
      <m:oMath>
        <m:r>
          <m:rPr>
            <m:sty m:val="b"/>
          </m:rP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m:t>
            </m:r>
          </m:e>
        </m:d>
      </m:oMath>
      <w:r>
        <w:rPr>
          <w:rFonts w:ascii="游明朝" w:eastAsia="游明朝" w:hAnsi="游明朝" w:cs="游明朝"/>
          <w:color w:val="222222"/>
          <w:sz w:val="22"/>
          <w:szCs w:val="22"/>
          <w:u w:color="222222"/>
          <w:shd w:val="clear" w:color="auto" w:fill="FFFFFF"/>
          <w:lang w:val="ja-JP"/>
        </w:rPr>
        <w:t>は，条件を満たすとき1，満たさないとき0をとる関数です．見逃しの割合も同様に，</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j</m:t>
            </m:r>
          </m:sub>
        </m:sSub>
      </m:oMath>
      <w:r>
        <w:rPr>
          <w:rFonts w:ascii="游明朝" w:eastAsia="游明朝" w:hAnsi="游明朝" w:cs="游明朝"/>
          <w:color w:val="222222"/>
          <w:sz w:val="22"/>
          <w:szCs w:val="22"/>
          <w:u w:color="222222"/>
          <w:shd w:val="clear" w:color="auto" w:fill="FFFFFF"/>
          <w:lang w:val="ja-JP"/>
        </w:rPr>
        <w:t>と</w:t>
      </w:r>
      <m:oMath>
        <m:sSub>
          <m:sSubPr>
            <m:ctrlPr>
              <w:rPr>
                <w:rFonts w:ascii="Cambria Math" w:hAnsi="Cambria Math"/>
                <w:sz w:val="22"/>
                <w:szCs w:val="22"/>
              </w:rPr>
            </m:ctrlPr>
          </m:sSubPr>
          <m:e>
            <m:r>
              <w:rPr>
                <w:rFonts w:ascii="Cambria Math" w:hAnsi="Cambria Math"/>
                <w:sz w:val="22"/>
                <w:szCs w:val="22"/>
              </w:rPr>
              <m:t>Δ</m:t>
            </m:r>
          </m:e>
          <m:sub>
            <m:r>
              <m:rPr>
                <m:sty m:val="p"/>
              </m:rPr>
              <w:rPr>
                <w:rFonts w:ascii="Cambria Math" w:hAnsi="Cambria Math"/>
                <w:sz w:val="22"/>
                <w:szCs w:val="22"/>
              </w:rPr>
              <m:t>M</m:t>
            </m:r>
          </m:sub>
        </m:sSub>
      </m:oMath>
      <w:r>
        <w:rPr>
          <w:rFonts w:ascii="游明朝" w:eastAsia="游明朝" w:hAnsi="游明朝" w:cs="游明朝"/>
          <w:color w:val="222222"/>
          <w:sz w:val="22"/>
          <w:szCs w:val="22"/>
          <w:u w:color="222222"/>
          <w:shd w:val="clear" w:color="auto" w:fill="FFFFFF"/>
          <w:lang w:val="ja-JP"/>
        </w:rPr>
        <w:t>を用いて求めております．実スパイクと一致した日は含めないため，</w:t>
      </w:r>
      <m:oMath>
        <m:r>
          <w:rPr>
            <w:rFonts w:ascii="Cambria Math" w:hAnsi="Cambria Math"/>
            <w:sz w:val="22"/>
            <w:szCs w:val="22"/>
          </w:rPr>
          <m:t>Δ=0</m:t>
        </m:r>
      </m:oMath>
      <w:r>
        <w:rPr>
          <w:rFonts w:ascii="游明朝" w:eastAsia="游明朝" w:hAnsi="游明朝" w:cs="游明朝"/>
          <w:color w:val="222222"/>
          <w:sz w:val="22"/>
          <w:szCs w:val="22"/>
          <w:u w:color="222222"/>
          <w:shd w:val="clear" w:color="auto" w:fill="FFFFFF"/>
          <w:lang w:val="ja-JP"/>
        </w:rPr>
        <w:t>の割合は定義上0となります．</w:t>
      </w:r>
    </w:p>
    <w:p w14:paraId="15D327B8" w14:textId="77777777" w:rsidR="003724CC"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簡単な例として，ある書名で実スパイクが20日目，予測スパイクが17日目と25日目にある場合を考えます．17日目と25日目の予測はいずれも実スパイクと一致しないため誤検知であり，最も近い実スパイクは20日目であることから，</w:t>
      </w:r>
      <m:oMath>
        <m:r>
          <w:rPr>
            <w:rFonts w:ascii="Cambria Math" w:hAnsi="Cambria Math"/>
            <w:sz w:val="22"/>
            <w:szCs w:val="22"/>
          </w:rPr>
          <m:t>Δ</m:t>
        </m:r>
      </m:oMath>
      <w:r>
        <w:rPr>
          <w:rFonts w:ascii="游明朝" w:eastAsia="游明朝" w:hAnsi="游明朝" w:cs="游明朝"/>
          <w:color w:val="222222"/>
          <w:sz w:val="22"/>
          <w:szCs w:val="22"/>
          <w:u w:color="222222"/>
          <w:shd w:val="clear" w:color="auto" w:fill="FFFFFF"/>
          <w:lang w:val="ja-JP"/>
        </w:rPr>
        <w:t>はそれぞれ20−17＝+3と20−25＝−5となります．一方，20日目の実スパイクは予測できていないため見逃しであり，最も近い予測スパイクは17日目であることから，</w:t>
      </w:r>
      <m:oMath>
        <m:r>
          <w:rPr>
            <w:rFonts w:ascii="Cambria Math" w:hAnsi="Cambria Math"/>
            <w:sz w:val="22"/>
            <w:szCs w:val="22"/>
          </w:rPr>
          <m:t>Δ</m:t>
        </m:r>
      </m:oMath>
      <w:r>
        <w:rPr>
          <w:rFonts w:ascii="游明朝" w:eastAsia="游明朝" w:hAnsi="游明朝" w:cs="游明朝"/>
          <w:color w:val="222222"/>
          <w:sz w:val="22"/>
          <w:szCs w:val="22"/>
          <w:u w:color="222222"/>
          <w:shd w:val="clear" w:color="auto" w:fill="FFFFFF"/>
          <w:lang w:val="ja-JP"/>
        </w:rPr>
        <w:t>は20−17＝+3となります．</w:t>
      </w:r>
    </w:p>
    <w:p w14:paraId="60A76C5F" w14:textId="77777777" w:rsidR="003724CC"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なお，改訂稿では別の査読者からいただきましたご指摘に対応するため，表の見やすさを優先し，</w:t>
      </w:r>
      <m:oMath>
        <m:r>
          <w:rPr>
            <w:rFonts w:ascii="Cambria Math" w:hAnsi="Cambria Math"/>
            <w:sz w:val="22"/>
            <w:szCs w:val="22"/>
          </w:rPr>
          <m:t>Δ</m:t>
        </m:r>
      </m:oMath>
      <w:r>
        <w:rPr>
          <w:rFonts w:ascii="游明朝" w:eastAsia="游明朝" w:hAnsi="游明朝" w:cs="游明朝"/>
          <w:color w:val="222222"/>
          <w:sz w:val="22"/>
          <w:szCs w:val="22"/>
          <w:u w:color="222222"/>
          <w:shd w:val="clear" w:color="auto" w:fill="FFFFFF"/>
          <w:lang w:val="ja-JP"/>
        </w:rPr>
        <w:t>を−5〜+5日の範囲で集計し，両端を</w:t>
      </w:r>
      <m:oMath>
        <m:r>
          <w:rPr>
            <w:rFonts w:ascii="Cambria Math" w:hAnsi="Cambria Math"/>
            <w:sz w:val="22"/>
            <w:szCs w:val="22"/>
          </w:rPr>
          <m:t>Δ≤-5</m:t>
        </m:r>
      </m:oMath>
      <w:r>
        <w:rPr>
          <w:rFonts w:ascii="游明朝" w:eastAsia="游明朝" w:hAnsi="游明朝" w:cs="游明朝"/>
          <w:color w:val="222222"/>
          <w:sz w:val="22"/>
          <w:szCs w:val="22"/>
          <w:u w:color="222222"/>
          <w:shd w:val="clear" w:color="auto" w:fill="FFFFFF"/>
          <w:lang w:val="ja-JP"/>
        </w:rPr>
        <w:t>と</w:t>
      </w:r>
      <m:oMath>
        <m:r>
          <w:rPr>
            <w:rFonts w:ascii="Cambria Math" w:hAnsi="Cambria Math"/>
            <w:sz w:val="22"/>
            <w:szCs w:val="22"/>
          </w:rPr>
          <m:t>Δ≥+5</m:t>
        </m:r>
      </m:oMath>
      <w:r>
        <w:rPr>
          <w:rFonts w:ascii="游明朝" w:eastAsia="游明朝" w:hAnsi="游明朝" w:cs="游明朝"/>
          <w:color w:val="222222"/>
          <w:sz w:val="22"/>
          <w:szCs w:val="22"/>
          <w:u w:color="222222"/>
          <w:shd w:val="clear" w:color="auto" w:fill="FFFFFF"/>
          <w:lang w:val="ja-JP"/>
        </w:rPr>
        <w:t>にまとめております．旧原稿の</w:t>
      </w:r>
      <m:oMath>
        <m:r>
          <w:rPr>
            <w:rFonts w:ascii="Cambria Math" w:hAnsi="Cambria Math"/>
            <w:sz w:val="22"/>
            <w:szCs w:val="22"/>
          </w:rPr>
          <m:t>Δ=-10</m:t>
        </m:r>
      </m:oMath>
      <w:r>
        <w:rPr>
          <w:rFonts w:ascii="游明朝" w:eastAsia="游明朝" w:hAnsi="游明朝" w:cs="游明朝"/>
          <w:color w:val="222222"/>
          <w:sz w:val="22"/>
          <w:szCs w:val="22"/>
          <w:u w:color="222222"/>
          <w:shd w:val="clear" w:color="auto" w:fill="FFFFFF"/>
          <w:lang w:val="ja-JP"/>
        </w:rPr>
        <w:t>の区分，すなわち実スパイクより10日以上後に出された誤検知は，改訂稿では</w:t>
      </w:r>
      <m:oMath>
        <m:r>
          <w:rPr>
            <w:rFonts w:ascii="Cambria Math" w:hAnsi="Cambria Math"/>
            <w:sz w:val="22"/>
            <w:szCs w:val="22"/>
          </w:rPr>
          <m:t>Δ≤-5</m:t>
        </m:r>
      </m:oMath>
      <w:r>
        <w:rPr>
          <w:rFonts w:ascii="游明朝" w:eastAsia="游明朝" w:hAnsi="游明朝" w:cs="游明朝"/>
          <w:color w:val="222222"/>
          <w:sz w:val="22"/>
          <w:szCs w:val="22"/>
          <w:u w:color="222222"/>
          <w:shd w:val="clear" w:color="auto" w:fill="FFFFFF"/>
          <w:lang w:val="ja-JP"/>
        </w:rPr>
        <w:t>の区分の一部として含まれます．そのため，両者は同じ割合を表すものではございません．</w:t>
      </w:r>
    </w:p>
    <w:p w14:paraId="11F57100"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以上を，5.3 実験設定に式と例を用いて明記いたしました．</w:t>
      </w:r>
    </w:p>
    <w:p w14:paraId="0FFCC37A" w14:textId="77777777" w:rsidR="007109C2" w:rsidRDefault="007109C2">
      <w:pPr>
        <w:spacing w:line="200" w:lineRule="exact"/>
        <w:rPr>
          <w:rFonts w:ascii="游明朝" w:eastAsia="游明朝" w:hAnsi="游明朝" w:cs="游明朝"/>
          <w:color w:val="222222"/>
          <w:sz w:val="22"/>
          <w:szCs w:val="22"/>
          <w:u w:color="222222"/>
          <w:shd w:val="clear" w:color="auto" w:fill="FFFFFF"/>
        </w:rPr>
      </w:pPr>
    </w:p>
    <w:p w14:paraId="6EE3D4D1"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p.6 右カラム，5.3 実験設定（記載の修正・追加）：</w:t>
      </w:r>
    </w:p>
    <w:p w14:paraId="35684A4A" w14:textId="77777777" w:rsidR="00360A12"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実験3では，</w:t>
      </w:r>
      <m:oMath>
        <m:r>
          <w:rPr>
            <w:rFonts w:ascii="Cambria Math" w:hAnsi="Cambria Math"/>
            <w:sz w:val="22"/>
            <w:szCs w:val="22"/>
          </w:rPr>
          <m:t>τ=0.5</m:t>
        </m:r>
      </m:oMath>
      <w:r>
        <w:rPr>
          <w:rFonts w:ascii="游明朝" w:eastAsia="游明朝" w:hAnsi="游明朝" w:cs="游明朝"/>
          <w:color w:val="000000" w:themeColor="text1"/>
          <w:sz w:val="22"/>
          <w:szCs w:val="22"/>
          <w:u w:color="222222"/>
          <w:shd w:val="clear" w:color="auto" w:fill="FFFFFF"/>
          <w:lang w:val="ja-JP"/>
        </w:rPr>
        <w:t>の予測を対象に，予測したスパイクと実際のスパイクが時間的にどれだけ近いかを評価する．</w:t>
      </w:r>
    </w:p>
    <w:p w14:paraId="7CF6D62A" w14:textId="77777777" w:rsidR="003724CC"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各系列について，実績値の</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スコアが2を超える日を実スパイクの日とし，</w:t>
      </w:r>
      <m:oMath>
        <m:r>
          <w:rPr>
            <w:rFonts w:ascii="Cambria Math" w:hAnsi="Cambria Math"/>
            <w:sz w:val="22"/>
            <w:szCs w:val="22"/>
          </w:rPr>
          <m:t>τ=0.5</m:t>
        </m:r>
      </m:oMath>
      <w:r>
        <w:rPr>
          <w:rFonts w:ascii="游明朝" w:eastAsia="游明朝" w:hAnsi="游明朝" w:cs="游明朝"/>
          <w:color w:val="000000" w:themeColor="text1"/>
          <w:sz w:val="22"/>
          <w:szCs w:val="22"/>
          <w:u w:color="222222"/>
          <w:shd w:val="clear" w:color="auto" w:fill="FFFFFF"/>
          <w:lang w:val="ja-JP"/>
        </w:rPr>
        <w:t>の予測値を同じ平均と標準偏差で標準化した値が2を超える日を予測スパイクの日とする．系列</w:t>
      </w:r>
      <m:oMath>
        <m:r>
          <w:rPr>
            <w:rFonts w:ascii="Cambria Math" w:hAnsi="Cambria Math"/>
            <w:sz w:val="22"/>
            <w:szCs w:val="22"/>
          </w:rPr>
          <m:t>j</m:t>
        </m:r>
      </m:oMath>
      <w:r>
        <w:rPr>
          <w:rFonts w:ascii="游明朝" w:eastAsia="游明朝" w:hAnsi="游明朝" w:cs="游明朝"/>
          <w:color w:val="000000" w:themeColor="text1"/>
          <w:sz w:val="22"/>
          <w:szCs w:val="22"/>
          <w:u w:color="222222"/>
          <w:shd w:val="clear" w:color="auto" w:fill="FFFFFF"/>
          <w:lang w:val="ja-JP"/>
        </w:rPr>
        <w:t>の実スパイクの日の集合を</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j</m:t>
            </m:r>
          </m:sub>
        </m:sSub>
      </m:oMath>
      <w:r>
        <w:rPr>
          <w:rFonts w:ascii="游明朝" w:eastAsia="游明朝" w:hAnsi="游明朝" w:cs="游明朝"/>
          <w:color w:val="000000" w:themeColor="text1"/>
          <w:sz w:val="22"/>
          <w:szCs w:val="22"/>
          <w:u w:color="222222"/>
          <w:shd w:val="clear" w:color="auto" w:fill="FFFFFF"/>
          <w:lang w:val="ja-JP"/>
        </w:rPr>
        <w:t>，予測スパイクの日の集合を</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A</m:t>
                </m:r>
              </m:e>
            </m:acc>
          </m:e>
          <m:sub>
            <m:r>
              <w:rPr>
                <w:rFonts w:ascii="Cambria Math" w:hAnsi="Cambria Math"/>
                <w:sz w:val="22"/>
                <w:szCs w:val="22"/>
              </w:rPr>
              <m:t>j</m:t>
            </m:r>
          </m:sub>
        </m:sSub>
      </m:oMath>
      <w:r>
        <w:rPr>
          <w:rFonts w:ascii="游明朝" w:eastAsia="游明朝" w:hAnsi="游明朝" w:cs="游明朝"/>
          <w:color w:val="000000" w:themeColor="text1"/>
          <w:sz w:val="22"/>
          <w:szCs w:val="22"/>
          <w:u w:color="222222"/>
          <w:shd w:val="clear" w:color="auto" w:fill="FFFFFF"/>
          <w:lang w:val="ja-JP"/>
        </w:rPr>
        <w:t>とし，実スパイクと一致しなかった予測スパイクの日の集合</w:t>
      </w:r>
      <m:oMath>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A</m:t>
                </m:r>
              </m:e>
            </m:acc>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j</m:t>
            </m:r>
          </m:sub>
        </m:sSub>
      </m:oMath>
      <w:r>
        <w:rPr>
          <w:rFonts w:ascii="游明朝" w:eastAsia="游明朝" w:hAnsi="游明朝" w:cs="游明朝"/>
          <w:color w:val="000000" w:themeColor="text1"/>
          <w:sz w:val="22"/>
          <w:szCs w:val="22"/>
          <w:u w:color="222222"/>
          <w:shd w:val="clear" w:color="auto" w:fill="FFFFFF"/>
          <w:lang w:val="ja-JP"/>
        </w:rPr>
        <w:t>を誤検知，予測できなかった実スパイクの日の集合</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A</m:t>
                </m:r>
              </m:e>
            </m:acc>
          </m:e>
          <m:sub>
            <m:r>
              <w:rPr>
                <w:rFonts w:ascii="Cambria Math" w:hAnsi="Cambria Math"/>
                <w:sz w:val="22"/>
                <w:szCs w:val="22"/>
              </w:rPr>
              <m:t>j</m:t>
            </m:r>
          </m:sub>
        </m:sSub>
      </m:oMath>
      <w:r>
        <w:rPr>
          <w:rFonts w:ascii="游明朝" w:eastAsia="游明朝" w:hAnsi="游明朝" w:cs="游明朝"/>
          <w:color w:val="000000" w:themeColor="text1"/>
          <w:sz w:val="22"/>
          <w:szCs w:val="22"/>
          <w:u w:color="222222"/>
          <w:shd w:val="clear" w:color="auto" w:fill="FFFFFF"/>
          <w:lang w:val="ja-JP"/>
        </w:rPr>
        <w:t>を見逃しと呼ぶ．誤検知の日</w:t>
      </w:r>
      <m:oMath>
        <m:acc>
          <m:accPr>
            <m:ctrlPr>
              <w:rPr>
                <w:rFonts w:ascii="Cambria Math" w:hAnsi="Cambria Math"/>
                <w:sz w:val="22"/>
                <w:szCs w:val="22"/>
              </w:rPr>
            </m:ctrlPr>
          </m:accPr>
          <m:e>
            <m:r>
              <w:rPr>
                <w:rFonts w:ascii="Cambria Math" w:hAnsi="Cambria Math"/>
                <w:sz w:val="22"/>
                <w:szCs w:val="22"/>
              </w:rPr>
              <m:t>a</m:t>
            </m:r>
          </m:e>
        </m:acc>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j</m:t>
            </m:r>
          </m:sub>
        </m:sSub>
      </m:oMath>
      <w:r>
        <w:rPr>
          <w:rFonts w:ascii="游明朝" w:eastAsia="游明朝" w:hAnsi="游明朝" w:cs="游明朝"/>
          <w:color w:val="000000" w:themeColor="text1"/>
          <w:sz w:val="22"/>
          <w:szCs w:val="22"/>
          <w:u w:color="222222"/>
          <w:shd w:val="clear" w:color="auto" w:fill="FFFFFF"/>
          <w:lang w:val="ja-JP"/>
        </w:rPr>
        <w:t>には最も近い実スパイクの日</w:t>
      </w:r>
      <m:oMath>
        <m:sSup>
          <m:sSupPr>
            <m:ctrlPr>
              <w:rPr>
                <w:rFonts w:ascii="Cambria Math" w:hAnsi="Cambria Math"/>
                <w:sz w:val="22"/>
                <w:szCs w:val="22"/>
              </w:rPr>
            </m:ctrlPr>
          </m:sSupPr>
          <m:e>
            <m:r>
              <w:rPr>
                <w:rFonts w:ascii="Cambria Math" w:hAnsi="Cambria Math"/>
                <w:sz w:val="22"/>
                <w:szCs w:val="22"/>
              </w:rPr>
              <m:t>a</m:t>
            </m:r>
          </m:e>
          <m:sup>
            <m:r>
              <w:rPr>
                <w:rFonts w:ascii="Cambria Math" w:hAnsi="Cambria Math"/>
                <w:sz w:val="22"/>
                <w:szCs w:val="22"/>
              </w:rPr>
              <m:t>*</m:t>
            </m:r>
          </m:sup>
        </m:sSup>
        <m:d>
          <m:dPr>
            <m:ctrlPr>
              <w:rPr>
                <w:rFonts w:ascii="Cambria Math" w:hAnsi="Cambria Math"/>
                <w:sz w:val="22"/>
                <w:szCs w:val="22"/>
              </w:rPr>
            </m:ctrlPr>
          </m:dPr>
          <m:e>
            <m:acc>
              <m:accPr>
                <m:ctrlPr>
                  <w:rPr>
                    <w:rFonts w:ascii="Cambria Math" w:hAnsi="Cambria Math"/>
                    <w:sz w:val="22"/>
                    <w:szCs w:val="22"/>
                  </w:rPr>
                </m:ctrlPr>
              </m:accPr>
              <m:e>
                <m:r>
                  <w:rPr>
                    <w:rFonts w:ascii="Cambria Math" w:hAnsi="Cambria Math"/>
                    <w:sz w:val="22"/>
                    <w:szCs w:val="22"/>
                  </w:rPr>
                  <m:t>a</m:t>
                </m:r>
              </m:e>
            </m:acc>
          </m:e>
        </m:d>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j</m:t>
            </m:r>
          </m:sub>
        </m:sSub>
      </m:oMath>
      <w:r>
        <w:rPr>
          <w:rFonts w:ascii="游明朝" w:eastAsia="游明朝" w:hAnsi="游明朝" w:cs="游明朝"/>
          <w:color w:val="000000" w:themeColor="text1"/>
          <w:sz w:val="22"/>
          <w:szCs w:val="22"/>
          <w:u w:color="222222"/>
          <w:shd w:val="clear" w:color="auto" w:fill="FFFFFF"/>
          <w:lang w:val="ja-JP"/>
        </w:rPr>
        <w:t>を対応させ，見逃しの日</w:t>
      </w:r>
      <m:oMath>
        <m:r>
          <w:rPr>
            <w:rFonts w:ascii="Cambria Math" w:hAnsi="Cambria Math"/>
            <w:sz w:val="22"/>
            <w:szCs w:val="22"/>
          </w:rPr>
          <m:t>a∈</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j</m:t>
            </m:r>
          </m:sub>
        </m:sSub>
      </m:oMath>
      <w:r>
        <w:rPr>
          <w:rFonts w:ascii="游明朝" w:eastAsia="游明朝" w:hAnsi="游明朝" w:cs="游明朝"/>
          <w:color w:val="000000" w:themeColor="text1"/>
          <w:sz w:val="22"/>
          <w:szCs w:val="22"/>
          <w:u w:color="222222"/>
          <w:shd w:val="clear" w:color="auto" w:fill="FFFFFF"/>
          <w:lang w:val="ja-JP"/>
        </w:rPr>
        <w:t>には最も近い予測スパイクの日</w:t>
      </w:r>
      <m:oMath>
        <m:sSup>
          <m:sSupPr>
            <m:ctrlPr>
              <w:rPr>
                <w:rFonts w:ascii="Cambria Math" w:hAnsi="Cambria Math"/>
                <w:sz w:val="22"/>
                <w:szCs w:val="22"/>
              </w:rPr>
            </m:ctrlPr>
          </m:sSupPr>
          <m:e>
            <m:acc>
              <m:accPr>
                <m:ctrlPr>
                  <w:rPr>
                    <w:rFonts w:ascii="Cambria Math" w:hAnsi="Cambria Math"/>
                    <w:sz w:val="22"/>
                    <w:szCs w:val="22"/>
                  </w:rPr>
                </m:ctrlPr>
              </m:accPr>
              <m:e>
                <m:r>
                  <w:rPr>
                    <w:rFonts w:ascii="Cambria Math" w:hAnsi="Cambria Math"/>
                    <w:sz w:val="22"/>
                    <w:szCs w:val="22"/>
                  </w:rPr>
                  <m:t>a</m:t>
                </m:r>
              </m:e>
            </m:acc>
          </m:e>
          <m:sup>
            <m:r>
              <w:rPr>
                <w:rFonts w:ascii="Cambria Math" w:hAnsi="Cambria Math"/>
                <w:sz w:val="22"/>
                <w:szCs w:val="22"/>
              </w:rPr>
              <m:t>*</m:t>
            </m:r>
          </m:sup>
        </m:sSup>
        <m:d>
          <m:dPr>
            <m:ctrlPr>
              <w:rPr>
                <w:rFonts w:ascii="Cambria Math" w:hAnsi="Cambria Math"/>
                <w:sz w:val="22"/>
                <w:szCs w:val="22"/>
              </w:rPr>
            </m:ctrlPr>
          </m:dPr>
          <m:e>
            <m:r>
              <w:rPr>
                <w:rFonts w:ascii="Cambria Math" w:hAnsi="Cambria Math"/>
                <w:sz w:val="22"/>
                <w:szCs w:val="22"/>
              </w:rPr>
              <m:t>a</m:t>
            </m:r>
          </m:e>
        </m:d>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A</m:t>
                </m:r>
              </m:e>
            </m:acc>
          </m:e>
          <m:sub>
            <m:r>
              <w:rPr>
                <w:rFonts w:ascii="Cambria Math" w:hAnsi="Cambria Math"/>
                <w:sz w:val="22"/>
                <w:szCs w:val="22"/>
              </w:rPr>
              <m:t>j</m:t>
            </m:r>
          </m:sub>
        </m:sSub>
      </m:oMath>
      <w:r>
        <w:rPr>
          <w:rFonts w:ascii="游明朝" w:eastAsia="游明朝" w:hAnsi="游明朝" w:cs="游明朝"/>
          <w:color w:val="000000" w:themeColor="text1"/>
          <w:sz w:val="22"/>
          <w:szCs w:val="22"/>
          <w:u w:color="222222"/>
          <w:shd w:val="clear" w:color="auto" w:fill="FFFFFF"/>
          <w:lang w:val="ja-JP"/>
        </w:rPr>
        <w:t>を対応させて，時間差を次のように定める：</w:t>
      </w:r>
    </w:p>
    <w:p w14:paraId="24830EEF" w14:textId="77777777" w:rsidR="00775947" w:rsidRDefault="00000000">
      <w:pPr>
        <w:ind w:leftChars="202" w:left="424"/>
        <w:jc w:val="center"/>
        <w:rPr>
          <w:rFonts w:ascii="游明朝" w:eastAsia="游明朝" w:hAnsi="游明朝" w:cs="游明朝"/>
          <w:color w:val="000000" w:themeColor="text1"/>
          <w:sz w:val="22"/>
          <w:szCs w:val="22"/>
          <w:u w:color="222222"/>
          <w:shd w:val="clear" w:color="auto" w:fill="FFFFFF"/>
          <w:lang w:val="ja-JP"/>
        </w:rPr>
      </w:pPr>
      <m:oMathPara>
        <m:oMath>
          <m:sSub>
            <m:sSubPr>
              <m:ctrlPr>
                <w:rPr>
                  <w:rFonts w:ascii="Cambria Math" w:hAnsi="Cambria Math"/>
                  <w:sz w:val="22"/>
                  <w:szCs w:val="22"/>
                </w:rPr>
              </m:ctrlPr>
            </m:sSubPr>
            <m:e>
              <m:r>
                <w:rPr>
                  <w:rFonts w:ascii="Cambria Math" w:hAnsi="Cambria Math"/>
                  <w:sz w:val="22"/>
                  <w:szCs w:val="22"/>
                </w:rPr>
                <m:t>Δ</m:t>
              </m:r>
            </m:e>
            <m:sub>
              <m:r>
                <m:rPr>
                  <m:sty m:val="p"/>
                </m:rPr>
                <w:rPr>
                  <w:rFonts w:ascii="Cambria Math" w:hAnsi="Cambria Math"/>
                  <w:sz w:val="22"/>
                  <w:szCs w:val="22"/>
                </w:rPr>
                <m:t>E</m:t>
              </m:r>
            </m:sub>
          </m:sSub>
          <m:d>
            <m:dPr>
              <m:ctrlPr>
                <w:rPr>
                  <w:rFonts w:ascii="Cambria Math" w:hAnsi="Cambria Math"/>
                  <w:sz w:val="22"/>
                  <w:szCs w:val="22"/>
                </w:rPr>
              </m:ctrlPr>
            </m:dPr>
            <m:e>
              <m:acc>
                <m:accPr>
                  <m:ctrlPr>
                    <w:rPr>
                      <w:rFonts w:ascii="Cambria Math" w:hAnsi="Cambria Math"/>
                      <w:sz w:val="22"/>
                      <w:szCs w:val="22"/>
                    </w:rPr>
                  </m:ctrlPr>
                </m:accPr>
                <m:e>
                  <m:r>
                    <w:rPr>
                      <w:rFonts w:ascii="Cambria Math" w:hAnsi="Cambria Math"/>
                      <w:sz w:val="22"/>
                      <w:szCs w:val="22"/>
                    </w:rPr>
                    <m:t>a</m:t>
                  </m:r>
                </m:e>
              </m:acc>
            </m:e>
          </m:d>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a</m:t>
              </m:r>
            </m:e>
            <m:sup>
              <m:r>
                <w:rPr>
                  <w:rFonts w:ascii="Cambria Math" w:hAnsi="Cambria Math"/>
                  <w:sz w:val="22"/>
                  <w:szCs w:val="22"/>
                </w:rPr>
                <m:t>*</m:t>
              </m:r>
            </m:sup>
          </m:sSup>
          <m:d>
            <m:dPr>
              <m:ctrlPr>
                <w:rPr>
                  <w:rFonts w:ascii="Cambria Math" w:hAnsi="Cambria Math"/>
                  <w:sz w:val="22"/>
                  <w:szCs w:val="22"/>
                </w:rPr>
              </m:ctrlPr>
            </m:dPr>
            <m:e>
              <m:acc>
                <m:accPr>
                  <m:ctrlPr>
                    <w:rPr>
                      <w:rFonts w:ascii="Cambria Math" w:hAnsi="Cambria Math"/>
                      <w:sz w:val="22"/>
                      <w:szCs w:val="22"/>
                    </w:rPr>
                  </m:ctrlPr>
                </m:accPr>
                <m:e>
                  <m:r>
                    <w:rPr>
                      <w:rFonts w:ascii="Cambria Math" w:hAnsi="Cambria Math"/>
                      <w:sz w:val="22"/>
                      <w:szCs w:val="22"/>
                    </w:rPr>
                    <m:t>a</m:t>
                  </m:r>
                </m:e>
              </m:acc>
            </m:e>
          </m:d>
          <m:r>
            <w:rPr>
              <w:rFonts w:ascii="Cambria Math" w:hAnsi="Cambria Math"/>
              <w:sz w:val="22"/>
              <w:szCs w:val="22"/>
            </w:rPr>
            <m:t>-</m:t>
          </m:r>
          <m:acc>
            <m:accPr>
              <m:ctrlPr>
                <w:rPr>
                  <w:rFonts w:ascii="Cambria Math" w:hAnsi="Cambria Math"/>
                  <w:sz w:val="22"/>
                  <w:szCs w:val="22"/>
                </w:rPr>
              </m:ctrlPr>
            </m:accPr>
            <m:e>
              <m:r>
                <w:rPr>
                  <w:rFonts w:ascii="Cambria Math" w:hAnsi="Cambria Math"/>
                  <w:sz w:val="22"/>
                  <w:szCs w:val="22"/>
                </w:rPr>
                <m:t>a</m:t>
              </m:r>
            </m:e>
          </m:acc>
        </m:oMath>
      </m:oMathPara>
    </w:p>
    <w:p w14:paraId="52E09C19" w14:textId="77777777" w:rsidR="00775947" w:rsidRDefault="00000000">
      <w:pPr>
        <w:ind w:leftChars="202" w:left="424"/>
        <w:jc w:val="center"/>
        <w:rPr>
          <w:rFonts w:ascii="游明朝" w:eastAsia="游明朝" w:hAnsi="游明朝" w:cs="游明朝"/>
          <w:color w:val="000000" w:themeColor="text1"/>
          <w:sz w:val="22"/>
          <w:szCs w:val="22"/>
          <w:u w:color="222222"/>
          <w:shd w:val="clear" w:color="auto" w:fill="FFFFFF"/>
          <w:lang w:val="ja-JP"/>
        </w:rPr>
      </w:pPr>
      <m:oMathPara>
        <m:oMath>
          <m:sSub>
            <m:sSubPr>
              <m:ctrlPr>
                <w:rPr>
                  <w:rFonts w:ascii="Cambria Math" w:hAnsi="Cambria Math"/>
                  <w:sz w:val="22"/>
                  <w:szCs w:val="22"/>
                </w:rPr>
              </m:ctrlPr>
            </m:sSubPr>
            <m:e>
              <m:r>
                <w:rPr>
                  <w:rFonts w:ascii="Cambria Math" w:hAnsi="Cambria Math"/>
                  <w:sz w:val="22"/>
                  <w:szCs w:val="22"/>
                </w:rPr>
                <m:t>Δ</m:t>
              </m:r>
            </m:e>
            <m:sub>
              <m:r>
                <m:rPr>
                  <m:sty m:val="p"/>
                </m:rPr>
                <w:rPr>
                  <w:rFonts w:ascii="Cambria Math" w:hAnsi="Cambria Math"/>
                  <w:sz w:val="22"/>
                  <w:szCs w:val="22"/>
                </w:rPr>
                <m:t>M</m:t>
              </m:r>
            </m:sub>
          </m:sSub>
          <m:d>
            <m:dPr>
              <m:ctrlPr>
                <w:rPr>
                  <w:rFonts w:ascii="Cambria Math" w:hAnsi="Cambria Math"/>
                  <w:sz w:val="22"/>
                  <w:szCs w:val="22"/>
                </w:rPr>
              </m:ctrlPr>
            </m:dPr>
            <m:e>
              <m:r>
                <w:rPr>
                  <w:rFonts w:ascii="Cambria Math" w:hAnsi="Cambria Math"/>
                  <w:sz w:val="22"/>
                  <w:szCs w:val="22"/>
                </w:rPr>
                <m:t>a</m:t>
              </m:r>
            </m:e>
          </m:d>
          <m:r>
            <w:rPr>
              <w:rFonts w:ascii="Cambria Math" w:hAnsi="Cambria Math"/>
              <w:sz w:val="22"/>
              <w:szCs w:val="22"/>
            </w:rPr>
            <m:t>=a-</m:t>
          </m:r>
          <m:sSup>
            <m:sSupPr>
              <m:ctrlPr>
                <w:rPr>
                  <w:rFonts w:ascii="Cambria Math" w:hAnsi="Cambria Math"/>
                  <w:sz w:val="22"/>
                  <w:szCs w:val="22"/>
                </w:rPr>
              </m:ctrlPr>
            </m:sSupPr>
            <m:e>
              <m:acc>
                <m:accPr>
                  <m:ctrlPr>
                    <w:rPr>
                      <w:rFonts w:ascii="Cambria Math" w:hAnsi="Cambria Math"/>
                      <w:sz w:val="22"/>
                      <w:szCs w:val="22"/>
                    </w:rPr>
                  </m:ctrlPr>
                </m:accPr>
                <m:e>
                  <m:r>
                    <w:rPr>
                      <w:rFonts w:ascii="Cambria Math" w:hAnsi="Cambria Math"/>
                      <w:sz w:val="22"/>
                      <w:szCs w:val="22"/>
                    </w:rPr>
                    <m:t>a</m:t>
                  </m:r>
                </m:e>
              </m:acc>
            </m:e>
            <m:sup>
              <m:r>
                <w:rPr>
                  <w:rFonts w:ascii="Cambria Math" w:hAnsi="Cambria Math"/>
                  <w:sz w:val="22"/>
                  <w:szCs w:val="22"/>
                </w:rPr>
                <m:t>*</m:t>
              </m:r>
            </m:sup>
          </m:sSup>
          <m:d>
            <m:dPr>
              <m:ctrlPr>
                <w:rPr>
                  <w:rFonts w:ascii="Cambria Math" w:hAnsi="Cambria Math"/>
                  <w:sz w:val="22"/>
                  <w:szCs w:val="22"/>
                </w:rPr>
              </m:ctrlPr>
            </m:dPr>
            <m:e>
              <m:r>
                <w:rPr>
                  <w:rFonts w:ascii="Cambria Math" w:hAnsi="Cambria Math"/>
                  <w:sz w:val="22"/>
                  <w:szCs w:val="22"/>
                </w:rPr>
                <m:t>a</m:t>
              </m:r>
            </m:e>
          </m:d>
        </m:oMath>
      </m:oMathPara>
    </w:p>
    <w:p w14:paraId="0DD14A8B" w14:textId="77777777" w:rsidR="003724CC"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ここで，前後に同じ距離の候補がある場合は，日付の早い方を対応させる．以下では，両者をまとめて</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と書く．</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は予測が実スパイクより前なら正，後なら負となり，</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が小さいほど時間的に近く捉えられていることを意味する．</w:t>
      </w:r>
    </w:p>
    <w:p w14:paraId="312579B5" w14:textId="77777777" w:rsidR="003724CC" w:rsidRDefault="00000000">
      <w:pPr>
        <w:ind w:leftChars="202" w:left="424"/>
        <w:rPr>
          <w:rFonts w:ascii="游明朝" w:eastAsia="游明朝" w:hAnsi="游明朝" w:cs="游明朝"/>
          <w:color w:val="000000" w:themeColor="text1"/>
          <w:sz w:val="22"/>
          <w:szCs w:val="22"/>
          <w:u w:color="222222"/>
          <w:shd w:val="clear" w:color="auto" w:fill="FFFFFF"/>
          <w:lang w:val="ja-JP"/>
        </w:rPr>
      </w:pP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は，相手のスパイクが存在する場合にのみ定まる．そのため集計は，実スパイクと予測スパイクがともに1つ以上ある系列の集合</w:t>
      </w:r>
      <m:oMath>
        <m:r>
          <m:rPr>
            <m:scr m:val="script"/>
            <m:sty m:val="p"/>
          </m:rPr>
          <w:rPr>
            <w:rFonts w:ascii="Cambria Math" w:hAnsi="Cambria Math"/>
            <w:sz w:val="22"/>
            <w:szCs w:val="22"/>
          </w:rPr>
          <m:t>J</m:t>
        </m:r>
      </m:oMath>
      <w:r>
        <w:rPr>
          <w:rFonts w:ascii="游明朝" w:eastAsia="游明朝" w:hAnsi="游明朝" w:cs="游明朝"/>
          <w:color w:val="000000" w:themeColor="text1"/>
          <w:sz w:val="22"/>
          <w:szCs w:val="22"/>
          <w:u w:color="222222"/>
          <w:shd w:val="clear" w:color="auto" w:fill="FFFFFF"/>
          <w:lang w:val="ja-JP"/>
        </w:rPr>
        <w:t>に限る．</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は−5〜+5日の範囲で集計し，両端は</w:t>
      </w:r>
      <m:oMath>
        <m:r>
          <w:rPr>
            <w:rFonts w:ascii="Cambria Math" w:hAnsi="Cambria Math"/>
            <w:sz w:val="22"/>
            <w:szCs w:val="22"/>
          </w:rPr>
          <m:t>Δ≤-5</m:t>
        </m:r>
      </m:oMath>
      <w:r>
        <w:rPr>
          <w:rFonts w:ascii="游明朝" w:eastAsia="游明朝" w:hAnsi="游明朝" w:cs="游明朝"/>
          <w:color w:val="000000" w:themeColor="text1"/>
          <w:sz w:val="22"/>
          <w:szCs w:val="22"/>
          <w:u w:color="222222"/>
          <w:shd w:val="clear" w:color="auto" w:fill="FFFFFF"/>
          <w:lang w:val="ja-JP"/>
        </w:rPr>
        <w:t>と</w:t>
      </w:r>
      <m:oMath>
        <m:r>
          <w:rPr>
            <w:rFonts w:ascii="Cambria Math" w:hAnsi="Cambria Math"/>
            <w:sz w:val="22"/>
            <w:szCs w:val="22"/>
          </w:rPr>
          <m:t>Δ≥+5</m:t>
        </m:r>
      </m:oMath>
      <w:r>
        <w:rPr>
          <w:rFonts w:ascii="游明朝" w:eastAsia="游明朝" w:hAnsi="游明朝" w:cs="游明朝"/>
          <w:color w:val="000000" w:themeColor="text1"/>
          <w:sz w:val="22"/>
          <w:szCs w:val="22"/>
          <w:u w:color="222222"/>
          <w:shd w:val="clear" w:color="auto" w:fill="FFFFFF"/>
          <w:lang w:val="ja-JP"/>
        </w:rPr>
        <w:t>にまとめる．</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の区分</w:t>
      </w:r>
      <m:oMath>
        <m:r>
          <w:rPr>
            <w:rFonts w:ascii="Cambria Math" w:hAnsi="Cambria Math"/>
            <w:sz w:val="22"/>
            <w:szCs w:val="22"/>
          </w:rPr>
          <m:t>B</m:t>
        </m:r>
      </m:oMath>
      <w:r>
        <w:rPr>
          <w:rFonts w:ascii="游明朝" w:eastAsia="游明朝" w:hAnsi="游明朝" w:cs="游明朝"/>
          <w:color w:val="000000" w:themeColor="text1"/>
          <w:sz w:val="22"/>
          <w:szCs w:val="22"/>
          <w:u w:color="222222"/>
          <w:shd w:val="clear" w:color="auto" w:fill="FFFFFF"/>
          <w:lang w:val="ja-JP"/>
        </w:rPr>
        <w:t>に含まれる誤検知の割合は，</w:t>
      </w:r>
    </w:p>
    <w:p w14:paraId="05BAEBF9" w14:textId="77777777" w:rsidR="00775947" w:rsidRDefault="00000000">
      <w:pPr>
        <w:ind w:leftChars="202" w:left="424"/>
        <w:jc w:val="center"/>
        <w:rPr>
          <w:rFonts w:ascii="游明朝" w:eastAsia="游明朝" w:hAnsi="游明朝" w:cs="游明朝"/>
          <w:color w:val="000000" w:themeColor="text1"/>
          <w:sz w:val="22"/>
          <w:szCs w:val="22"/>
          <w:u w:color="222222"/>
          <w:shd w:val="clear" w:color="auto" w:fill="FFFFFF"/>
          <w:lang w:val="ja-JP"/>
        </w:rPr>
      </w:pPr>
      <m:oMathPara>
        <m:oMath>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w:rPr>
                      <w:rFonts w:ascii="Cambria Math" w:hAnsi="Cambria Math"/>
                      <w:sz w:val="22"/>
                      <w:szCs w:val="22"/>
                    </w:rPr>
                    <m:t>j∈</m:t>
                  </m:r>
                  <m:r>
                    <m:rPr>
                      <m:scr m:val="script"/>
                      <m:sty m:val="p"/>
                    </m:rPr>
                    <w:rPr>
                      <w:rFonts w:ascii="Cambria Math" w:hAnsi="Cambria Math"/>
                      <w:sz w:val="22"/>
                      <w:szCs w:val="22"/>
                    </w:rPr>
                    <m:t>J</m:t>
                  </m:r>
                </m:sub>
                <m:sup/>
                <m:e>
                  <m:nary>
                    <m:naryPr>
                      <m:chr m:val="∑"/>
                      <m:limLoc m:val="undOvr"/>
                      <m:supHide m:val="1"/>
                      <m:ctrlPr>
                        <w:rPr>
                          <w:rFonts w:ascii="Cambria Math" w:hAnsi="Cambria Math"/>
                          <w:sz w:val="22"/>
                          <w:szCs w:val="22"/>
                        </w:rPr>
                      </m:ctrlPr>
                    </m:naryPr>
                    <m:sub>
                      <m:acc>
                        <m:accPr>
                          <m:ctrlPr>
                            <w:rPr>
                              <w:rFonts w:ascii="Cambria Math" w:hAnsi="Cambria Math"/>
                              <w:sz w:val="22"/>
                              <w:szCs w:val="22"/>
                            </w:rPr>
                          </m:ctrlPr>
                        </m:accPr>
                        <m:e>
                          <m:r>
                            <w:rPr>
                              <w:rFonts w:ascii="Cambria Math" w:hAnsi="Cambria Math"/>
                              <w:sz w:val="22"/>
                              <w:szCs w:val="22"/>
                            </w:rPr>
                            <m:t>a</m:t>
                          </m:r>
                        </m:e>
                      </m:acc>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j</m:t>
                          </m:r>
                        </m:sub>
                      </m:sSub>
                    </m:sub>
                    <m:sup/>
                    <m:e>
                      <m:r>
                        <m:rPr>
                          <m:sty m:val="b"/>
                        </m:rPr>
                        <w:rPr>
                          <w:rFonts w:ascii="Cambria Math" w:hAnsi="Cambria Math"/>
                          <w:sz w:val="22"/>
                          <w:szCs w:val="22"/>
                        </w:rPr>
                        <m:t>1</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Δ</m:t>
                              </m:r>
                            </m:e>
                            <m:sub>
                              <m:r>
                                <m:rPr>
                                  <m:sty m:val="p"/>
                                </m:rPr>
                                <w:rPr>
                                  <w:rFonts w:ascii="Cambria Math" w:hAnsi="Cambria Math"/>
                                  <w:sz w:val="22"/>
                                  <w:szCs w:val="22"/>
                                </w:rPr>
                                <m:t>E</m:t>
                              </m:r>
                            </m:sub>
                          </m:sSub>
                          <m:d>
                            <m:dPr>
                              <m:ctrlPr>
                                <w:rPr>
                                  <w:rFonts w:ascii="Cambria Math" w:hAnsi="Cambria Math"/>
                                  <w:sz w:val="22"/>
                                  <w:szCs w:val="22"/>
                                </w:rPr>
                              </m:ctrlPr>
                            </m:dPr>
                            <m:e>
                              <m:acc>
                                <m:accPr>
                                  <m:ctrlPr>
                                    <w:rPr>
                                      <w:rFonts w:ascii="Cambria Math" w:hAnsi="Cambria Math"/>
                                      <w:sz w:val="22"/>
                                      <w:szCs w:val="22"/>
                                    </w:rPr>
                                  </m:ctrlPr>
                                </m:accPr>
                                <m:e>
                                  <m:r>
                                    <w:rPr>
                                      <w:rFonts w:ascii="Cambria Math" w:hAnsi="Cambria Math"/>
                                      <w:sz w:val="22"/>
                                      <w:szCs w:val="22"/>
                                    </w:rPr>
                                    <m:t>a</m:t>
                                  </m:r>
                                </m:e>
                              </m:acc>
                            </m:e>
                          </m:d>
                          <m:r>
                            <w:rPr>
                              <w:rFonts w:ascii="Cambria Math" w:hAnsi="Cambria Math"/>
                              <w:sz w:val="22"/>
                              <w:szCs w:val="22"/>
                            </w:rPr>
                            <m:t>∈B</m:t>
                          </m:r>
                        </m:e>
                      </m:d>
                    </m:e>
                  </m:nary>
                </m:e>
              </m:nary>
            </m:num>
            <m:den>
              <m:nary>
                <m:naryPr>
                  <m:chr m:val="∑"/>
                  <m:limLoc m:val="undOvr"/>
                  <m:supHide m:val="1"/>
                  <m:ctrlPr>
                    <w:rPr>
                      <w:rFonts w:ascii="Cambria Math" w:hAnsi="Cambria Math"/>
                      <w:sz w:val="22"/>
                      <w:szCs w:val="22"/>
                    </w:rPr>
                  </m:ctrlPr>
                </m:naryPr>
                <m:sub>
                  <m:r>
                    <w:rPr>
                      <w:rFonts w:ascii="Cambria Math" w:hAnsi="Cambria Math"/>
                      <w:sz w:val="22"/>
                      <w:szCs w:val="22"/>
                    </w:rPr>
                    <m:t>j∈</m:t>
                  </m:r>
                  <m:r>
                    <m:rPr>
                      <m:scr m:val="script"/>
                      <m:sty m:val="p"/>
                    </m:rPr>
                    <w:rPr>
                      <w:rFonts w:ascii="Cambria Math" w:hAnsi="Cambria Math"/>
                      <w:sz w:val="22"/>
                      <w:szCs w:val="22"/>
                    </w:rPr>
                    <m:t>J</m:t>
                  </m:r>
                </m:sub>
                <m:sup/>
                <m:e>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j</m:t>
                      </m:r>
                    </m:sub>
                  </m:sSub>
                  <m:r>
                    <w:rPr>
                      <w:rFonts w:ascii="Cambria Math" w:hAnsi="Cambria Math"/>
                      <w:sz w:val="22"/>
                      <w:szCs w:val="22"/>
                    </w:rPr>
                    <m:t>|</m:t>
                  </m:r>
                </m:e>
              </m:nary>
            </m:den>
          </m:f>
        </m:oMath>
      </m:oMathPara>
    </w:p>
    <w:p w14:paraId="6EFB736A" w14:textId="77777777" w:rsidR="003724CC"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により求める．ここで</w:t>
      </w:r>
      <m:oMath>
        <m:r>
          <m:rPr>
            <m:sty m:val="b"/>
          </m:rP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m:t>
            </m:r>
          </m:e>
        </m:d>
      </m:oMath>
      <w:r>
        <w:rPr>
          <w:rFonts w:ascii="游明朝" w:eastAsia="游明朝" w:hAnsi="游明朝" w:cs="游明朝"/>
          <w:color w:val="000000" w:themeColor="text1"/>
          <w:sz w:val="22"/>
          <w:szCs w:val="22"/>
          <w:u w:color="222222"/>
          <w:shd w:val="clear" w:color="auto" w:fill="FFFFFF"/>
          <w:lang w:val="ja-JP"/>
        </w:rPr>
        <w:t>は，条件を満たすとき1，満たさないとき0をとる関数である．見逃</w:t>
      </w:r>
      <w:r>
        <w:rPr>
          <w:rFonts w:ascii="游明朝" w:eastAsia="游明朝" w:hAnsi="游明朝" w:cs="游明朝"/>
          <w:color w:val="000000" w:themeColor="text1"/>
          <w:sz w:val="22"/>
          <w:szCs w:val="22"/>
          <w:u w:color="222222"/>
          <w:shd w:val="clear" w:color="auto" w:fill="FFFFFF"/>
          <w:lang w:val="ja-JP"/>
        </w:rPr>
        <w:lastRenderedPageBreak/>
        <w:t>しの割合も同様に，</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j</m:t>
            </m:r>
          </m:sub>
        </m:sSub>
      </m:oMath>
      <w:r>
        <w:rPr>
          <w:rFonts w:ascii="游明朝" w:eastAsia="游明朝" w:hAnsi="游明朝" w:cs="游明朝"/>
          <w:color w:val="000000" w:themeColor="text1"/>
          <w:sz w:val="22"/>
          <w:szCs w:val="22"/>
          <w:u w:color="222222"/>
          <w:shd w:val="clear" w:color="auto" w:fill="FFFFFF"/>
          <w:lang w:val="ja-JP"/>
        </w:rPr>
        <w:t>と</w:t>
      </w:r>
      <m:oMath>
        <m:sSub>
          <m:sSubPr>
            <m:ctrlPr>
              <w:rPr>
                <w:rFonts w:ascii="Cambria Math" w:hAnsi="Cambria Math"/>
                <w:sz w:val="22"/>
                <w:szCs w:val="22"/>
              </w:rPr>
            </m:ctrlPr>
          </m:sSubPr>
          <m:e>
            <m:r>
              <w:rPr>
                <w:rFonts w:ascii="Cambria Math" w:hAnsi="Cambria Math"/>
                <w:sz w:val="22"/>
                <w:szCs w:val="22"/>
              </w:rPr>
              <m:t>Δ</m:t>
            </m:r>
          </m:e>
          <m:sub>
            <m:r>
              <m:rPr>
                <m:sty m:val="p"/>
              </m:rPr>
              <w:rPr>
                <w:rFonts w:ascii="Cambria Math" w:hAnsi="Cambria Math"/>
                <w:sz w:val="22"/>
                <w:szCs w:val="22"/>
              </w:rPr>
              <m:t>M</m:t>
            </m:r>
          </m:sub>
        </m:sSub>
      </m:oMath>
      <w:r>
        <w:rPr>
          <w:rFonts w:ascii="游明朝" w:eastAsia="游明朝" w:hAnsi="游明朝" w:cs="游明朝"/>
          <w:color w:val="000000" w:themeColor="text1"/>
          <w:sz w:val="22"/>
          <w:szCs w:val="22"/>
          <w:u w:color="222222"/>
          <w:shd w:val="clear" w:color="auto" w:fill="FFFFFF"/>
          <w:lang w:val="ja-JP"/>
        </w:rPr>
        <w:t>を用いて求める．一致した日は誤検知にも見逃しにも含めないため，</w:t>
      </w:r>
      <m:oMath>
        <m:r>
          <w:rPr>
            <w:rFonts w:ascii="Cambria Math" w:hAnsi="Cambria Math"/>
            <w:sz w:val="22"/>
            <w:szCs w:val="22"/>
          </w:rPr>
          <m:t>Δ=0</m:t>
        </m:r>
      </m:oMath>
      <w:r>
        <w:rPr>
          <w:rFonts w:ascii="游明朝" w:eastAsia="游明朝" w:hAnsi="游明朝" w:cs="游明朝"/>
          <w:color w:val="000000" w:themeColor="text1"/>
          <w:sz w:val="22"/>
          <w:szCs w:val="22"/>
          <w:u w:color="222222"/>
          <w:shd w:val="clear" w:color="auto" w:fill="FFFFFF"/>
          <w:lang w:val="ja-JP"/>
        </w:rPr>
        <w:t>の割合は定義上0となる．</w:t>
      </w:r>
    </w:p>
    <w:p w14:paraId="3F87A00B" w14:textId="77777777" w:rsidR="003724CC"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たとえば，ある系列で実スパイクが20日目，予測スパイクが17日目と25日目にあるとき，誤検知の</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は20−17＝+3と20−25＝−5，見逃しの</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は20−17＝+3となる．なお，この</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の分布は，相手のスパイクが存在する系列における誤りに限った分布であり，全系列の誤検知数・見逃し数とは分母が異なる．</w:t>
      </w:r>
    </w:p>
    <w:p w14:paraId="5113AD79" w14:textId="77777777" w:rsidR="007109C2" w:rsidRDefault="007109C2">
      <w:pPr>
        <w:rPr>
          <w:rFonts w:ascii="游明朝" w:eastAsia="游明朝" w:hAnsi="游明朝" w:cs="游明朝"/>
          <w:color w:val="222222"/>
          <w:sz w:val="22"/>
          <w:szCs w:val="22"/>
          <w:u w:color="222222"/>
          <w:shd w:val="clear" w:color="auto" w:fill="FFFFFF"/>
          <w:lang w:val="ja-JP"/>
        </w:rPr>
      </w:pPr>
    </w:p>
    <w:p w14:paraId="7AF2CEE0" w14:textId="77777777" w:rsidR="007109C2" w:rsidRDefault="007109C2">
      <w:pPr>
        <w:rPr>
          <w:rFonts w:ascii="游明朝" w:eastAsia="游明朝" w:hAnsi="游明朝" w:cs="游明朝"/>
          <w:color w:val="222222"/>
          <w:sz w:val="22"/>
          <w:szCs w:val="22"/>
          <w:u w:color="222222"/>
          <w:shd w:val="clear" w:color="auto" w:fill="FFFFFF"/>
        </w:rPr>
      </w:pPr>
    </w:p>
    <w:p w14:paraId="4FF751FF" w14:textId="69D64E70" w:rsidR="007109C2" w:rsidRPr="00802520"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del w:id="164" w:author="MIKAWA Kenta" w:date="2026-09-29T17:44:00Z" w16du:dateUtc="2026-09-29T08:44:00Z">
        <w:r w:rsidRPr="001A2D82" w:rsidDel="0098719C">
          <w:rPr>
            <w:rFonts w:asciiTheme="majorEastAsia" w:eastAsiaTheme="majorEastAsia" w:hAnsiTheme="majorEastAsia" w:cs="游明朝"/>
            <w:b/>
            <w:bCs/>
            <w:sz w:val="22"/>
            <w:szCs w:val="22"/>
          </w:rPr>
          <w:delText>#</w:delText>
        </w:r>
      </w:del>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5E118FC2"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実験3：加えて，表3からは誤検知・見逃しの時間的分布は読み取れる一方で，各モデルがどの程度多く予測スパイクを出し，そのうちどの程度が誤検知または見逃しに該当したのかを判断しにくいです．各モデルの予測スパイク数や誤検知数，見逃し数の絶対数を併記することで，実験3の解釈可能性が高まると考えられます．</w:t>
      </w:r>
    </w:p>
    <w:p w14:paraId="62C4E36F"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365610FC"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1ED67076"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w:t>
      </w:r>
      <w:r w:rsidR="008D59ED">
        <w:rPr>
          <w:rFonts w:ascii="游明朝" w:eastAsia="游明朝" w:hAnsi="游明朝" w:cs="游明朝" w:hint="eastAsia"/>
          <w:color w:val="222222"/>
          <w:sz w:val="22"/>
          <w:szCs w:val="22"/>
          <w:u w:color="222222"/>
          <w:shd w:val="clear" w:color="auto" w:fill="FFFFFF"/>
          <w:lang w:val="ja-JP"/>
        </w:rPr>
        <w:t>いただきまして</w:t>
      </w:r>
      <w:r>
        <w:rPr>
          <w:rFonts w:ascii="游明朝" w:eastAsia="游明朝" w:hAnsi="游明朝" w:cs="游明朝"/>
          <w:color w:val="222222"/>
          <w:sz w:val="22"/>
          <w:szCs w:val="22"/>
          <w:u w:color="222222"/>
          <w:shd w:val="clear" w:color="auto" w:fill="FFFFFF"/>
          <w:lang w:val="ja-JP"/>
        </w:rPr>
        <w:t>ありがとうございました．絶対数を示しておらず，大変失礼いたしました．</w:t>
      </w:r>
    </w:p>
    <w:p w14:paraId="23A51B56" w14:textId="77777777" w:rsidR="00B80224"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査読者のご指摘を踏まえ，改訂稿では表6を2段に分け，(a)として全系列における実スパイク数，予測スパイク数，的中数，誤検知数および見逃し数と，予測スパイクを1つ以上出した書名の数を新たに示しました．ここで的中数は，実スパイクと同じ日に予測スパイクを出した件数です．あわせて，予測スパイク数に対する的中数の割合である適合率と，実スパイク数に対する的中数の割合である再現率を示しました．さらに，予測スパイクと実スパイクの日の差が1日以内または3日以内であれば的中とみなした場合の適合率と再現率も算出し，併記いたしました．日付の完全一致で評価しますと，GateRAFの適合率は10.34%，再現率は2.79%であり，ProtoRAFの5.34%，1.95%を上回ります．前後3日以内のずれを許しますと，GateRAFの適合率は23.09%，再現率は4.11%となり，ProtoRAFの15.65%，2.68%との差はさらに広がります．なお，適合率はいずれの許容幅でもMulti-RAFがGateRAFをわずかに上回る一方，再現率はいずれの許容幅でもGateRAFが最も高くなっております．ただし，再現率はずれを許してもいずれの手法でも5%未満であり，実スパイクの大半は見逃されております．これは，実スパイクが生じた1,132書名に対し，予測スパイクを1つ以上出した書名が70〜81書名に限られるためです．したがって，提案手法は予測したスパイクと実際のスパイクとの時間的な対応を改善しているものの，スパイクそのものの検出には大きな限界が残ると考えております．</w:t>
      </w:r>
    </w:p>
    <w:p w14:paraId="10167C20" w14:textId="77777777" w:rsidR="00B80224"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一方，表6(b)の</w:t>
      </w:r>
      <m:oMath>
        <m:r>
          <w:rPr>
            <w:rFonts w:ascii="Cambria Math" w:hAnsi="Cambria Math"/>
            <w:sz w:val="22"/>
            <w:szCs w:val="22"/>
          </w:rPr>
          <m:t>Δ</m:t>
        </m:r>
      </m:oMath>
      <w:r>
        <w:rPr>
          <w:rFonts w:ascii="游明朝" w:eastAsia="游明朝" w:hAnsi="游明朝" w:cs="游明朝"/>
          <w:color w:val="222222"/>
          <w:sz w:val="22"/>
          <w:szCs w:val="22"/>
          <w:u w:color="222222"/>
          <w:shd w:val="clear" w:color="auto" w:fill="FFFFFF"/>
          <w:lang w:val="ja-JP"/>
        </w:rPr>
        <w:t>の分布については，最も近い相手のスパイクを定めるため，実スパイクと予測スパイクがともに存在する書名だけを対象としております．そのため，この分布の分母は(a)の誤検知数・見逃し数とは一致せず，今回の集計では誤検知で440〜680件，見逃しで141〜162件に限られます．特に，予測スパイクを1件も出さなかった書名の見逃しは，(a)の見逃し数には含まれますが，(b)の分布には含まれません．</w:t>
      </w:r>
    </w:p>
    <w:p w14:paraId="49A48ED9" w14:textId="77777777" w:rsidR="00B80224" w:rsidRDefault="000000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この違いが分かるよう，全系列における検出の結果と，対象を限定した時間的な近さとを分けて解釈するよう，5.4.3 実験3の記載を修正いたしました．表6は下表の通りです．下表では，今回追加した部分を赤字で示しております．</w:t>
      </w:r>
    </w:p>
    <w:p w14:paraId="4908EFA7" w14:textId="77777777" w:rsidR="007109C2" w:rsidRDefault="007109C2">
      <w:pPr>
        <w:rPr>
          <w:rFonts w:ascii="游明朝" w:eastAsia="游明朝" w:hAnsi="游明朝" w:cs="游明朝"/>
          <w:color w:val="222222"/>
          <w:sz w:val="22"/>
          <w:szCs w:val="22"/>
          <w:u w:color="222222"/>
          <w:shd w:val="clear" w:color="auto" w:fill="FFFFFF"/>
          <w:lang w:val="ja-JP"/>
        </w:rPr>
      </w:pPr>
    </w:p>
    <w:p w14:paraId="76DEA4D1" w14:textId="77777777" w:rsidR="007109C2" w:rsidRPr="00802520" w:rsidRDefault="0041754F">
      <w:pPr>
        <w:keepNext/>
        <w:rPr>
          <w:rFonts w:ascii="游明朝" w:eastAsia="游明朝" w:hAnsi="游明朝" w:cs="游明朝"/>
          <w:b/>
          <w:bCs/>
          <w:color w:val="000000" w:themeColor="text1"/>
          <w:sz w:val="22"/>
          <w:szCs w:val="22"/>
          <w:u w:val="single"/>
          <w:shd w:val="clear" w:color="auto" w:fill="FFFFFF"/>
        </w:rPr>
      </w:pPr>
      <w:r>
        <w:rPr>
          <w:rFonts w:ascii="游明朝" w:eastAsia="游明朝" w:hAnsi="游明朝" w:cs="游明朝"/>
          <w:b/>
          <w:bCs/>
          <w:color w:val="000000" w:themeColor="text1"/>
          <w:sz w:val="22"/>
          <w:szCs w:val="22"/>
          <w:u w:val="single"/>
          <w:shd w:val="clear" w:color="auto" w:fill="FFFFFF"/>
          <w:lang w:val="ja-JP"/>
        </w:rPr>
        <w:lastRenderedPageBreak/>
        <w:t xml:space="preserve">　新原稿 p.11，表6（記載の追加）：</w:t>
      </w:r>
    </w:p>
    <w:p w14:paraId="5665ED3F" w14:textId="77777777" w:rsidR="00360A12" w:rsidRDefault="00000000">
      <w:pPr>
        <w:jc w:val="center"/>
      </w:pPr>
      <w:r>
        <w:rPr>
          <w:noProof/>
        </w:rPr>
        <w:drawing>
          <wp:inline distT="0" distB="0" distL="0" distR="0" wp14:anchorId="24D37BBA" wp14:editId="603E5F91">
            <wp:extent cx="6096000" cy="3343701"/>
            <wp:effectExtent l="0" t="0" r="0" b="0"/>
            <wp:docPr id="1418005287" name="Tabl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able5_B.png"/>
                    <pic:cNvPicPr/>
                  </pic:nvPicPr>
                  <pic:blipFill>
                    <a:blip r:embed="rId17"/>
                    <a:stretch>
                      <a:fillRect/>
                    </a:stretch>
                  </pic:blipFill>
                  <pic:spPr>
                    <a:xfrm>
                      <a:off x="0" y="0"/>
                      <a:ext cx="6096000" cy="3343701"/>
                    </a:xfrm>
                    <a:prstGeom prst="rect">
                      <a:avLst/>
                    </a:prstGeom>
                  </pic:spPr>
                </pic:pic>
              </a:graphicData>
            </a:graphic>
          </wp:inline>
        </w:drawing>
      </w:r>
    </w:p>
    <w:p w14:paraId="1F4B6560" w14:textId="77777777" w:rsidR="007109C2" w:rsidRDefault="007109C2">
      <w:pPr>
        <w:rPr>
          <w:rFonts w:ascii="游明朝" w:eastAsia="游明朝" w:hAnsi="游明朝" w:cs="游明朝"/>
          <w:color w:val="222222"/>
          <w:sz w:val="22"/>
          <w:szCs w:val="22"/>
          <w:u w:color="222222"/>
          <w:shd w:val="clear" w:color="auto" w:fill="FFFFFF"/>
          <w:lang w:val="ja-JP"/>
        </w:rPr>
      </w:pPr>
    </w:p>
    <w:p w14:paraId="2A7CE566"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p.9 左カラム，5.4.3 実験3（記載の追加）：</w:t>
      </w:r>
    </w:p>
    <w:p w14:paraId="14794583" w14:textId="4CA0C655" w:rsidR="00B80224"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表6(a)に，全系列における実スパイク数，予測スパイク数，的中数，誤検知数および見逃し数と，予測スパイクを1つ以上出した書名の数を示す．ここで的中数は，実スパイクと同じ日に予測スパイクを出した件数である．あわせて，予測スパイク数に対する的中数の割合である適合率と，実スパイク数に対する的中数の割合である再現率を示す．さらに，予測スパイクと実スパイクの日の差が1日以内または3日以内であれば的中とみなした場合の適合率と再現率も示す．日付の完全一致で評価すると，GateRAFの適合率は10.34%，再現率は2.79%であり，ProtoRAFの5.34%，1.95%を上回る．前後3日以内のずれを</w:t>
      </w:r>
      <w:ins w:id="165" w:author="MIKAWA Kenta" w:date="2026-09-29T19:05:00Z" w16du:dateUtc="2026-09-29T10:05:00Z">
        <w:r w:rsidR="00115F89">
          <w:rPr>
            <w:rFonts w:ascii="游明朝" w:eastAsia="游明朝" w:hAnsi="游明朝" w:cs="游明朝" w:hint="eastAsia"/>
            <w:color w:val="000000" w:themeColor="text1"/>
            <w:sz w:val="22"/>
            <w:szCs w:val="22"/>
            <w:u w:color="222222"/>
            <w:shd w:val="clear" w:color="auto" w:fill="FFFFFF"/>
            <w:lang w:val="ja-JP"/>
          </w:rPr>
          <w:t>許容すると</w:t>
        </w:r>
      </w:ins>
      <w:del w:id="166" w:author="MIKAWA Kenta" w:date="2026-09-29T19:05:00Z" w16du:dateUtc="2026-09-29T10:05:00Z">
        <w:r w:rsidDel="00115F89">
          <w:rPr>
            <w:rFonts w:ascii="游明朝" w:eastAsia="游明朝" w:hAnsi="游明朝" w:cs="游明朝"/>
            <w:color w:val="000000" w:themeColor="text1"/>
            <w:sz w:val="22"/>
            <w:szCs w:val="22"/>
            <w:u w:color="222222"/>
            <w:shd w:val="clear" w:color="auto" w:fill="FFFFFF"/>
            <w:lang w:val="ja-JP"/>
          </w:rPr>
          <w:delText>許すと</w:delText>
        </w:r>
      </w:del>
      <w:r>
        <w:rPr>
          <w:rFonts w:ascii="游明朝" w:eastAsia="游明朝" w:hAnsi="游明朝" w:cs="游明朝"/>
          <w:color w:val="000000" w:themeColor="text1"/>
          <w:sz w:val="22"/>
          <w:szCs w:val="22"/>
          <w:u w:color="222222"/>
          <w:shd w:val="clear" w:color="auto" w:fill="FFFFFF"/>
          <w:lang w:val="ja-JP"/>
        </w:rPr>
        <w:t>，GateRAFの適合率は23.09%，再現率は4.11%となり，ProtoRAFの15.65%，2.68%との差はさらに広がる．なお，適合率はいずれの許容幅でもMulti-RAFがGateRAFをわずかに上回る一方，再現率はいずれの許容幅でもGateRAFが最も高い．ただし，再現率はずれを許してもいずれの手法でも5%未満であり，実スパイクの大半は見逃されている．これは，実スパイクが生じた1,132書名に対し，予測スパイクを1つ以上出した書名が70〜81書名に限られるためである．したがって，提案手法は予測したスパイクと実際のスパイクとの時間的な対応を改善しているものの，スパイクそのものの検出には大きな限界が残る．</w:t>
      </w:r>
    </w:p>
    <w:p w14:paraId="0B6C62B3" w14:textId="77777777" w:rsidR="00B80224"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予測したスパイクと実際のスパイクが時間的にどれだけ近いかを，誤検知と見逃しの</w:t>
      </w:r>
      <m:oMath>
        <m:r>
          <w:rPr>
            <w:rFonts w:ascii="Cambria Math" w:hAnsi="Cambria Math"/>
            <w:sz w:val="22"/>
            <w:szCs w:val="22"/>
          </w:rPr>
          <m:t>Δ</m:t>
        </m:r>
      </m:oMath>
      <w:r>
        <w:rPr>
          <w:rFonts w:ascii="游明朝" w:eastAsia="游明朝" w:hAnsi="游明朝" w:cs="游明朝"/>
          <w:color w:val="000000" w:themeColor="text1"/>
          <w:sz w:val="22"/>
          <w:szCs w:val="22"/>
          <w:u w:color="222222"/>
          <w:shd w:val="clear" w:color="auto" w:fill="FFFFFF"/>
          <w:lang w:val="ja-JP"/>
        </w:rPr>
        <w:t>の分布として集計した結果を表6(b)に示す．この分布は，最も近い相手のスパイクを定めるため，実スパイクと予測スパイクがともに1つ以上ある系列のみを対象とする．分母は(a)の誤検知数・見逃し数とは一致せず，誤検知で440〜680件，見逃しで141〜162件に限られる．特に，予測スパイクを1件も出さなかった系列の見逃しは，(a)の見逃し数には含まれるが，(b)の分布には含まれない．また，対象の系列はモデルによって異なるため，(b)の分布のみから全系列における予測の時期の精度を判断することはできない．</w:t>
      </w:r>
    </w:p>
    <w:p w14:paraId="581311AB" w14:textId="77777777" w:rsidR="007109C2" w:rsidRDefault="007109C2">
      <w:pPr>
        <w:rPr>
          <w:rFonts w:ascii="游明朝" w:eastAsia="游明朝" w:hAnsi="游明朝" w:cs="游明朝"/>
          <w:color w:val="222222"/>
          <w:sz w:val="22"/>
          <w:szCs w:val="22"/>
          <w:u w:color="222222"/>
          <w:shd w:val="clear" w:color="auto" w:fill="FFFFFF"/>
          <w:lang w:val="ja-JP"/>
        </w:rPr>
      </w:pPr>
    </w:p>
    <w:p w14:paraId="6E99A024" w14:textId="77777777" w:rsidR="007109C2" w:rsidRDefault="007109C2">
      <w:pPr>
        <w:rPr>
          <w:rFonts w:ascii="游明朝" w:eastAsia="游明朝" w:hAnsi="游明朝" w:cs="游明朝"/>
          <w:color w:val="222222"/>
          <w:sz w:val="22"/>
          <w:szCs w:val="22"/>
          <w:u w:color="222222"/>
          <w:shd w:val="clear" w:color="auto" w:fill="FFFFFF"/>
        </w:rPr>
      </w:pPr>
    </w:p>
    <w:p w14:paraId="16A168CF" w14:textId="5D8C1DB1"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del w:id="167" w:author="MIKAWA Kenta" w:date="2026-09-29T17:44:00Z" w16du:dateUtc="2026-09-29T08:44:00Z">
        <w:r w:rsidRPr="001A2D82" w:rsidDel="0098719C">
          <w:rPr>
            <w:rFonts w:asciiTheme="majorEastAsia" w:eastAsiaTheme="majorEastAsia" w:hAnsiTheme="majorEastAsia" w:cs="游明朝"/>
            <w:b/>
            <w:bCs/>
            <w:sz w:val="22"/>
            <w:szCs w:val="22"/>
          </w:rPr>
          <w:delText>#</w:delText>
        </w:r>
      </w:del>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493E9E0C"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lastRenderedPageBreak/>
        <w:t>実験4では，予測区間幅の十分位ごとに実績 z スコアの平均を求めることで，予測区間幅と実際の需要変動の対応を確認しており，有用な分析であると感じました．一方で，平均値のみでは，各区分内のばらつきや外れ値の影響を判断しにくいです．各十分位における実績 z スコアの標準偏差等を補足すると，予測区間幅がスパイク需要と安定的に対応しているかをより判断しやすくなると思われます．</w:t>
      </w:r>
    </w:p>
    <w:p w14:paraId="02420BD4"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3ACC72D9"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505EB677"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w:t>
      </w:r>
      <w:r w:rsidR="00802520">
        <w:rPr>
          <w:rFonts w:ascii="游明朝" w:eastAsia="游明朝" w:hAnsi="游明朝" w:cs="游明朝" w:hint="eastAsia"/>
          <w:color w:val="222222"/>
          <w:sz w:val="22"/>
          <w:szCs w:val="22"/>
          <w:u w:color="222222"/>
          <w:shd w:val="clear" w:color="auto" w:fill="FFFFFF"/>
          <w:lang w:val="ja-JP"/>
        </w:rPr>
        <w:t>ご指摘の通り，ばらつきを記載しておらず，実験の有効性を適切に表現できておりませんでした．大変失礼いたしました．</w:t>
      </w:r>
    </w:p>
    <w:p w14:paraId="5C8AD695"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各十分位について，実績の</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スコアの標準偏差と，スパイク（</w:t>
      </w:r>
      <m:oMath>
        <m:r>
          <w:rPr>
            <w:rFonts w:ascii="Cambria Math" w:hAnsi="Cambria Math"/>
            <w:sz w:val="22"/>
            <w:szCs w:val="22"/>
          </w:rPr>
          <m:t>z</m:t>
        </m:r>
      </m:oMath>
      <w:r>
        <w:rPr>
          <w:rFonts w:ascii="游明朝" w:eastAsia="游明朝" w:hAnsi="游明朝" w:cs="游明朝"/>
          <w:color w:val="222222"/>
          <w:sz w:val="22"/>
          <w:szCs w:val="22"/>
          <w:u w:color="222222"/>
          <w:shd w:val="clear" w:color="auto" w:fill="FFFFFF"/>
          <w:lang w:val="ja-JP"/>
        </w:rPr>
        <w:t>スコアが2より大きい時点）が占める割合を求めました．結果を下表に示します．下表は新原稿の表7と同じものでございます．</w:t>
      </w:r>
    </w:p>
    <w:p w14:paraId="55570CC9" w14:textId="77777777" w:rsidR="007109C2" w:rsidRDefault="007109C2">
      <w:pPr>
        <w:rPr>
          <w:rFonts w:ascii="游明朝" w:eastAsia="游明朝" w:hAnsi="游明朝" w:cs="游明朝"/>
          <w:color w:val="222222"/>
          <w:sz w:val="22"/>
          <w:szCs w:val="22"/>
          <w:u w:color="222222"/>
          <w:shd w:val="clear" w:color="auto" w:fill="FFFFFF"/>
          <w:lang w:val="ja-JP"/>
        </w:rPr>
      </w:pPr>
    </w:p>
    <w:p w14:paraId="07926220" w14:textId="77777777" w:rsidR="0063188C" w:rsidRDefault="00000000">
      <w:pPr>
        <w:jc w:val="center"/>
      </w:pPr>
      <w:r>
        <w:rPr>
          <w:noProof/>
        </w:rPr>
        <w:drawing>
          <wp:inline distT="0" distB="0" distL="0" distR="0" wp14:anchorId="53E52513" wp14:editId="18CC3D38">
            <wp:extent cx="4437822" cy="2100445"/>
            <wp:effectExtent l="0" t="0" r="0" b="0"/>
            <wp:docPr id="1004" name="Tabl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table6.png"/>
                    <pic:cNvPicPr/>
                  </pic:nvPicPr>
                  <pic:blipFill>
                    <a:blip r:embed="rId18"/>
                    <a:stretch>
                      <a:fillRect/>
                    </a:stretch>
                  </pic:blipFill>
                  <pic:spPr>
                    <a:xfrm>
                      <a:off x="0" y="0"/>
                      <a:ext cx="4437822" cy="2100445"/>
                    </a:xfrm>
                    <a:prstGeom prst="rect">
                      <a:avLst/>
                    </a:prstGeom>
                  </pic:spPr>
                </pic:pic>
              </a:graphicData>
            </a:graphic>
          </wp:inline>
        </w:drawing>
      </w:r>
    </w:p>
    <w:p w14:paraId="15CB16B5" w14:textId="77777777" w:rsidR="007109C2" w:rsidRDefault="007109C2">
      <w:pPr>
        <w:rPr>
          <w:rFonts w:ascii="游明朝" w:eastAsia="游明朝" w:hAnsi="游明朝" w:cs="游明朝"/>
          <w:color w:val="222222"/>
          <w:sz w:val="22"/>
          <w:szCs w:val="22"/>
          <w:u w:color="222222"/>
          <w:shd w:val="clear" w:color="auto" w:fill="FFFFFF"/>
          <w:lang w:val="ja-JP"/>
        </w:rPr>
      </w:pPr>
    </w:p>
    <w:p w14:paraId="2B32D042" w14:textId="77777777" w:rsidR="007109C2" w:rsidRDefault="0041754F" w:rsidP="00301C7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GateRAFでは，区間幅が狭い区分から広い区分へ向かって標準偏差が0.60から1.25へ概ね大きくなり，スパイクの割合も1.4%から9.9%へ増加しています．また，幅の広い区間には，実際にスパイクの時点が相対的に多く含まれております．Multi-RAFもほぼ同じ傾向で，標準偏差は0.70から1.26，スパイクの割合は2.3%から10.0%へと変化しています．一方ProtoRAFは，標準偏差が0.87〜1.12，スパイクの割合が3.6%〜7.4%と，区分による違いが小さく，区間の幅が需要の変動をあまり反映しておりません．Baselineもほぼ同じです．</w:t>
      </w:r>
    </w:p>
    <w:p w14:paraId="576C37C9"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なお，広い区分ほど標準偏差が大きくなるのは，その区分にスパイクと平常時が混在するためです．実際，最も広い区分でもスパイクの割合は9.9%にとどまります．区間が広いことはスパイクの起こりやすい時点であることを示しますが，発生</w:t>
      </w:r>
      <w:r w:rsidR="005C6EEE">
        <w:rPr>
          <w:rFonts w:ascii="游明朝" w:eastAsia="游明朝" w:hAnsi="游明朝" w:cs="游明朝" w:hint="eastAsia"/>
          <w:color w:val="222222"/>
          <w:sz w:val="22"/>
          <w:szCs w:val="22"/>
          <w:u w:color="222222"/>
          <w:shd w:val="clear" w:color="auto" w:fill="FFFFFF"/>
          <w:lang w:val="ja-JP"/>
        </w:rPr>
        <w:t>と同一視する</w:t>
      </w:r>
      <w:r>
        <w:rPr>
          <w:rFonts w:ascii="游明朝" w:eastAsia="游明朝" w:hAnsi="游明朝" w:cs="游明朝"/>
          <w:color w:val="222222"/>
          <w:sz w:val="22"/>
          <w:szCs w:val="22"/>
          <w:u w:color="222222"/>
          <w:shd w:val="clear" w:color="auto" w:fill="FFFFFF"/>
          <w:lang w:val="ja-JP"/>
        </w:rPr>
        <w:t>ものではないと考えております．</w:t>
      </w:r>
    </w:p>
    <w:p w14:paraId="6DA5029E"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以上の内容について，5.4.4 実験4に追記いたしました．あわせて，5.4.4 実験4の既存の記述「幅の広い区間が実際のスパイク発生時点に対応している」を，「幅の広い区間ほど実際のスパイクの時点を多く含む傾向がある」に改めました．</w:t>
      </w:r>
    </w:p>
    <w:p w14:paraId="6E62571D" w14:textId="77777777" w:rsidR="007109C2" w:rsidRDefault="007109C2">
      <w:pPr>
        <w:rPr>
          <w:rFonts w:ascii="游明朝" w:eastAsia="游明朝" w:hAnsi="游明朝" w:cs="游明朝"/>
          <w:color w:val="222222"/>
          <w:sz w:val="22"/>
          <w:szCs w:val="22"/>
          <w:u w:color="222222"/>
          <w:shd w:val="clear" w:color="auto" w:fill="FFFFFF"/>
          <w:lang w:val="ja-JP"/>
        </w:rPr>
      </w:pPr>
    </w:p>
    <w:p w14:paraId="4DB4ED25"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p.11 左カラム，5.4.4 実験4（記載の追加）：</w:t>
      </w:r>
    </w:p>
    <w:p w14:paraId="30FA76CA" w14:textId="14E685F7" w:rsidR="00360A12" w:rsidRDefault="00000000">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各十分位における実績値の</w:t>
      </w:r>
      <m:oMath>
        <m:r>
          <w:rPr>
            <w:rFonts w:ascii="Cambria Math" w:hAnsi="Cambria Math"/>
            <w:sz w:val="22"/>
            <w:szCs w:val="22"/>
          </w:rPr>
          <m:t>z</m:t>
        </m:r>
      </m:oMath>
      <w:r>
        <w:rPr>
          <w:rFonts w:ascii="游明朝" w:eastAsia="游明朝" w:hAnsi="游明朝" w:cs="游明朝"/>
          <w:color w:val="000000" w:themeColor="text1"/>
          <w:sz w:val="22"/>
          <w:szCs w:val="22"/>
          <w:u w:color="222222"/>
          <w:shd w:val="clear" w:color="auto" w:fill="FFFFFF"/>
          <w:lang w:val="ja-JP"/>
        </w:rPr>
        <w:t>スコアの標準偏差と，スパイク（</w:t>
      </w:r>
      <m:oMath>
        <m:r>
          <w:rPr>
            <w:rFonts w:ascii="Cambria Math" w:hAnsi="Cambria Math"/>
            <w:sz w:val="22"/>
            <w:szCs w:val="22"/>
          </w:rPr>
          <m:t>z&gt;2</m:t>
        </m:r>
      </m:oMath>
      <w:r>
        <w:rPr>
          <w:rFonts w:ascii="游明朝" w:eastAsia="游明朝" w:hAnsi="游明朝" w:cs="游明朝"/>
          <w:color w:val="000000" w:themeColor="text1"/>
          <w:sz w:val="22"/>
          <w:szCs w:val="22"/>
          <w:u w:color="222222"/>
          <w:shd w:val="clear" w:color="auto" w:fill="FFFFFF"/>
          <w:lang w:val="ja-JP"/>
        </w:rPr>
        <w:t>）に該当する観測値の割合を表7に示す．GateRAFでは，標準偏差が最も狭い区分の0.60から最も広い区分の1.25へ概ね</w:t>
      </w:r>
      <w:ins w:id="168" w:author="MIKAWA Kenta" w:date="2026-09-29T19:05:00Z" w16du:dateUtc="2026-09-29T10:05:00Z">
        <w:r w:rsidR="00397706">
          <w:rPr>
            <w:rFonts w:ascii="游明朝" w:eastAsia="游明朝" w:hAnsi="游明朝" w:cs="游明朝" w:hint="eastAsia"/>
            <w:color w:val="000000" w:themeColor="text1"/>
            <w:sz w:val="22"/>
            <w:szCs w:val="22"/>
            <w:u w:color="222222"/>
            <w:shd w:val="clear" w:color="auto" w:fill="FFFFFF"/>
            <w:lang w:val="ja-JP"/>
          </w:rPr>
          <w:t>増加し</w:t>
        </w:r>
      </w:ins>
      <w:del w:id="169" w:author="MIKAWA Kenta" w:date="2026-09-29T19:05:00Z" w16du:dateUtc="2026-09-29T10:05:00Z">
        <w:r w:rsidDel="00397706">
          <w:rPr>
            <w:rFonts w:ascii="游明朝" w:eastAsia="游明朝" w:hAnsi="游明朝" w:cs="游明朝"/>
            <w:color w:val="000000" w:themeColor="text1"/>
            <w:sz w:val="22"/>
            <w:szCs w:val="22"/>
            <w:u w:color="222222"/>
            <w:shd w:val="clear" w:color="auto" w:fill="FFFFFF"/>
            <w:lang w:val="ja-JP"/>
          </w:rPr>
          <w:delText>大きくなり</w:delText>
        </w:r>
      </w:del>
      <w:r>
        <w:rPr>
          <w:rFonts w:ascii="游明朝" w:eastAsia="游明朝" w:hAnsi="游明朝" w:cs="游明朝"/>
          <w:color w:val="000000" w:themeColor="text1"/>
          <w:sz w:val="22"/>
          <w:szCs w:val="22"/>
          <w:u w:color="222222"/>
          <w:shd w:val="clear" w:color="auto" w:fill="FFFFFF"/>
          <w:lang w:val="ja-JP"/>
        </w:rPr>
        <w:t>，スパイクの割合も1.4%から9.9%へ増加する．一方ProtoRAFでは標準偏差が0.87〜1.12，スパイクの割合が3.6%〜7.4%の範囲にとどまり，区分による違いが小さいことがわかる．すなわちGateRAFの広い予測区間は実際にスパイクの時点を相対的に多く含んでおり，区間幅と需要変動の対応は平均だけでなく分布としても確認できる．ただし最も広い区分でもスパイクの割合は9.9%であり，区間が広いことが直ちにスパイクの発生を意味するわけ</w:t>
      </w:r>
      <w:r>
        <w:rPr>
          <w:rFonts w:ascii="游明朝" w:eastAsia="游明朝" w:hAnsi="游明朝" w:cs="游明朝"/>
          <w:color w:val="000000" w:themeColor="text1"/>
          <w:sz w:val="22"/>
          <w:szCs w:val="22"/>
          <w:u w:color="222222"/>
          <w:shd w:val="clear" w:color="auto" w:fill="FFFFFF"/>
          <w:lang w:val="ja-JP"/>
        </w:rPr>
        <w:lastRenderedPageBreak/>
        <w:t>ではない</w:t>
      </w:r>
      <w:ins w:id="170" w:author="MIKAWA Kenta" w:date="2026-09-29T19:05:00Z" w16du:dateUtc="2026-09-29T10:05:00Z">
        <w:r w:rsidR="00397706">
          <w:rPr>
            <w:rFonts w:ascii="游明朝" w:eastAsia="游明朝" w:hAnsi="游明朝" w:cs="游明朝" w:hint="eastAsia"/>
            <w:color w:val="000000" w:themeColor="text1"/>
            <w:sz w:val="22"/>
            <w:szCs w:val="22"/>
            <w:u w:color="222222"/>
            <w:shd w:val="clear" w:color="auto" w:fill="FFFFFF"/>
            <w:lang w:val="ja-JP"/>
          </w:rPr>
          <w:t>ことに注意されたい</w:t>
        </w:r>
      </w:ins>
      <w:r>
        <w:rPr>
          <w:rFonts w:ascii="游明朝" w:eastAsia="游明朝" w:hAnsi="游明朝" w:cs="游明朝"/>
          <w:color w:val="000000" w:themeColor="text1"/>
          <w:sz w:val="22"/>
          <w:szCs w:val="22"/>
          <w:u w:color="222222"/>
          <w:shd w:val="clear" w:color="auto" w:fill="FFFFFF"/>
          <w:lang w:val="ja-JP"/>
        </w:rPr>
        <w:t>．</w:t>
      </w:r>
    </w:p>
    <w:p w14:paraId="13ABEEC4" w14:textId="77777777" w:rsidR="007109C2" w:rsidRDefault="007109C2">
      <w:pPr>
        <w:rPr>
          <w:rFonts w:ascii="游明朝" w:eastAsia="游明朝" w:hAnsi="游明朝" w:cs="游明朝"/>
          <w:color w:val="222222"/>
          <w:sz w:val="22"/>
          <w:szCs w:val="22"/>
          <w:u w:color="222222"/>
          <w:shd w:val="clear" w:color="auto" w:fill="FFFFFF"/>
          <w:lang w:val="ja-JP"/>
        </w:rPr>
      </w:pPr>
    </w:p>
    <w:p w14:paraId="45F37E57" w14:textId="77777777" w:rsidR="007109C2" w:rsidRDefault="007109C2">
      <w:pPr>
        <w:rPr>
          <w:rFonts w:ascii="游明朝" w:eastAsia="游明朝" w:hAnsi="游明朝" w:cs="游明朝"/>
          <w:color w:val="222222"/>
          <w:sz w:val="22"/>
          <w:szCs w:val="22"/>
          <w:u w:color="222222"/>
          <w:shd w:val="clear" w:color="auto" w:fill="FFFFFF"/>
        </w:rPr>
      </w:pPr>
    </w:p>
    <w:p w14:paraId="29429EBB" w14:textId="635BF234"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del w:id="171" w:author="MIKAWA Kenta" w:date="2026-09-29T17:44:00Z" w16du:dateUtc="2026-09-29T08:44:00Z">
        <w:r w:rsidRPr="001A2D82" w:rsidDel="0098719C">
          <w:rPr>
            <w:rFonts w:asciiTheme="majorEastAsia" w:eastAsiaTheme="majorEastAsia" w:hAnsiTheme="majorEastAsia" w:cs="游明朝"/>
            <w:b/>
            <w:bCs/>
            <w:sz w:val="22"/>
            <w:szCs w:val="22"/>
          </w:rPr>
          <w:delText>#</w:delText>
        </w:r>
      </w:del>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7BD03E94"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第6章では，予測値をその時点の入荷量とみなして過剰入荷，返本率，機会損失を算出しており，予測精度を実務的指標に接続する試みとして有用です．一方で，入荷量として予測中央値 τ=0.5 を用いる理由については，もう少し説明があるとよいと思われます．実務上の発注意思決定では，機会損失を重視する場合には上側分位点（例：τ=0.9）を用いて欠品を抑える判断が考えられる一方，過剰入荷や返本を重視する場合には下側分位点（例：τ=0.1）を用いて入荷量を抑える判断も考えられます．したがって，τ=0.5 を用いた理由を補足するか，可能であれば τ=0.1,0.5,0.9 など複数の分位点を入荷量とみなした場合の過剰入荷・返本率・機会損失を比較する感度分析を加えると，第6章の実務的含意がより明確になると考えられます．</w:t>
      </w:r>
    </w:p>
    <w:p w14:paraId="7EFD9B03"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6230CDD4"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05553515" w14:textId="77777777" w:rsidR="007109C2" w:rsidRDefault="00390753">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大変貴重な</w:t>
      </w:r>
      <w:r w:rsidR="0041754F">
        <w:rPr>
          <w:rFonts w:ascii="游明朝" w:eastAsia="游明朝" w:hAnsi="游明朝" w:cs="游明朝"/>
          <w:color w:val="222222"/>
          <w:sz w:val="22"/>
          <w:szCs w:val="22"/>
          <w:u w:color="222222"/>
          <w:shd w:val="clear" w:color="auto" w:fill="FFFFFF"/>
          <w:lang w:val="ja-JP"/>
        </w:rPr>
        <w:t>ご指摘</w:t>
      </w:r>
      <w:r>
        <w:rPr>
          <w:rFonts w:ascii="游明朝" w:eastAsia="游明朝" w:hAnsi="游明朝" w:cs="游明朝" w:hint="eastAsia"/>
          <w:color w:val="222222"/>
          <w:sz w:val="22"/>
          <w:szCs w:val="22"/>
          <w:u w:color="222222"/>
          <w:shd w:val="clear" w:color="auto" w:fill="FFFFFF"/>
          <w:lang w:val="ja-JP"/>
        </w:rPr>
        <w:t>をいただき，誠に</w:t>
      </w:r>
      <w:r w:rsidR="0041754F">
        <w:rPr>
          <w:rFonts w:ascii="游明朝" w:eastAsia="游明朝" w:hAnsi="游明朝" w:cs="游明朝"/>
          <w:color w:val="222222"/>
          <w:sz w:val="22"/>
          <w:szCs w:val="22"/>
          <w:u w:color="222222"/>
          <w:shd w:val="clear" w:color="auto" w:fill="FFFFFF"/>
          <w:lang w:val="ja-JP"/>
        </w:rPr>
        <w:t>ありがとうございました．中央値を用いた理由</w:t>
      </w:r>
      <w:r>
        <w:rPr>
          <w:rFonts w:ascii="游明朝" w:eastAsia="游明朝" w:hAnsi="游明朝" w:cs="游明朝" w:hint="eastAsia"/>
          <w:color w:val="222222"/>
          <w:sz w:val="22"/>
          <w:szCs w:val="22"/>
          <w:u w:color="222222"/>
          <w:shd w:val="clear" w:color="auto" w:fill="FFFFFF"/>
          <w:lang w:val="ja-JP"/>
        </w:rPr>
        <w:t>の記載がなく，大変失礼いたしました</w:t>
      </w:r>
      <w:r w:rsidR="0041754F">
        <w:rPr>
          <w:rFonts w:ascii="游明朝" w:eastAsia="游明朝" w:hAnsi="游明朝" w:cs="游明朝"/>
          <w:color w:val="222222"/>
          <w:sz w:val="22"/>
          <w:szCs w:val="22"/>
          <w:u w:color="222222"/>
          <w:shd w:val="clear" w:color="auto" w:fill="FFFFFF"/>
          <w:lang w:val="ja-JP"/>
        </w:rPr>
        <w:t>．</w:t>
      </w:r>
    </w:p>
    <w:p w14:paraId="30E20BCB" w14:textId="77777777" w:rsidR="00CA7519" w:rsidRPr="00CA7519" w:rsidRDefault="00390753" w:rsidP="00CA7519">
      <w:pPr>
        <w:ind w:firstLine="220"/>
        <w:rPr>
          <w:rFonts w:ascii="游明朝" w:eastAsia="游明朝" w:hAnsi="游明朝" w:cs="游明朝"/>
          <w:color w:val="222222"/>
          <w:sz w:val="22"/>
          <w:szCs w:val="22"/>
          <w:u w:color="222222"/>
          <w:shd w:val="clear" w:color="auto" w:fill="FFFFFF"/>
        </w:rPr>
      </w:pPr>
      <w:r>
        <w:rPr>
          <w:rFonts w:ascii="游明朝" w:eastAsia="游明朝" w:hAnsi="游明朝" w:cs="游明朝" w:hint="eastAsia"/>
          <w:color w:val="222222"/>
          <w:sz w:val="22"/>
          <w:szCs w:val="22"/>
          <w:u w:color="222222"/>
          <w:shd w:val="clear" w:color="auto" w:fill="FFFFFF"/>
          <w:lang w:val="ja-JP"/>
        </w:rPr>
        <w:t>過剰入荷と機会損失を同一</w:t>
      </w:r>
      <w:r w:rsidR="00CA7519">
        <w:rPr>
          <w:rFonts w:ascii="游明朝" w:eastAsia="游明朝" w:hAnsi="游明朝" w:cs="游明朝" w:hint="eastAsia"/>
          <w:color w:val="222222"/>
          <w:sz w:val="22"/>
          <w:szCs w:val="22"/>
          <w:u w:color="222222"/>
          <w:shd w:val="clear" w:color="auto" w:fill="FFFFFF"/>
          <w:lang w:val="ja-JP"/>
        </w:rPr>
        <w:t>単価</w:t>
      </w:r>
      <w:r>
        <w:rPr>
          <w:rFonts w:ascii="游明朝" w:eastAsia="游明朝" w:hAnsi="游明朝" w:cs="游明朝" w:hint="eastAsia"/>
          <w:color w:val="222222"/>
          <w:sz w:val="22"/>
          <w:szCs w:val="22"/>
          <w:u w:color="222222"/>
          <w:shd w:val="clear" w:color="auto" w:fill="FFFFFF"/>
          <w:lang w:val="ja-JP"/>
        </w:rPr>
        <w:t>，等重みで合算した場合，その損失は</w:t>
      </w:r>
      <m:oMath>
        <m:nary>
          <m:naryPr>
            <m:chr m:val="∑"/>
            <m:supHide m:val="1"/>
            <m:ctrlPr>
              <w:rPr>
                <w:rFonts w:ascii="Cambria Math" w:eastAsia="游明朝" w:hAnsi="Cambria Math" w:cs="游明朝"/>
                <w:i/>
                <w:color w:val="222222"/>
                <w:sz w:val="22"/>
                <w:szCs w:val="22"/>
                <w:u w:color="222222"/>
                <w:shd w:val="clear" w:color="auto" w:fill="FFFFFF"/>
                <w:lang w:val="ja-JP"/>
              </w:rPr>
            </m:ctrlPr>
          </m:naryPr>
          <m:sub>
            <m:r>
              <w:rPr>
                <w:rFonts w:ascii="Cambria Math" w:eastAsia="游明朝" w:hAnsi="Cambria Math" w:cs="游明朝"/>
                <w:color w:val="222222"/>
                <w:sz w:val="22"/>
                <w:szCs w:val="22"/>
                <w:u w:color="222222"/>
                <w:shd w:val="clear" w:color="auto" w:fill="FFFFFF"/>
              </w:rPr>
              <m:t>t</m:t>
            </m:r>
            <m:ctrlPr>
              <w:rPr>
                <w:rFonts w:ascii="Cambria Math" w:eastAsia="游明朝" w:hAnsi="Cambria Math" w:cs="游明朝"/>
                <w:i/>
                <w:color w:val="222222"/>
                <w:sz w:val="22"/>
                <w:szCs w:val="22"/>
                <w:u w:color="222222"/>
                <w:shd w:val="clear" w:color="auto" w:fill="FFFFFF"/>
              </w:rPr>
            </m:ctrlPr>
          </m:sub>
          <m:sup>
            <m:ctrlPr>
              <w:rPr>
                <w:rFonts w:ascii="Cambria Math" w:eastAsia="游明朝" w:hAnsi="Cambria Math" w:cs="游明朝"/>
                <w:i/>
                <w:color w:val="222222"/>
                <w:sz w:val="22"/>
                <w:szCs w:val="22"/>
                <w:u w:color="222222"/>
                <w:shd w:val="clear" w:color="auto" w:fill="FFFFFF"/>
              </w:rPr>
            </m:ctrlPr>
          </m:sup>
          <m:e>
            <m:func>
              <m:funcPr>
                <m:ctrlPr>
                  <w:rPr>
                    <w:rFonts w:ascii="Cambria Math" w:eastAsia="游明朝" w:hAnsi="Cambria Math" w:cs="游明朝"/>
                    <w:color w:val="222222"/>
                    <w:sz w:val="22"/>
                    <w:szCs w:val="22"/>
                    <w:u w:color="222222"/>
                    <w:shd w:val="clear" w:color="auto" w:fill="FFFFFF"/>
                  </w:rPr>
                </m:ctrlPr>
              </m:funcPr>
              <m:fName>
                <m:r>
                  <m:rPr>
                    <m:sty m:val="p"/>
                  </m:rPr>
                  <w:rPr>
                    <w:rFonts w:ascii="Cambria Math" w:eastAsia="游明朝" w:hAnsi="Cambria Math" w:cs="游明朝"/>
                    <w:color w:val="222222"/>
                    <w:sz w:val="22"/>
                    <w:szCs w:val="22"/>
                    <w:u w:color="222222"/>
                    <w:shd w:val="clear" w:color="auto" w:fill="FFFFFF"/>
                  </w:rPr>
                  <m:t>max</m:t>
                </m:r>
              </m:fName>
              <m:e>
                <m:d>
                  <m:dPr>
                    <m:ctrlPr>
                      <w:rPr>
                        <w:rFonts w:ascii="Cambria Math" w:eastAsia="游明朝" w:hAnsi="Cambria Math" w:cs="游明朝"/>
                        <w:i/>
                        <w:color w:val="222222"/>
                        <w:sz w:val="22"/>
                        <w:szCs w:val="22"/>
                        <w:u w:color="222222"/>
                        <w:shd w:val="clear" w:color="auto" w:fill="FFFFFF"/>
                      </w:rPr>
                    </m:ctrlPr>
                  </m:dPr>
                  <m:e>
                    <m:sSub>
                      <m:sSubPr>
                        <m:ctrlPr>
                          <w:rPr>
                            <w:rFonts w:ascii="Cambria Math" w:eastAsia="游明朝" w:hAnsi="Cambria Math" w:cs="游明朝"/>
                            <w:i/>
                            <w:color w:val="222222"/>
                            <w:sz w:val="22"/>
                            <w:szCs w:val="22"/>
                            <w:u w:color="222222"/>
                            <w:shd w:val="clear" w:color="auto" w:fill="FFFFFF"/>
                          </w:rPr>
                        </m:ctrlPr>
                      </m:sSubPr>
                      <m:e>
                        <m:acc>
                          <m:accPr>
                            <m:ctrlPr>
                              <w:rPr>
                                <w:rFonts w:ascii="Cambria Math" w:eastAsia="游明朝" w:hAnsi="Cambria Math" w:cs="游明朝"/>
                                <w:i/>
                                <w:color w:val="222222"/>
                                <w:sz w:val="22"/>
                                <w:szCs w:val="22"/>
                                <w:u w:color="222222"/>
                                <w:shd w:val="clear" w:color="auto" w:fill="FFFFFF"/>
                              </w:rPr>
                            </m:ctrlPr>
                          </m:accPr>
                          <m:e>
                            <m:r>
                              <w:rPr>
                                <w:rFonts w:ascii="Cambria Math" w:eastAsia="游明朝" w:hAnsi="Cambria Math" w:cs="游明朝"/>
                                <w:color w:val="222222"/>
                                <w:sz w:val="22"/>
                                <w:szCs w:val="22"/>
                                <w:u w:color="222222"/>
                                <w:shd w:val="clear" w:color="auto" w:fill="FFFFFF"/>
                              </w:rPr>
                              <m:t>y</m:t>
                            </m:r>
                          </m:e>
                        </m:acc>
                      </m:e>
                      <m:sub>
                        <m:r>
                          <w:rPr>
                            <w:rFonts w:ascii="Cambria Math" w:eastAsia="游明朝" w:hAnsi="Cambria Math" w:cs="游明朝"/>
                            <w:color w:val="222222"/>
                            <w:sz w:val="22"/>
                            <w:szCs w:val="22"/>
                            <w:u w:color="222222"/>
                            <w:shd w:val="clear" w:color="auto" w:fill="FFFFFF"/>
                          </w:rPr>
                          <m:t>t</m:t>
                        </m:r>
                      </m:sub>
                    </m:sSub>
                    <m:r>
                      <w:rPr>
                        <w:rFonts w:ascii="Cambria Math" w:eastAsia="游明朝" w:hAnsi="Cambria Math" w:cs="游明朝"/>
                        <w:color w:val="222222"/>
                        <w:sz w:val="22"/>
                        <w:szCs w:val="22"/>
                        <w:u w:color="222222"/>
                        <w:shd w:val="clear" w:color="auto" w:fill="FFFFFF"/>
                      </w:rPr>
                      <m:t>-</m:t>
                    </m:r>
                    <m:sSub>
                      <m:sSubPr>
                        <m:ctrlPr>
                          <w:rPr>
                            <w:rFonts w:ascii="Cambria Math" w:eastAsia="游明朝" w:hAnsi="Cambria Math" w:cs="游明朝"/>
                            <w:i/>
                            <w:color w:val="222222"/>
                            <w:sz w:val="22"/>
                            <w:szCs w:val="22"/>
                            <w:u w:color="222222"/>
                            <w:shd w:val="clear" w:color="auto" w:fill="FFFFFF"/>
                          </w:rPr>
                        </m:ctrlPr>
                      </m:sSubPr>
                      <m:e>
                        <m:r>
                          <w:rPr>
                            <w:rFonts w:ascii="Cambria Math" w:eastAsia="游明朝" w:hAnsi="Cambria Math" w:cs="游明朝"/>
                            <w:color w:val="222222"/>
                            <w:sz w:val="22"/>
                            <w:szCs w:val="22"/>
                            <w:u w:color="222222"/>
                            <w:shd w:val="clear" w:color="auto" w:fill="FFFFFF"/>
                          </w:rPr>
                          <m:t>y</m:t>
                        </m:r>
                      </m:e>
                      <m:sub>
                        <m:r>
                          <w:rPr>
                            <w:rFonts w:ascii="Cambria Math" w:eastAsia="游明朝" w:hAnsi="Cambria Math" w:cs="游明朝"/>
                            <w:color w:val="222222"/>
                            <w:sz w:val="22"/>
                            <w:szCs w:val="22"/>
                            <w:u w:color="222222"/>
                            <w:shd w:val="clear" w:color="auto" w:fill="FFFFFF"/>
                          </w:rPr>
                          <m:t>t</m:t>
                        </m:r>
                      </m:sub>
                    </m:sSub>
                    <m:r>
                      <w:rPr>
                        <w:rFonts w:ascii="Cambria Math" w:eastAsia="游明朝" w:hAnsi="Cambria Math" w:cs="游明朝"/>
                        <w:color w:val="222222"/>
                        <w:sz w:val="22"/>
                        <w:szCs w:val="22"/>
                        <w:u w:color="222222"/>
                        <w:shd w:val="clear" w:color="auto" w:fill="FFFFFF"/>
                      </w:rPr>
                      <m:t>, 0</m:t>
                    </m:r>
                  </m:e>
                </m:d>
              </m:e>
            </m:func>
            <m:r>
              <w:rPr>
                <w:rFonts w:ascii="Cambria Math" w:eastAsia="游明朝" w:hAnsi="Cambria Math" w:cs="游明朝"/>
                <w:color w:val="222222"/>
                <w:sz w:val="22"/>
                <w:szCs w:val="22"/>
                <w:u w:color="222222"/>
                <w:shd w:val="clear" w:color="auto" w:fill="FFFFFF"/>
              </w:rPr>
              <m:t>+</m:t>
            </m:r>
            <m:nary>
              <m:naryPr>
                <m:chr m:val="∑"/>
                <m:supHide m:val="1"/>
                <m:ctrlPr>
                  <w:rPr>
                    <w:rFonts w:ascii="Cambria Math" w:eastAsia="游明朝" w:hAnsi="Cambria Math" w:cs="游明朝"/>
                    <w:i/>
                    <w:color w:val="222222"/>
                    <w:sz w:val="22"/>
                    <w:szCs w:val="22"/>
                    <w:u w:color="222222"/>
                    <w:shd w:val="clear" w:color="auto" w:fill="FFFFFF"/>
                    <w:lang w:val="ja-JP"/>
                  </w:rPr>
                </m:ctrlPr>
              </m:naryPr>
              <m:sub>
                <m:r>
                  <w:rPr>
                    <w:rFonts w:ascii="Cambria Math" w:eastAsia="游明朝" w:hAnsi="Cambria Math" w:cs="游明朝"/>
                    <w:color w:val="222222"/>
                    <w:sz w:val="22"/>
                    <w:szCs w:val="22"/>
                    <w:u w:color="222222"/>
                    <w:shd w:val="clear" w:color="auto" w:fill="FFFFFF"/>
                  </w:rPr>
                  <m:t>t</m:t>
                </m:r>
                <m:ctrlPr>
                  <w:rPr>
                    <w:rFonts w:ascii="Cambria Math" w:eastAsia="游明朝" w:hAnsi="Cambria Math" w:cs="游明朝"/>
                    <w:i/>
                    <w:color w:val="222222"/>
                    <w:sz w:val="22"/>
                    <w:szCs w:val="22"/>
                    <w:u w:color="222222"/>
                    <w:shd w:val="clear" w:color="auto" w:fill="FFFFFF"/>
                  </w:rPr>
                </m:ctrlPr>
              </m:sub>
              <m:sup>
                <m:ctrlPr>
                  <w:rPr>
                    <w:rFonts w:ascii="Cambria Math" w:eastAsia="游明朝" w:hAnsi="Cambria Math" w:cs="游明朝"/>
                    <w:i/>
                    <w:color w:val="222222"/>
                    <w:sz w:val="22"/>
                    <w:szCs w:val="22"/>
                    <w:u w:color="222222"/>
                    <w:shd w:val="clear" w:color="auto" w:fill="FFFFFF"/>
                  </w:rPr>
                </m:ctrlPr>
              </m:sup>
              <m:e>
                <m:func>
                  <m:funcPr>
                    <m:ctrlPr>
                      <w:rPr>
                        <w:rFonts w:ascii="Cambria Math" w:eastAsia="游明朝" w:hAnsi="Cambria Math" w:cs="游明朝"/>
                        <w:color w:val="222222"/>
                        <w:sz w:val="22"/>
                        <w:szCs w:val="22"/>
                        <w:u w:color="222222"/>
                        <w:shd w:val="clear" w:color="auto" w:fill="FFFFFF"/>
                      </w:rPr>
                    </m:ctrlPr>
                  </m:funcPr>
                  <m:fName>
                    <m:r>
                      <m:rPr>
                        <m:sty m:val="p"/>
                      </m:rPr>
                      <w:rPr>
                        <w:rFonts w:ascii="Cambria Math" w:eastAsia="游明朝" w:hAnsi="Cambria Math" w:cs="游明朝"/>
                        <w:color w:val="222222"/>
                        <w:sz w:val="22"/>
                        <w:szCs w:val="22"/>
                        <w:u w:color="222222"/>
                        <w:shd w:val="clear" w:color="auto" w:fill="FFFFFF"/>
                      </w:rPr>
                      <m:t>max</m:t>
                    </m:r>
                  </m:fName>
                  <m:e>
                    <m:d>
                      <m:dPr>
                        <m:ctrlPr>
                          <w:rPr>
                            <w:rFonts w:ascii="Cambria Math" w:eastAsia="游明朝" w:hAnsi="Cambria Math" w:cs="游明朝"/>
                            <w:i/>
                            <w:color w:val="222222"/>
                            <w:sz w:val="22"/>
                            <w:szCs w:val="22"/>
                            <w:u w:color="222222"/>
                            <w:shd w:val="clear" w:color="auto" w:fill="FFFFFF"/>
                          </w:rPr>
                        </m:ctrlPr>
                      </m:dPr>
                      <m:e>
                        <m:sSub>
                          <m:sSubPr>
                            <m:ctrlPr>
                              <w:rPr>
                                <w:rFonts w:ascii="Cambria Math" w:eastAsia="游明朝" w:hAnsi="Cambria Math" w:cs="游明朝"/>
                                <w:i/>
                                <w:color w:val="222222"/>
                                <w:sz w:val="22"/>
                                <w:szCs w:val="22"/>
                                <w:u w:color="222222"/>
                                <w:shd w:val="clear" w:color="auto" w:fill="FFFFFF"/>
                              </w:rPr>
                            </m:ctrlPr>
                          </m:sSubPr>
                          <m:e>
                            <m:sSub>
                              <m:sSubPr>
                                <m:ctrlPr>
                                  <w:rPr>
                                    <w:rFonts w:ascii="Cambria Math" w:eastAsia="游明朝" w:hAnsi="Cambria Math" w:cs="游明朝"/>
                                    <w:i/>
                                    <w:color w:val="222222"/>
                                    <w:sz w:val="22"/>
                                    <w:szCs w:val="22"/>
                                    <w:u w:color="222222"/>
                                    <w:shd w:val="clear" w:color="auto" w:fill="FFFFFF"/>
                                  </w:rPr>
                                </m:ctrlPr>
                              </m:sSubPr>
                              <m:e>
                                <m:r>
                                  <w:rPr>
                                    <w:rFonts w:ascii="Cambria Math" w:eastAsia="游明朝" w:hAnsi="Cambria Math" w:cs="游明朝"/>
                                    <w:color w:val="222222"/>
                                    <w:sz w:val="22"/>
                                    <w:szCs w:val="22"/>
                                    <w:u w:color="222222"/>
                                    <w:shd w:val="clear" w:color="auto" w:fill="FFFFFF"/>
                                  </w:rPr>
                                  <m:t>y</m:t>
                                </m:r>
                              </m:e>
                              <m:sub>
                                <m:r>
                                  <w:rPr>
                                    <w:rFonts w:ascii="Cambria Math" w:eastAsia="游明朝" w:hAnsi="Cambria Math" w:cs="游明朝"/>
                                    <w:color w:val="222222"/>
                                    <w:sz w:val="22"/>
                                    <w:szCs w:val="22"/>
                                    <w:u w:color="222222"/>
                                    <w:shd w:val="clear" w:color="auto" w:fill="FFFFFF"/>
                                  </w:rPr>
                                  <m:t>t</m:t>
                                </m:r>
                              </m:sub>
                            </m:sSub>
                            <m:r>
                              <w:rPr>
                                <w:rFonts w:ascii="Cambria Math" w:eastAsia="游明朝" w:hAnsi="Cambria Math" w:cs="游明朝"/>
                                <w:color w:val="222222"/>
                                <w:sz w:val="22"/>
                                <w:szCs w:val="22"/>
                                <w:u w:color="222222"/>
                                <w:shd w:val="clear" w:color="auto" w:fill="FFFFFF"/>
                              </w:rPr>
                              <m:t>-</m:t>
                            </m:r>
                            <m:acc>
                              <m:accPr>
                                <m:ctrlPr>
                                  <w:rPr>
                                    <w:rFonts w:ascii="Cambria Math" w:eastAsia="游明朝" w:hAnsi="Cambria Math" w:cs="游明朝"/>
                                    <w:i/>
                                    <w:color w:val="222222"/>
                                    <w:sz w:val="22"/>
                                    <w:szCs w:val="22"/>
                                    <w:u w:color="222222"/>
                                    <w:shd w:val="clear" w:color="auto" w:fill="FFFFFF"/>
                                  </w:rPr>
                                </m:ctrlPr>
                              </m:accPr>
                              <m:e>
                                <m:r>
                                  <w:rPr>
                                    <w:rFonts w:ascii="Cambria Math" w:eastAsia="游明朝" w:hAnsi="Cambria Math" w:cs="游明朝"/>
                                    <w:color w:val="222222"/>
                                    <w:sz w:val="22"/>
                                    <w:szCs w:val="22"/>
                                    <w:u w:color="222222"/>
                                    <w:shd w:val="clear" w:color="auto" w:fill="FFFFFF"/>
                                  </w:rPr>
                                  <m:t>y</m:t>
                                </m:r>
                              </m:e>
                            </m:acc>
                          </m:e>
                          <m:sub>
                            <m:r>
                              <w:rPr>
                                <w:rFonts w:ascii="Cambria Math" w:eastAsia="游明朝" w:hAnsi="Cambria Math" w:cs="游明朝"/>
                                <w:color w:val="222222"/>
                                <w:sz w:val="22"/>
                                <w:szCs w:val="22"/>
                                <w:u w:color="222222"/>
                                <w:shd w:val="clear" w:color="auto" w:fill="FFFFFF"/>
                              </w:rPr>
                              <m:t>t</m:t>
                            </m:r>
                          </m:sub>
                        </m:sSub>
                        <m:r>
                          <w:rPr>
                            <w:rFonts w:ascii="Cambria Math" w:eastAsia="游明朝" w:hAnsi="Cambria Math" w:cs="游明朝"/>
                            <w:color w:val="222222"/>
                            <w:sz w:val="22"/>
                            <w:szCs w:val="22"/>
                            <w:u w:color="222222"/>
                            <w:shd w:val="clear" w:color="auto" w:fill="FFFFFF"/>
                          </w:rPr>
                          <m:t>, 0</m:t>
                        </m:r>
                      </m:e>
                    </m:d>
                  </m:e>
                </m:func>
                <m:r>
                  <w:rPr>
                    <w:rFonts w:ascii="Cambria Math" w:eastAsia="游明朝" w:hAnsi="Cambria Math" w:cs="游明朝"/>
                    <w:color w:val="222222"/>
                    <w:sz w:val="22"/>
                    <w:szCs w:val="22"/>
                    <w:u w:color="222222"/>
                    <w:shd w:val="clear" w:color="auto" w:fill="FFFFFF"/>
                  </w:rPr>
                  <m:t>=</m:t>
                </m:r>
                <m:nary>
                  <m:naryPr>
                    <m:chr m:val="∑"/>
                    <m:supHide m:val="1"/>
                    <m:ctrlPr>
                      <w:rPr>
                        <w:rFonts w:ascii="Cambria Math" w:eastAsia="游明朝" w:hAnsi="Cambria Math" w:cs="游明朝"/>
                        <w:i/>
                        <w:color w:val="222222"/>
                        <w:sz w:val="22"/>
                        <w:szCs w:val="22"/>
                        <w:u w:color="222222"/>
                        <w:shd w:val="clear" w:color="auto" w:fill="FFFFFF"/>
                      </w:rPr>
                    </m:ctrlPr>
                  </m:naryPr>
                  <m:sub>
                    <m:r>
                      <w:rPr>
                        <w:rFonts w:ascii="Cambria Math" w:eastAsia="游明朝" w:hAnsi="Cambria Math" w:cs="游明朝"/>
                        <w:color w:val="222222"/>
                        <w:sz w:val="22"/>
                        <w:szCs w:val="22"/>
                        <w:u w:color="222222"/>
                        <w:shd w:val="clear" w:color="auto" w:fill="FFFFFF"/>
                      </w:rPr>
                      <m:t>t</m:t>
                    </m:r>
                  </m:sub>
                  <m:sup/>
                  <m:e>
                    <m:r>
                      <w:rPr>
                        <w:rFonts w:ascii="Cambria Math" w:eastAsia="游明朝" w:hAnsi="Cambria Math" w:cs="游明朝"/>
                        <w:color w:val="222222"/>
                        <w:sz w:val="22"/>
                        <w:szCs w:val="22"/>
                        <w:u w:color="222222"/>
                        <w:shd w:val="clear" w:color="auto" w:fill="FFFFFF"/>
                      </w:rPr>
                      <m:t>|</m:t>
                    </m:r>
                    <m:sSub>
                      <m:sSubPr>
                        <m:ctrlPr>
                          <w:rPr>
                            <w:rFonts w:ascii="Cambria Math" w:eastAsia="游明朝" w:hAnsi="Cambria Math" w:cs="游明朝"/>
                            <w:i/>
                            <w:color w:val="222222"/>
                            <w:sz w:val="22"/>
                            <w:szCs w:val="22"/>
                            <w:u w:color="222222"/>
                            <w:shd w:val="clear" w:color="auto" w:fill="FFFFFF"/>
                          </w:rPr>
                        </m:ctrlPr>
                      </m:sSubPr>
                      <m:e>
                        <m:acc>
                          <m:accPr>
                            <m:ctrlPr>
                              <w:rPr>
                                <w:rFonts w:ascii="Cambria Math" w:eastAsia="游明朝" w:hAnsi="Cambria Math" w:cs="游明朝"/>
                                <w:i/>
                                <w:color w:val="222222"/>
                                <w:sz w:val="22"/>
                                <w:szCs w:val="22"/>
                                <w:u w:color="222222"/>
                                <w:shd w:val="clear" w:color="auto" w:fill="FFFFFF"/>
                              </w:rPr>
                            </m:ctrlPr>
                          </m:accPr>
                          <m:e>
                            <m:r>
                              <w:rPr>
                                <w:rFonts w:ascii="Cambria Math" w:eastAsia="游明朝" w:hAnsi="Cambria Math" w:cs="游明朝"/>
                                <w:color w:val="222222"/>
                                <w:sz w:val="22"/>
                                <w:szCs w:val="22"/>
                                <w:u w:color="222222"/>
                                <w:shd w:val="clear" w:color="auto" w:fill="FFFFFF"/>
                              </w:rPr>
                              <m:t>y</m:t>
                            </m:r>
                          </m:e>
                        </m:acc>
                      </m:e>
                      <m:sub>
                        <m:r>
                          <w:rPr>
                            <w:rFonts w:ascii="Cambria Math" w:eastAsia="游明朝" w:hAnsi="Cambria Math" w:cs="游明朝"/>
                            <w:color w:val="222222"/>
                            <w:sz w:val="22"/>
                            <w:szCs w:val="22"/>
                            <w:u w:color="222222"/>
                            <w:shd w:val="clear" w:color="auto" w:fill="FFFFFF"/>
                          </w:rPr>
                          <m:t>t</m:t>
                        </m:r>
                      </m:sub>
                    </m:sSub>
                    <m:r>
                      <w:rPr>
                        <w:rFonts w:ascii="Cambria Math" w:eastAsia="游明朝" w:hAnsi="Cambria Math" w:cs="游明朝"/>
                        <w:color w:val="222222"/>
                        <w:sz w:val="22"/>
                        <w:szCs w:val="22"/>
                        <w:u w:color="222222"/>
                        <w:shd w:val="clear" w:color="auto" w:fill="FFFFFF"/>
                      </w:rPr>
                      <m:t>-</m:t>
                    </m:r>
                    <m:sSub>
                      <m:sSubPr>
                        <m:ctrlPr>
                          <w:rPr>
                            <w:rFonts w:ascii="Cambria Math" w:eastAsia="游明朝" w:hAnsi="Cambria Math" w:cs="游明朝"/>
                            <w:i/>
                            <w:color w:val="222222"/>
                            <w:sz w:val="22"/>
                            <w:szCs w:val="22"/>
                            <w:u w:color="222222"/>
                            <w:shd w:val="clear" w:color="auto" w:fill="FFFFFF"/>
                          </w:rPr>
                        </m:ctrlPr>
                      </m:sSubPr>
                      <m:e>
                        <m:r>
                          <w:rPr>
                            <w:rFonts w:ascii="Cambria Math" w:eastAsia="游明朝" w:hAnsi="Cambria Math" w:cs="游明朝"/>
                            <w:color w:val="222222"/>
                            <w:sz w:val="22"/>
                            <w:szCs w:val="22"/>
                            <w:u w:color="222222"/>
                            <w:shd w:val="clear" w:color="auto" w:fill="FFFFFF"/>
                          </w:rPr>
                          <m:t>y</m:t>
                        </m:r>
                      </m:e>
                      <m:sub>
                        <m:r>
                          <w:rPr>
                            <w:rFonts w:ascii="Cambria Math" w:eastAsia="游明朝" w:hAnsi="Cambria Math" w:cs="游明朝"/>
                            <w:color w:val="222222"/>
                            <w:sz w:val="22"/>
                            <w:szCs w:val="22"/>
                            <w:u w:color="222222"/>
                            <w:shd w:val="clear" w:color="auto" w:fill="FFFFFF"/>
                          </w:rPr>
                          <m:t>t</m:t>
                        </m:r>
                      </m:sub>
                    </m:sSub>
                    <m:r>
                      <w:rPr>
                        <w:rFonts w:ascii="Cambria Math" w:eastAsia="游明朝" w:hAnsi="Cambria Math" w:cs="游明朝"/>
                        <w:color w:val="222222"/>
                        <w:sz w:val="22"/>
                        <w:szCs w:val="22"/>
                        <w:u w:color="222222"/>
                        <w:shd w:val="clear" w:color="auto" w:fill="FFFFFF"/>
                      </w:rPr>
                      <m:t>|</m:t>
                    </m:r>
                  </m:e>
                </m:nary>
                <m:ctrlPr>
                  <w:rPr>
                    <w:rFonts w:ascii="Cambria Math" w:eastAsia="游明朝" w:hAnsi="Cambria Math" w:cs="游明朝"/>
                    <w:i/>
                    <w:color w:val="222222"/>
                    <w:sz w:val="22"/>
                    <w:szCs w:val="22"/>
                    <w:u w:color="222222"/>
                    <w:shd w:val="clear" w:color="auto" w:fill="FFFFFF"/>
                  </w:rPr>
                </m:ctrlPr>
              </m:e>
            </m:nary>
            <m:ctrlPr>
              <w:rPr>
                <w:rFonts w:ascii="Cambria Math" w:eastAsia="游明朝" w:hAnsi="Cambria Math" w:cs="游明朝"/>
                <w:i/>
                <w:color w:val="222222"/>
                <w:sz w:val="22"/>
                <w:szCs w:val="22"/>
                <w:u w:color="222222"/>
                <w:shd w:val="clear" w:color="auto" w:fill="FFFFFF"/>
              </w:rPr>
            </m:ctrlPr>
          </m:e>
        </m:nary>
      </m:oMath>
      <w:r w:rsidR="00CA7519">
        <w:rPr>
          <w:rFonts w:ascii="游明朝" w:eastAsia="游明朝" w:hAnsi="游明朝" w:cs="游明朝" w:hint="eastAsia"/>
          <w:color w:val="222222"/>
          <w:sz w:val="22"/>
          <w:szCs w:val="22"/>
          <w:u w:color="222222"/>
          <w:shd w:val="clear" w:color="auto" w:fill="FFFFFF"/>
        </w:rPr>
        <w:t>となり，</w:t>
      </w:r>
      <w:r w:rsidR="00E32DBE">
        <w:rPr>
          <w:rFonts w:ascii="游明朝" w:eastAsia="游明朝" w:hAnsi="游明朝" w:cs="游明朝" w:hint="eastAsia"/>
          <w:color w:val="222222"/>
          <w:sz w:val="22"/>
          <w:szCs w:val="22"/>
          <w:u w:color="222222"/>
          <w:shd w:val="clear" w:color="auto" w:fill="FFFFFF"/>
        </w:rPr>
        <w:t>その平均値は，負の予測値を0とした入荷量と実績値の</w:t>
      </w:r>
      <w:r w:rsidR="00CA7519">
        <w:rPr>
          <w:rFonts w:ascii="游明朝" w:eastAsia="游明朝" w:hAnsi="游明朝" w:cs="游明朝"/>
          <w:color w:val="222222"/>
          <w:sz w:val="22"/>
          <w:szCs w:val="22"/>
          <w:u w:color="222222"/>
          <w:shd w:val="clear" w:color="auto" w:fill="FFFFFF"/>
        </w:rPr>
        <w:t>MAE</w:t>
      </w:r>
      <w:r w:rsidR="00CA7519">
        <w:rPr>
          <w:rFonts w:ascii="游明朝" w:eastAsia="游明朝" w:hAnsi="游明朝" w:cs="游明朝" w:hint="eastAsia"/>
          <w:color w:val="222222"/>
          <w:sz w:val="22"/>
          <w:szCs w:val="22"/>
          <w:u w:color="222222"/>
          <w:shd w:val="clear" w:color="auto" w:fill="FFFFFF"/>
        </w:rPr>
        <w:t>に一致します．</w:t>
      </w:r>
      <w:r w:rsidR="00E32DBE">
        <w:rPr>
          <w:rFonts w:ascii="游明朝" w:eastAsia="游明朝" w:hAnsi="游明朝" w:cs="游明朝" w:hint="eastAsia"/>
          <w:color w:val="222222"/>
          <w:sz w:val="22"/>
          <w:szCs w:val="22"/>
          <w:u w:color="222222"/>
          <w:shd w:val="clear" w:color="auto" w:fill="FFFFFF"/>
        </w:rPr>
        <w:t>また，対称な絶対損失の期待値を最小化するのは条件付き中央値であることからも</w:t>
      </w:r>
      <w:r w:rsidR="00CA7519">
        <w:rPr>
          <w:rFonts w:ascii="游明朝" w:eastAsia="游明朝" w:hAnsi="游明朝" w:cs="游明朝" w:hint="eastAsia"/>
          <w:color w:val="222222"/>
          <w:sz w:val="22"/>
          <w:szCs w:val="22"/>
          <w:u w:color="222222"/>
          <w:shd w:val="clear" w:color="auto" w:fill="FFFFFF"/>
        </w:rPr>
        <w:t>，</w:t>
      </w:r>
      <m:oMath>
        <m:r>
          <w:rPr>
            <w:rFonts w:ascii="Cambria Math" w:eastAsia="游明朝" w:hAnsi="Cambria Math" w:cs="游明朝"/>
            <w:color w:val="222222"/>
            <w:sz w:val="22"/>
            <w:szCs w:val="22"/>
            <w:u w:color="222222"/>
            <w:shd w:val="clear" w:color="auto" w:fill="FFFFFF"/>
          </w:rPr>
          <m:t>τ=0.5</m:t>
        </m:r>
      </m:oMath>
      <w:r w:rsidR="00CA7519">
        <w:rPr>
          <w:rFonts w:ascii="游明朝" w:eastAsia="游明朝" w:hAnsi="游明朝" w:cs="游明朝" w:hint="eastAsia"/>
          <w:color w:val="222222"/>
          <w:sz w:val="22"/>
          <w:szCs w:val="22"/>
          <w:u w:color="222222"/>
          <w:shd w:val="clear" w:color="auto" w:fill="FFFFFF"/>
        </w:rPr>
        <w:t>を</w:t>
      </w:r>
      <w:r w:rsidR="00E32DBE">
        <w:rPr>
          <w:rFonts w:ascii="游明朝" w:eastAsia="游明朝" w:hAnsi="游明朝" w:cs="游明朝" w:hint="eastAsia"/>
          <w:color w:val="222222"/>
          <w:sz w:val="22"/>
          <w:szCs w:val="22"/>
          <w:u w:color="222222"/>
          <w:shd w:val="clear" w:color="auto" w:fill="FFFFFF"/>
        </w:rPr>
        <w:t>採用する</w:t>
      </w:r>
      <w:r w:rsidR="00CA7519">
        <w:rPr>
          <w:rFonts w:ascii="游明朝" w:eastAsia="游明朝" w:hAnsi="游明朝" w:cs="游明朝" w:hint="eastAsia"/>
          <w:color w:val="222222"/>
          <w:sz w:val="22"/>
          <w:szCs w:val="22"/>
          <w:u w:color="222222"/>
          <w:shd w:val="clear" w:color="auto" w:fill="FFFFFF"/>
        </w:rPr>
        <w:t>ものと</w:t>
      </w:r>
      <w:r w:rsidR="00512A4B">
        <w:rPr>
          <w:rFonts w:ascii="游明朝" w:eastAsia="游明朝" w:hAnsi="游明朝" w:cs="游明朝" w:hint="eastAsia"/>
          <w:color w:val="222222"/>
          <w:sz w:val="22"/>
          <w:szCs w:val="22"/>
          <w:u w:color="222222"/>
          <w:shd w:val="clear" w:color="auto" w:fill="FFFFFF"/>
        </w:rPr>
        <w:t>致しました</w:t>
      </w:r>
      <w:r w:rsidR="00CA7519">
        <w:rPr>
          <w:rFonts w:ascii="游明朝" w:eastAsia="游明朝" w:hAnsi="游明朝" w:cs="游明朝" w:hint="eastAsia"/>
          <w:color w:val="222222"/>
          <w:sz w:val="22"/>
          <w:szCs w:val="22"/>
          <w:u w:color="222222"/>
          <w:shd w:val="clear" w:color="auto" w:fill="FFFFFF"/>
        </w:rPr>
        <w:t>．</w:t>
      </w:r>
      <w:r w:rsidR="00E32DBE">
        <w:rPr>
          <w:rFonts w:ascii="游明朝" w:eastAsia="游明朝" w:hAnsi="游明朝" w:cs="游明朝" w:hint="eastAsia"/>
          <w:color w:val="222222"/>
          <w:sz w:val="22"/>
          <w:szCs w:val="22"/>
          <w:u w:color="222222"/>
          <w:shd w:val="clear" w:color="auto" w:fill="FFFFFF"/>
        </w:rPr>
        <w:t>なお，欠品1冊あたりの費用を</w:t>
      </w:r>
      <m:oMath>
        <m:sSub>
          <m:sSubPr>
            <m:ctrlPr>
              <w:rPr>
                <w:rFonts w:ascii="Cambria Math" w:eastAsia="游明朝" w:hAnsi="Cambria Math" w:cs="游明朝"/>
                <w:color w:val="222222"/>
                <w:sz w:val="22"/>
                <w:szCs w:val="22"/>
                <w:u w:color="222222"/>
                <w:shd w:val="clear" w:color="auto" w:fill="FFFFFF"/>
              </w:rPr>
            </m:ctrlPr>
          </m:sSubPr>
          <m:e>
            <m:r>
              <w:rPr>
                <w:rFonts w:ascii="Cambria Math" w:eastAsia="游明朝" w:hAnsi="Cambria Math" w:cs="游明朝"/>
                <w:color w:val="222222"/>
                <w:sz w:val="22"/>
                <w:szCs w:val="22"/>
                <w:u w:color="222222"/>
                <w:shd w:val="clear" w:color="auto" w:fill="FFFFFF"/>
              </w:rPr>
              <m:t>c</m:t>
            </m:r>
          </m:e>
          <m:sub>
            <m:r>
              <w:rPr>
                <w:rFonts w:ascii="Cambria Math" w:eastAsia="游明朝" w:hAnsi="Cambria Math" w:cs="游明朝"/>
                <w:color w:val="222222"/>
                <w:sz w:val="22"/>
                <w:szCs w:val="22"/>
                <w:u w:color="222222"/>
                <w:shd w:val="clear" w:color="auto" w:fill="FFFFFF"/>
              </w:rPr>
              <m:t>u</m:t>
            </m:r>
          </m:sub>
        </m:sSub>
      </m:oMath>
      <w:r w:rsidR="00E32DBE">
        <w:rPr>
          <w:rFonts w:ascii="游明朝" w:eastAsia="游明朝" w:hAnsi="游明朝" w:cs="游明朝" w:hint="eastAsia"/>
          <w:color w:val="222222"/>
          <w:sz w:val="22"/>
          <w:szCs w:val="22"/>
          <w:u w:color="222222"/>
          <w:shd w:val="clear" w:color="auto" w:fill="FFFFFF"/>
        </w:rPr>
        <w:t>，売れ残り1冊あたりの費用を</w:t>
      </w:r>
      <m:oMath>
        <m:sSub>
          <m:sSubPr>
            <m:ctrlPr>
              <w:rPr>
                <w:rFonts w:ascii="Cambria Math" w:eastAsia="游明朝" w:hAnsi="Cambria Math" w:cs="游明朝"/>
                <w:color w:val="222222"/>
                <w:sz w:val="22"/>
                <w:szCs w:val="22"/>
                <w:u w:color="222222"/>
                <w:shd w:val="clear" w:color="auto" w:fill="FFFFFF"/>
              </w:rPr>
            </m:ctrlPr>
          </m:sSubPr>
          <m:e>
            <m:r>
              <w:rPr>
                <w:rFonts w:ascii="Cambria Math" w:eastAsia="游明朝" w:hAnsi="Cambria Math" w:cs="游明朝"/>
                <w:color w:val="222222"/>
                <w:sz w:val="22"/>
                <w:szCs w:val="22"/>
                <w:u w:color="222222"/>
                <w:shd w:val="clear" w:color="auto" w:fill="FFFFFF"/>
              </w:rPr>
              <m:t>c</m:t>
            </m:r>
          </m:e>
          <m:sub>
            <m:r>
              <w:rPr>
                <w:rFonts w:ascii="Cambria Math" w:eastAsia="游明朝" w:hAnsi="Cambria Math" w:cs="游明朝"/>
                <w:color w:val="222222"/>
                <w:sz w:val="22"/>
                <w:szCs w:val="22"/>
                <w:u w:color="222222"/>
                <w:shd w:val="clear" w:color="auto" w:fill="FFFFFF"/>
              </w:rPr>
              <m:t>o</m:t>
            </m:r>
          </m:sub>
        </m:sSub>
      </m:oMath>
      <w:r w:rsidR="00E32DBE">
        <w:rPr>
          <w:rFonts w:ascii="游明朝" w:eastAsia="游明朝" w:hAnsi="游明朝" w:cs="游明朝" w:hint="eastAsia"/>
          <w:color w:val="222222"/>
          <w:sz w:val="22"/>
          <w:szCs w:val="22"/>
          <w:u w:color="222222"/>
          <w:shd w:val="clear" w:color="auto" w:fill="FFFFFF"/>
        </w:rPr>
        <w:t>とすると，期待費用を最小にする入荷量は</w:t>
      </w:r>
      <m:oMath>
        <m:sSub>
          <m:sSubPr>
            <m:ctrlPr>
              <w:rPr>
                <w:rFonts w:ascii="Cambria Math" w:eastAsia="游明朝" w:hAnsi="Cambria Math" w:cs="游明朝"/>
                <w:color w:val="222222"/>
                <w:sz w:val="22"/>
                <w:szCs w:val="22"/>
                <w:u w:color="222222"/>
                <w:shd w:val="clear" w:color="auto" w:fill="FFFFFF"/>
              </w:rPr>
            </m:ctrlPr>
          </m:sSubPr>
          <m:e>
            <m:r>
              <w:rPr>
                <w:rFonts w:ascii="Cambria Math" w:eastAsia="游明朝" w:hAnsi="Cambria Math" w:cs="游明朝"/>
                <w:color w:val="222222"/>
                <w:sz w:val="22"/>
                <w:szCs w:val="22"/>
                <w:u w:color="222222"/>
                <w:shd w:val="clear" w:color="auto" w:fill="FFFFFF"/>
              </w:rPr>
              <m:t>c</m:t>
            </m:r>
          </m:e>
          <m:sub>
            <m:r>
              <w:rPr>
                <w:rFonts w:ascii="Cambria Math" w:eastAsia="游明朝" w:hAnsi="Cambria Math" w:cs="游明朝"/>
                <w:color w:val="222222"/>
                <w:sz w:val="22"/>
                <w:szCs w:val="22"/>
                <w:u w:color="222222"/>
                <w:shd w:val="clear" w:color="auto" w:fill="FFFFFF"/>
              </w:rPr>
              <m:t>u</m:t>
            </m:r>
          </m:sub>
        </m:sSub>
        <m:r>
          <w:rPr>
            <w:rFonts w:ascii="Cambria Math" w:eastAsia="游明朝" w:hAnsi="Cambria Math" w:cs="游明朝"/>
            <w:color w:val="222222"/>
            <w:sz w:val="22"/>
            <w:szCs w:val="22"/>
            <w:u w:color="222222"/>
            <w:shd w:val="clear" w:color="auto" w:fill="FFFFFF"/>
          </w:rPr>
          <m:t>/(</m:t>
        </m:r>
        <m:sSub>
          <m:sSubPr>
            <m:ctrlPr>
              <w:rPr>
                <w:rFonts w:ascii="Cambria Math" w:eastAsia="游明朝" w:hAnsi="Cambria Math" w:cs="游明朝"/>
                <w:color w:val="222222"/>
                <w:sz w:val="22"/>
                <w:szCs w:val="22"/>
                <w:u w:color="222222"/>
                <w:shd w:val="clear" w:color="auto" w:fill="FFFFFF"/>
              </w:rPr>
            </m:ctrlPr>
          </m:sSubPr>
          <m:e>
            <m:r>
              <w:rPr>
                <w:rFonts w:ascii="Cambria Math" w:eastAsia="游明朝" w:hAnsi="Cambria Math" w:cs="游明朝"/>
                <w:color w:val="222222"/>
                <w:sz w:val="22"/>
                <w:szCs w:val="22"/>
                <w:u w:color="222222"/>
                <w:shd w:val="clear" w:color="auto" w:fill="FFFFFF"/>
              </w:rPr>
              <m:t>c</m:t>
            </m:r>
          </m:e>
          <m:sub>
            <m:r>
              <w:rPr>
                <w:rFonts w:ascii="Cambria Math" w:eastAsia="游明朝" w:hAnsi="Cambria Math" w:cs="游明朝"/>
                <w:color w:val="222222"/>
                <w:sz w:val="22"/>
                <w:szCs w:val="22"/>
                <w:u w:color="222222"/>
                <w:shd w:val="clear" w:color="auto" w:fill="FFFFFF"/>
              </w:rPr>
              <m:t>u</m:t>
            </m:r>
          </m:sub>
        </m:sSub>
        <m:r>
          <w:rPr>
            <w:rFonts w:ascii="Cambria Math" w:eastAsia="游明朝" w:hAnsi="Cambria Math" w:cs="游明朝"/>
            <w:color w:val="222222"/>
            <w:sz w:val="22"/>
            <w:szCs w:val="22"/>
            <w:u w:color="222222"/>
            <w:shd w:val="clear" w:color="auto" w:fill="FFFFFF"/>
          </w:rPr>
          <m:t>+</m:t>
        </m:r>
        <m:sSub>
          <m:sSubPr>
            <m:ctrlPr>
              <w:rPr>
                <w:rFonts w:ascii="Cambria Math" w:eastAsia="游明朝" w:hAnsi="Cambria Math" w:cs="游明朝"/>
                <w:color w:val="222222"/>
                <w:sz w:val="22"/>
                <w:szCs w:val="22"/>
                <w:u w:color="222222"/>
                <w:shd w:val="clear" w:color="auto" w:fill="FFFFFF"/>
              </w:rPr>
            </m:ctrlPr>
          </m:sSubPr>
          <m:e>
            <m:r>
              <w:rPr>
                <w:rFonts w:ascii="Cambria Math" w:eastAsia="游明朝" w:hAnsi="Cambria Math" w:cs="游明朝"/>
                <w:color w:val="222222"/>
                <w:sz w:val="22"/>
                <w:szCs w:val="22"/>
                <w:u w:color="222222"/>
                <w:shd w:val="clear" w:color="auto" w:fill="FFFFFF"/>
              </w:rPr>
              <m:t>c</m:t>
            </m:r>
          </m:e>
          <m:sub>
            <m:r>
              <w:rPr>
                <w:rFonts w:ascii="Cambria Math" w:eastAsia="游明朝" w:hAnsi="Cambria Math" w:cs="游明朝"/>
                <w:color w:val="222222"/>
                <w:sz w:val="22"/>
                <w:szCs w:val="22"/>
                <w:u w:color="222222"/>
                <w:shd w:val="clear" w:color="auto" w:fill="FFFFFF"/>
              </w:rPr>
              <m:t>o</m:t>
            </m:r>
          </m:sub>
        </m:sSub>
        <m:r>
          <w:rPr>
            <w:rFonts w:ascii="Cambria Math" w:eastAsia="游明朝" w:hAnsi="Cambria Math" w:cs="游明朝"/>
            <w:color w:val="222222"/>
            <w:sz w:val="22"/>
            <w:szCs w:val="22"/>
            <w:u w:color="222222"/>
            <w:shd w:val="clear" w:color="auto" w:fill="FFFFFF"/>
          </w:rPr>
          <m:t>)</m:t>
        </m:r>
      </m:oMath>
      <w:r w:rsidR="00E32DBE">
        <w:rPr>
          <w:rFonts w:ascii="游明朝" w:eastAsia="游明朝" w:hAnsi="游明朝" w:cs="游明朝" w:hint="eastAsia"/>
          <w:color w:val="222222"/>
          <w:sz w:val="22"/>
          <w:szCs w:val="22"/>
          <w:u w:color="222222"/>
          <w:shd w:val="clear" w:color="auto" w:fill="FFFFFF"/>
        </w:rPr>
        <w:t>分位点となります．</w:t>
      </w:r>
      <m:oMath>
        <m:r>
          <w:rPr>
            <w:rFonts w:ascii="Cambria Math" w:eastAsia="游明朝" w:hAnsi="Cambria Math" w:cs="游明朝"/>
            <w:color w:val="222222"/>
            <w:sz w:val="22"/>
            <w:szCs w:val="22"/>
            <w:u w:color="222222"/>
            <w:shd w:val="clear" w:color="auto" w:fill="FFFFFF"/>
          </w:rPr>
          <m:t>τ=0.9</m:t>
        </m:r>
      </m:oMath>
      <w:r w:rsidR="00E32DBE">
        <w:rPr>
          <w:rFonts w:ascii="游明朝" w:eastAsia="游明朝" w:hAnsi="游明朝" w:cs="游明朝" w:hint="eastAsia"/>
          <w:color w:val="222222"/>
          <w:sz w:val="22"/>
          <w:szCs w:val="22"/>
          <w:u w:color="222222"/>
          <w:shd w:val="clear" w:color="auto" w:fill="FFFFFF"/>
        </w:rPr>
        <w:t>は欠品の費用が売れ残りの9倍である場合に，</w:t>
      </w:r>
      <m:oMath>
        <m:r>
          <w:rPr>
            <w:rFonts w:ascii="Cambria Math" w:eastAsia="游明朝" w:hAnsi="Cambria Math" w:cs="游明朝"/>
            <w:color w:val="222222"/>
            <w:sz w:val="22"/>
            <w:szCs w:val="22"/>
            <w:u w:color="222222"/>
            <w:shd w:val="clear" w:color="auto" w:fill="FFFFFF"/>
          </w:rPr>
          <m:t>τ=0.1</m:t>
        </m:r>
      </m:oMath>
      <w:r w:rsidR="00E32DBE">
        <w:rPr>
          <w:rFonts w:ascii="游明朝" w:eastAsia="游明朝" w:hAnsi="游明朝" w:cs="游明朝" w:hint="eastAsia"/>
          <w:color w:val="222222"/>
          <w:sz w:val="22"/>
          <w:szCs w:val="22"/>
          <w:u w:color="222222"/>
          <w:shd w:val="clear" w:color="auto" w:fill="FFFFFF"/>
        </w:rPr>
        <w:t>は売れ残りの費用が欠品の9倍である場合に対応いたします．</w:t>
      </w:r>
    </w:p>
    <w:p w14:paraId="6AEB482E" w14:textId="77777777" w:rsidR="007109C2" w:rsidRDefault="00CA7519" w:rsidP="003A34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また，ご指摘いただきました通り，</w:t>
      </w:r>
      <m:oMath>
        <m:r>
          <w:rPr>
            <w:rFonts w:ascii="Cambria Math" w:hAnsi="Cambria Math"/>
            <w:sz w:val="22"/>
            <w:szCs w:val="22"/>
          </w:rPr>
          <m:t>τ</m:t>
        </m:r>
      </m:oMath>
      <w:r>
        <w:rPr>
          <w:rFonts w:ascii="游明朝" w:eastAsia="游明朝" w:hAnsi="游明朝" w:cs="游明朝" w:hint="eastAsia"/>
          <w:color w:val="222222"/>
          <w:sz w:val="22"/>
          <w:szCs w:val="22"/>
          <w:u w:color="222222"/>
          <w:shd w:val="clear" w:color="auto" w:fill="FFFFFF"/>
          <w:lang w:val="ja-JP"/>
        </w:rPr>
        <w:t>の値を変化させた場合，どのような結果となるのかという点を明確にするため，</w:t>
      </w:r>
      <m:oMath>
        <m:r>
          <w:rPr>
            <w:rFonts w:ascii="Cambria Math" w:hAnsi="Cambria Math"/>
            <w:sz w:val="22"/>
            <w:szCs w:val="22"/>
          </w:rPr>
          <m:t>τ=0.1</m:t>
        </m:r>
      </m:oMath>
      <w:r>
        <w:rPr>
          <w:rFonts w:ascii="游明朝" w:eastAsia="游明朝" w:hAnsi="游明朝" w:cs="游明朝" w:hint="eastAsia"/>
          <w:color w:val="222222"/>
          <w:sz w:val="22"/>
          <w:szCs w:val="22"/>
          <w:u w:color="222222"/>
          <w:shd w:val="clear" w:color="auto" w:fill="FFFFFF"/>
          <w:lang w:val="ja-JP"/>
        </w:rPr>
        <w:t>，</w:t>
      </w:r>
      <m:oMath>
        <m:r>
          <w:rPr>
            <w:rFonts w:ascii="Cambria Math" w:hAnsi="Cambria Math"/>
            <w:sz w:val="22"/>
            <w:szCs w:val="22"/>
          </w:rPr>
          <m:t>τ=0.5</m:t>
        </m:r>
      </m:oMath>
      <w:r>
        <w:rPr>
          <w:rFonts w:ascii="游明朝" w:eastAsia="游明朝" w:hAnsi="游明朝" w:cs="游明朝" w:hint="eastAsia"/>
          <w:color w:val="222222"/>
          <w:sz w:val="22"/>
          <w:szCs w:val="22"/>
          <w:u w:color="222222"/>
          <w:shd w:val="clear" w:color="auto" w:fill="FFFFFF"/>
          <w:lang w:val="ja-JP"/>
        </w:rPr>
        <w:t>，</w:t>
      </w:r>
      <m:oMath>
        <m:r>
          <w:rPr>
            <w:rFonts w:ascii="Cambria Math" w:hAnsi="Cambria Math"/>
            <w:sz w:val="22"/>
            <w:szCs w:val="22"/>
          </w:rPr>
          <m:t>τ=0.9</m:t>
        </m:r>
      </m:oMath>
      <w:r>
        <w:rPr>
          <w:rFonts w:ascii="游明朝" w:eastAsia="游明朝" w:hAnsi="游明朝" w:cs="游明朝" w:hint="eastAsia"/>
          <w:color w:val="222222"/>
          <w:sz w:val="22"/>
          <w:szCs w:val="22"/>
          <w:u w:color="222222"/>
          <w:shd w:val="clear" w:color="auto" w:fill="FFFFFF"/>
          <w:lang w:val="ja-JP"/>
        </w:rPr>
        <w:t>のそれぞれを入荷量とみなした感度分析を行い，表8として追記するものといたしました．</w:t>
      </w:r>
      <m:oMath>
        <m:r>
          <w:rPr>
            <w:rFonts w:ascii="Cambria Math" w:hAnsi="Cambria Math"/>
            <w:sz w:val="22"/>
            <w:szCs w:val="22"/>
          </w:rPr>
          <m:t>τ=0.1</m:t>
        </m:r>
      </m:oMath>
      <w:r>
        <w:rPr>
          <w:rFonts w:ascii="游明朝" w:eastAsia="游明朝" w:hAnsi="游明朝" w:cs="游明朝" w:hint="eastAsia"/>
          <w:color w:val="222222"/>
          <w:sz w:val="22"/>
          <w:szCs w:val="22"/>
          <w:u w:color="222222"/>
          <w:shd w:val="clear" w:color="auto" w:fill="FFFFFF"/>
          <w:lang w:val="ja-JP"/>
        </w:rPr>
        <w:t>では入荷を絞るため過剰入荷はGateRAFで4,073冊まで減りますが，機会損失は247,628冊と</w:t>
      </w:r>
      <m:oMath>
        <m:r>
          <w:rPr>
            <w:rFonts w:ascii="Cambria Math" w:hAnsi="Cambria Math"/>
            <w:sz w:val="22"/>
            <w:szCs w:val="22"/>
          </w:rPr>
          <m:t>τ=0.5</m:t>
        </m:r>
      </m:oMath>
      <w:r>
        <w:rPr>
          <w:rFonts w:ascii="游明朝" w:eastAsia="游明朝" w:hAnsi="游明朝" w:cs="游明朝" w:hint="eastAsia"/>
          <w:color w:val="222222"/>
          <w:sz w:val="22"/>
          <w:szCs w:val="22"/>
          <w:u w:color="222222"/>
          <w:shd w:val="clear" w:color="auto" w:fill="FFFFFF"/>
          <w:lang w:val="ja-JP"/>
        </w:rPr>
        <w:t>の約1.5倍になります．逆に</w:t>
      </w:r>
      <m:oMath>
        <m:r>
          <w:rPr>
            <w:rFonts w:ascii="Cambria Math" w:hAnsi="Cambria Math"/>
            <w:sz w:val="22"/>
            <w:szCs w:val="22"/>
          </w:rPr>
          <m:t>τ=0.9</m:t>
        </m:r>
      </m:oMath>
      <w:r>
        <w:rPr>
          <w:rFonts w:ascii="游明朝" w:eastAsia="游明朝" w:hAnsi="游明朝" w:cs="游明朝" w:hint="eastAsia"/>
          <w:color w:val="222222"/>
          <w:sz w:val="22"/>
          <w:szCs w:val="22"/>
          <w:u w:color="222222"/>
          <w:shd w:val="clear" w:color="auto" w:fill="FFFFFF"/>
          <w:lang w:val="ja-JP"/>
        </w:rPr>
        <w:t>では機会損失が74,763冊まで下がる一方で，過剰入荷は296,482冊に達します．従いまして，分位点の選択により過剰と不足の間に明確なトレードオフが生じています．</w:t>
      </w:r>
    </w:p>
    <w:p w14:paraId="5F3CF9F4" w14:textId="6B1E13C0" w:rsidR="007109C2" w:rsidRDefault="003A3400">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rPr>
        <w:t>また，</w:t>
      </w:r>
      <m:oMath>
        <m:r>
          <w:rPr>
            <w:rFonts w:ascii="Cambria Math" w:hAnsi="Cambria Math"/>
            <w:sz w:val="22"/>
            <w:szCs w:val="22"/>
          </w:rPr>
          <m:t>τ</m:t>
        </m:r>
      </m:oMath>
      <w:r>
        <w:rPr>
          <w:rFonts w:ascii="游明朝" w:eastAsia="游明朝" w:hAnsi="游明朝" w:cs="游明朝" w:hint="eastAsia"/>
          <w:color w:val="222222"/>
          <w:sz w:val="22"/>
          <w:szCs w:val="22"/>
          <w:u w:color="222222"/>
          <w:shd w:val="clear" w:color="auto" w:fill="FFFFFF"/>
        </w:rPr>
        <w:t>を変化させた際の感度分析ですが，評価した3水準では GateRAFの過剰入荷冊数は表8の掲載手法の中で最小であり，Baselineに対しては過剰入荷・機会損失の双方が小さくなりました．ただし，SARIMAに対しては</w:t>
      </w:r>
      <w:ins w:id="172" w:author="MIKAWA Kenta" w:date="2026-09-29T17:45:00Z" w16du:dateUtc="2026-09-29T08:45:00Z">
        <w:r w:rsidR="0098719C" w:rsidRPr="0098719C">
          <w:rPr>
            <w:rFonts w:ascii="Cambria Math" w:eastAsia="游明朝" w:hAnsi="Cambria Math" w:cs="游明朝"/>
            <w:color w:val="222222"/>
            <w:sz w:val="22"/>
            <w:szCs w:val="22"/>
            <w:u w:color="222222"/>
            <w:shd w:val="clear" w:color="auto" w:fill="FFFFFF"/>
            <w:rPrChange w:id="173" w:author="MIKAWA Kenta" w:date="2026-09-29T17:45:00Z" w16du:dateUtc="2026-09-29T08:45:00Z">
              <w:rPr>
                <w:rFonts w:ascii="游明朝" w:eastAsia="游明朝" w:hAnsi="游明朝" w:cs="游明朝"/>
                <w:color w:val="222222"/>
                <w:sz w:val="22"/>
                <w:szCs w:val="22"/>
                <w:u w:color="222222"/>
                <w:shd w:val="clear" w:color="auto" w:fill="FFFFFF"/>
              </w:rPr>
            </w:rPrChange>
          </w:rPr>
          <w:t>𝜏</w:t>
        </w:r>
      </w:ins>
      <w:del w:id="174" w:author="MIKAWA Kenta" w:date="2026-09-29T17:45:00Z" w16du:dateUtc="2026-09-29T08:45:00Z">
        <w:r w:rsidDel="0098719C">
          <w:rPr>
            <w:rFonts w:ascii="游明朝" w:eastAsia="游明朝" w:hAnsi="游明朝" w:cs="游明朝" w:hint="eastAsia"/>
            <w:color w:val="222222"/>
            <w:sz w:val="22"/>
            <w:szCs w:val="22"/>
            <w:u w:color="222222"/>
            <w:shd w:val="clear" w:color="auto" w:fill="FFFFFF"/>
          </w:rPr>
          <w:delText>τ</w:delText>
        </w:r>
      </w:del>
      <w:r>
        <w:rPr>
          <w:rFonts w:ascii="游明朝" w:eastAsia="游明朝" w:hAnsi="游明朝" w:cs="游明朝" w:hint="eastAsia"/>
          <w:color w:val="222222"/>
          <w:sz w:val="22"/>
          <w:szCs w:val="22"/>
          <w:u w:color="222222"/>
          <w:shd w:val="clear" w:color="auto" w:fill="FFFFFF"/>
        </w:rPr>
        <w:t>=0.5と0.9で機会損失が大きく，全比較手法に対する順位が分位点によらず一定という結果ではありません．また，表8には各分位点における返本率も併せて示しました．GateRAFの返本率は，</w:t>
      </w:r>
      <m:oMath>
        <m:r>
          <w:rPr>
            <w:rFonts w:ascii="Cambria Math" w:hAnsi="Cambria Math"/>
            <w:sz w:val="22"/>
            <w:szCs w:val="22"/>
          </w:rPr>
          <m:t>τ=0.1</m:t>
        </m:r>
      </m:oMath>
      <w:r>
        <w:rPr>
          <w:rFonts w:ascii="游明朝" w:eastAsia="游明朝" w:hAnsi="游明朝" w:cs="游明朝" w:hint="eastAsia"/>
          <w:color w:val="222222"/>
          <w:sz w:val="22"/>
          <w:szCs w:val="22"/>
          <w:u w:color="222222"/>
          <w:shd w:val="clear" w:color="auto" w:fill="FFFFFF"/>
        </w:rPr>
        <w:t>で1.37%，</w:t>
      </w:r>
      <m:oMath>
        <m:r>
          <w:rPr>
            <w:rFonts w:ascii="Cambria Math" w:hAnsi="Cambria Math"/>
            <w:sz w:val="22"/>
            <w:szCs w:val="22"/>
          </w:rPr>
          <m:t>τ=0.5</m:t>
        </m:r>
      </m:oMath>
      <w:r>
        <w:rPr>
          <w:rFonts w:ascii="游明朝" w:eastAsia="游明朝" w:hAnsi="游明朝" w:cs="游明朝" w:hint="eastAsia"/>
          <w:color w:val="222222"/>
          <w:sz w:val="22"/>
          <w:szCs w:val="22"/>
          <w:u w:color="222222"/>
          <w:shd w:val="clear" w:color="auto" w:fill="FFFFFF"/>
        </w:rPr>
        <w:t>で12.33%，</w:t>
      </w:r>
      <m:oMath>
        <m:r>
          <w:rPr>
            <w:rFonts w:ascii="Cambria Math" w:hAnsi="Cambria Math"/>
            <w:sz w:val="22"/>
            <w:szCs w:val="22"/>
          </w:rPr>
          <m:t>τ=0.9</m:t>
        </m:r>
      </m:oMath>
      <w:r>
        <w:rPr>
          <w:rFonts w:ascii="游明朝" w:eastAsia="游明朝" w:hAnsi="游明朝" w:cs="游明朝" w:hint="eastAsia"/>
          <w:color w:val="222222"/>
          <w:sz w:val="22"/>
          <w:szCs w:val="22"/>
          <w:u w:color="222222"/>
          <w:shd w:val="clear" w:color="auto" w:fill="FFFFFF"/>
        </w:rPr>
        <w:t>で50.31%であり，3水準すべてで比較手法中最小でした．</w:t>
      </w:r>
    </w:p>
    <w:p w14:paraId="414DFF66"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なお，従来の表は冊数と金額の両方を載せておりましたが，冊数は表8と重複いたしますので，返本率と金額のみを載せる形に改め，表9といたしました．なお，入荷量は負とならないため，予測値が負となる場合には入荷量を0として計算するよう改め，表8および表9の機会損失の値を更新しております．</w:t>
      </w:r>
    </w:p>
    <w:p w14:paraId="684BCC43"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以上を，6章に追記いたしました．</w:t>
      </w:r>
    </w:p>
    <w:p w14:paraId="3EE808DF" w14:textId="77777777" w:rsidR="007109C2" w:rsidRDefault="007109C2">
      <w:pPr>
        <w:rPr>
          <w:rFonts w:ascii="游明朝" w:eastAsia="游明朝" w:hAnsi="游明朝" w:cs="游明朝"/>
          <w:color w:val="222222"/>
          <w:sz w:val="22"/>
          <w:szCs w:val="22"/>
          <w:u w:color="222222"/>
          <w:shd w:val="clear" w:color="auto" w:fill="FFFFFF"/>
        </w:rPr>
      </w:pPr>
    </w:p>
    <w:p w14:paraId="66A92761"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p.12 右カラム，6. 返本と機会損失の観点からの評価（記載の追加）：</w:t>
      </w:r>
    </w:p>
    <w:p w14:paraId="0258A250"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ただし，入荷量は負とならないため，予測値が負の場合は入荷量を0とし，以下の</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t</m:t>
            </m:r>
          </m:sub>
        </m:sSub>
      </m:oMath>
      <w:r>
        <w:rPr>
          <w:rFonts w:ascii="游明朝" w:eastAsia="游明朝" w:hAnsi="游明朝" w:cs="游明朝"/>
          <w:color w:val="000000" w:themeColor="text1"/>
          <w:sz w:val="22"/>
          <w:szCs w:val="22"/>
          <w:u w:color="222222"/>
          <w:shd w:val="clear" w:color="auto" w:fill="FFFFFF"/>
          <w:lang w:val="ja-JP"/>
        </w:rPr>
        <w:t>はこの入荷量を表すものとする．</w:t>
      </w:r>
    </w:p>
    <w:p w14:paraId="1D578406"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入荷量に中央値（</w:t>
      </w:r>
      <m:oMath>
        <m:r>
          <w:rPr>
            <w:rFonts w:ascii="Cambria Math" w:hAnsi="Cambria Math"/>
            <w:sz w:val="22"/>
            <w:szCs w:val="22"/>
          </w:rPr>
          <m:t>τ=0.5</m:t>
        </m:r>
      </m:oMath>
      <w:r>
        <w:rPr>
          <w:rFonts w:ascii="游明朝" w:eastAsia="游明朝" w:hAnsi="游明朝" w:cs="游明朝"/>
          <w:color w:val="000000" w:themeColor="text1"/>
          <w:sz w:val="22"/>
          <w:szCs w:val="22"/>
          <w:u w:color="222222"/>
          <w:shd w:val="clear" w:color="auto" w:fill="FFFFFF"/>
          <w:lang w:val="ja-JP"/>
        </w:rPr>
        <w:t>）を用いたのは，</w:t>
      </w:r>
      <w:r w:rsidR="00CA1E7C" w:rsidRPr="00CA1E7C">
        <w:rPr>
          <w:rFonts w:ascii="游明朝" w:eastAsia="游明朝" w:hAnsi="游明朝" w:cs="游明朝"/>
          <w:color w:val="000000" w:themeColor="text1"/>
          <w:sz w:val="22"/>
          <w:szCs w:val="22"/>
          <w:u w:color="222222"/>
          <w:shd w:val="clear" w:color="auto" w:fill="FFFFFF"/>
          <w:lang w:val="ja-JP"/>
        </w:rPr>
        <w:t>過剰量と不足量を等重みで評価する対称な絶対損失</w:t>
      </w:r>
      <w:r w:rsidR="00CA1E7C" w:rsidRPr="00CA1E7C">
        <w:rPr>
          <w:rFonts w:ascii="游明朝" w:eastAsia="游明朝" w:hAnsi="游明朝" w:cs="游明朝"/>
          <w:color w:val="000000" w:themeColor="text1"/>
          <w:sz w:val="22"/>
          <w:szCs w:val="22"/>
          <w:u w:color="222222"/>
          <w:shd w:val="clear" w:color="auto" w:fill="FFFFFF"/>
          <w:lang w:val="ja-JP"/>
        </w:rPr>
        <w:lastRenderedPageBreak/>
        <w:t>に対応するためである</w:t>
      </w:r>
      <w:r>
        <w:rPr>
          <w:rFonts w:ascii="游明朝" w:eastAsia="游明朝" w:hAnsi="游明朝" w:cs="游明朝"/>
          <w:color w:val="000000" w:themeColor="text1"/>
          <w:sz w:val="22"/>
          <w:szCs w:val="22"/>
          <w:u w:color="222222"/>
          <w:shd w:val="clear" w:color="auto" w:fill="FFFFFF"/>
          <w:lang w:val="ja-JP"/>
        </w:rPr>
        <w:t>．</w:t>
      </w:r>
      <w:r w:rsidR="00CA1E7C" w:rsidRPr="00CA1E7C">
        <w:rPr>
          <w:rFonts w:ascii="游明朝" w:eastAsia="游明朝" w:hAnsi="游明朝" w:cs="游明朝"/>
          <w:color w:val="000000" w:themeColor="text1"/>
          <w:sz w:val="22"/>
          <w:szCs w:val="22"/>
          <w:u w:color="222222"/>
          <w:shd w:val="clear" w:color="auto" w:fill="FFFFFF"/>
          <w:lang w:val="ja-JP"/>
        </w:rPr>
        <w:t>観測数で割った平均損失は，負の予測値を0とした入荷量と実績値のMAEに一致し，その期待値を最小化する予測は条件付き中央値となる．実際の費用が非対称である場合には，別の分位点が適切となる．すなわち，欠品1冊あたりの費用を</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u</m:t>
            </m:r>
          </m:sub>
        </m:sSub>
      </m:oMath>
      <w:r w:rsidR="00CA1E7C" w:rsidRPr="00CA1E7C">
        <w:rPr>
          <w:rFonts w:ascii="游明朝" w:eastAsia="游明朝" w:hAnsi="游明朝" w:cs="游明朝"/>
          <w:color w:val="000000" w:themeColor="text1"/>
          <w:sz w:val="22"/>
          <w:szCs w:val="22"/>
          <w:u w:color="222222"/>
          <w:shd w:val="clear" w:color="auto" w:fill="FFFFFF"/>
          <w:lang w:val="ja-JP"/>
        </w:rPr>
        <w:t>，売れ残り1冊あたりの費用を</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o</m:t>
            </m:r>
          </m:sub>
        </m:sSub>
      </m:oMath>
      <w:r w:rsidR="00CA1E7C" w:rsidRPr="00CA1E7C">
        <w:rPr>
          <w:rFonts w:ascii="游明朝" w:eastAsia="游明朝" w:hAnsi="游明朝" w:cs="游明朝"/>
          <w:color w:val="000000" w:themeColor="text1"/>
          <w:sz w:val="22"/>
          <w:szCs w:val="22"/>
          <w:u w:color="222222"/>
          <w:shd w:val="clear" w:color="auto" w:fill="FFFFFF"/>
          <w:lang w:val="ja-JP"/>
        </w:rPr>
        <w:t>とすると，期待費用を最小にする入荷量は</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u</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u</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o</m:t>
            </m:r>
          </m:sub>
        </m:sSub>
        <m:r>
          <w:rPr>
            <w:rFonts w:ascii="Cambria Math" w:hAnsi="Cambria Math"/>
            <w:sz w:val="22"/>
            <w:szCs w:val="22"/>
          </w:rPr>
          <m:t>)</m:t>
        </m:r>
      </m:oMath>
      <w:r w:rsidR="00CA1E7C" w:rsidRPr="00CA1E7C">
        <w:rPr>
          <w:rFonts w:ascii="游明朝" w:eastAsia="游明朝" w:hAnsi="游明朝" w:cs="游明朝"/>
          <w:color w:val="000000" w:themeColor="text1"/>
          <w:sz w:val="22"/>
          <w:szCs w:val="22"/>
          <w:u w:color="222222"/>
          <w:shd w:val="clear" w:color="auto" w:fill="FFFFFF"/>
          <w:lang w:val="ja-JP"/>
        </w:rPr>
        <w:t>分位点となる．たとえば</w:t>
      </w:r>
      <m:oMath>
        <m:r>
          <w:rPr>
            <w:rFonts w:ascii="Cambria Math" w:hAnsi="Cambria Math"/>
            <w:sz w:val="22"/>
            <w:szCs w:val="22"/>
          </w:rPr>
          <m:t>τ=0.9</m:t>
        </m:r>
      </m:oMath>
      <w:r w:rsidR="00CA1E7C" w:rsidRPr="00CA1E7C">
        <w:rPr>
          <w:rFonts w:ascii="游明朝" w:eastAsia="游明朝" w:hAnsi="游明朝" w:cs="游明朝"/>
          <w:color w:val="000000" w:themeColor="text1"/>
          <w:sz w:val="22"/>
          <w:szCs w:val="22"/>
          <w:u w:color="222222"/>
          <w:shd w:val="clear" w:color="auto" w:fill="FFFFFF"/>
          <w:lang w:val="ja-JP"/>
        </w:rPr>
        <w:t>は欠品の費用が売れ残りの9倍である場合に，</w:t>
      </w:r>
      <m:oMath>
        <m:r>
          <w:rPr>
            <w:rFonts w:ascii="Cambria Math" w:hAnsi="Cambria Math"/>
            <w:sz w:val="22"/>
            <w:szCs w:val="22"/>
          </w:rPr>
          <m:t>τ=0.1</m:t>
        </m:r>
      </m:oMath>
      <w:r w:rsidR="00CA1E7C" w:rsidRPr="00CA1E7C">
        <w:rPr>
          <w:rFonts w:ascii="游明朝" w:eastAsia="游明朝" w:hAnsi="游明朝" w:cs="游明朝"/>
          <w:color w:val="000000" w:themeColor="text1"/>
          <w:sz w:val="22"/>
          <w:szCs w:val="22"/>
          <w:u w:color="222222"/>
          <w:shd w:val="clear" w:color="auto" w:fill="FFFFFF"/>
          <w:lang w:val="ja-JP"/>
        </w:rPr>
        <w:t>は売れ残りの費用が欠品の9倍である場合に対応する．</w:t>
      </w:r>
    </w:p>
    <w:p w14:paraId="41708D0F" w14:textId="6706DA98" w:rsidR="000D44FA" w:rsidRDefault="00000000" w:rsidP="00CA1E7C">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rPr>
        <w:t>また，表8に</w:t>
      </w:r>
      <m:oMath>
        <m:r>
          <w:rPr>
            <w:rFonts w:ascii="Cambria Math" w:hAnsi="Cambria Math"/>
            <w:sz w:val="22"/>
            <w:szCs w:val="22"/>
          </w:rPr>
          <m:t>τ=0.1, 0.5, 0.9</m:t>
        </m:r>
      </m:oMath>
      <w:r>
        <w:rPr>
          <w:rFonts w:ascii="游明朝" w:eastAsia="游明朝" w:hAnsi="游明朝" w:cs="游明朝" w:hint="eastAsia"/>
          <w:color w:val="222222"/>
          <w:sz w:val="22"/>
          <w:szCs w:val="22"/>
          <w:u w:color="222222"/>
          <w:shd w:val="clear" w:color="auto" w:fill="FFFFFF"/>
        </w:rPr>
        <w:t>とした際の各手法の過剰入荷，機会損失および返本率を示す．評価した</w:t>
      </w:r>
      <w:ins w:id="175" w:author="MIKAWA Kenta" w:date="2026-09-29T17:45:00Z" w16du:dateUtc="2026-09-29T08:45:00Z">
        <w:r w:rsidR="0098719C" w:rsidRPr="0098719C">
          <w:rPr>
            <w:rFonts w:ascii="Cambria Math" w:eastAsia="游明朝" w:hAnsi="Cambria Math" w:cs="游明朝"/>
            <w:color w:val="222222"/>
            <w:sz w:val="22"/>
            <w:szCs w:val="22"/>
            <w:u w:color="222222"/>
            <w:shd w:val="clear" w:color="auto" w:fill="FFFFFF"/>
            <w:rPrChange w:id="176" w:author="MIKAWA Kenta" w:date="2026-09-29T17:45:00Z" w16du:dateUtc="2026-09-29T08:45:00Z">
              <w:rPr>
                <w:rFonts w:ascii="游明朝" w:eastAsia="游明朝" w:hAnsi="游明朝" w:cs="游明朝"/>
                <w:color w:val="222222"/>
                <w:sz w:val="22"/>
                <w:szCs w:val="22"/>
                <w:u w:color="222222"/>
                <w:shd w:val="clear" w:color="auto" w:fill="FFFFFF"/>
              </w:rPr>
            </w:rPrChange>
          </w:rPr>
          <w:t>𝜏</w:t>
        </w:r>
      </w:ins>
      <w:del w:id="177" w:author="MIKAWA Kenta" w:date="2026-09-29T17:45:00Z" w16du:dateUtc="2026-09-29T08:45:00Z">
        <w:r w:rsidDel="0098719C">
          <w:rPr>
            <w:rFonts w:ascii="游明朝" w:eastAsia="游明朝" w:hAnsi="游明朝" w:cs="游明朝" w:hint="eastAsia"/>
            <w:color w:val="222222"/>
            <w:sz w:val="22"/>
            <w:szCs w:val="22"/>
            <w:u w:color="222222"/>
            <w:shd w:val="clear" w:color="auto" w:fill="FFFFFF"/>
          </w:rPr>
          <w:delText>τ</w:delText>
        </w:r>
      </w:del>
      <w:r>
        <w:rPr>
          <w:rFonts w:ascii="游明朝" w:eastAsia="游明朝" w:hAnsi="游明朝" w:cs="游明朝" w:hint="eastAsia"/>
          <w:color w:val="222222"/>
          <w:sz w:val="22"/>
          <w:szCs w:val="22"/>
          <w:u w:color="222222"/>
          <w:shd w:val="clear" w:color="auto" w:fill="FFFFFF"/>
        </w:rPr>
        <w:t>=0.1，0.5，0.9のいずれにおいても，GateRAFはBaselineに比べて過剰入荷冊数と機会損失冊数の双方が少なかった．したがって，Baselineに対する改善は，中央値を入荷量とする場合だけでなく，下側分位点を用いて入荷を抑える場合と，上側分位点を用いて入荷を増やす場合にも確認された．また，GateRAFの過剰入荷冊数と返本率は，3水準すべてで表8の比較手法中最小であった．GateRAFの返本率は，</w:t>
      </w:r>
      <m:oMath>
        <m:r>
          <w:rPr>
            <w:rFonts w:ascii="Cambria Math" w:hAnsi="Cambria Math"/>
            <w:sz w:val="22"/>
            <w:szCs w:val="22"/>
          </w:rPr>
          <m:t>τ=0.1</m:t>
        </m:r>
      </m:oMath>
      <w:r>
        <w:rPr>
          <w:rFonts w:ascii="游明朝" w:eastAsia="游明朝" w:hAnsi="游明朝" w:cs="游明朝" w:hint="eastAsia"/>
          <w:color w:val="222222"/>
          <w:sz w:val="22"/>
          <w:szCs w:val="22"/>
          <w:u w:color="222222"/>
          <w:shd w:val="clear" w:color="auto" w:fill="FFFFFF"/>
        </w:rPr>
        <w:t>で1.37%，</w:t>
      </w:r>
      <m:oMath>
        <m:r>
          <w:rPr>
            <w:rFonts w:ascii="Cambria Math" w:hAnsi="Cambria Math"/>
            <w:sz w:val="22"/>
            <w:szCs w:val="22"/>
          </w:rPr>
          <m:t>τ=0.5</m:t>
        </m:r>
      </m:oMath>
      <w:r>
        <w:rPr>
          <w:rFonts w:ascii="游明朝" w:eastAsia="游明朝" w:hAnsi="游明朝" w:cs="游明朝" w:hint="eastAsia"/>
          <w:color w:val="222222"/>
          <w:sz w:val="22"/>
          <w:szCs w:val="22"/>
          <w:u w:color="222222"/>
          <w:shd w:val="clear" w:color="auto" w:fill="FFFFFF"/>
        </w:rPr>
        <w:t>で12.33%，</w:t>
      </w:r>
      <m:oMath>
        <m:r>
          <w:rPr>
            <w:rFonts w:ascii="Cambria Math" w:hAnsi="Cambria Math"/>
            <w:sz w:val="22"/>
            <w:szCs w:val="22"/>
          </w:rPr>
          <m:t>τ=0.9</m:t>
        </m:r>
      </m:oMath>
      <w:r>
        <w:rPr>
          <w:rFonts w:ascii="游明朝" w:eastAsia="游明朝" w:hAnsi="游明朝" w:cs="游明朝" w:hint="eastAsia"/>
          <w:color w:val="222222"/>
          <w:sz w:val="22"/>
          <w:szCs w:val="22"/>
          <w:u w:color="222222"/>
          <w:shd w:val="clear" w:color="auto" w:fill="FFFFFF"/>
        </w:rPr>
        <w:t>で50.31%であり，分位点の選択によって返本率が大きく変わることがわかる．一方，SARIMAとの比較では，</w:t>
      </w:r>
      <w:ins w:id="178" w:author="MIKAWA Kenta" w:date="2026-09-29T17:45:00Z" w16du:dateUtc="2026-09-29T08:45:00Z">
        <w:r w:rsidR="0098719C" w:rsidRPr="0098719C">
          <w:rPr>
            <w:rFonts w:ascii="Cambria Math" w:eastAsia="游明朝" w:hAnsi="Cambria Math" w:cs="游明朝"/>
            <w:color w:val="222222"/>
            <w:sz w:val="22"/>
            <w:szCs w:val="22"/>
            <w:u w:color="222222"/>
            <w:shd w:val="clear" w:color="auto" w:fill="FFFFFF"/>
            <w:rPrChange w:id="179" w:author="MIKAWA Kenta" w:date="2026-09-29T17:45:00Z" w16du:dateUtc="2026-09-29T08:45:00Z">
              <w:rPr>
                <w:rFonts w:ascii="游明朝" w:eastAsia="游明朝" w:hAnsi="游明朝" w:cs="游明朝"/>
                <w:color w:val="222222"/>
                <w:sz w:val="22"/>
                <w:szCs w:val="22"/>
                <w:u w:color="222222"/>
                <w:shd w:val="clear" w:color="auto" w:fill="FFFFFF"/>
              </w:rPr>
            </w:rPrChange>
          </w:rPr>
          <w:t>𝜏</w:t>
        </w:r>
      </w:ins>
      <w:del w:id="180" w:author="MIKAWA Kenta" w:date="2026-09-29T17:45:00Z" w16du:dateUtc="2026-09-29T08:45:00Z">
        <w:r w:rsidDel="0098719C">
          <w:rPr>
            <w:rFonts w:ascii="游明朝" w:eastAsia="游明朝" w:hAnsi="游明朝" w:cs="游明朝" w:hint="eastAsia"/>
            <w:color w:val="222222"/>
            <w:sz w:val="22"/>
            <w:szCs w:val="22"/>
            <w:u w:color="222222"/>
            <w:shd w:val="clear" w:color="auto" w:fill="FFFFFF"/>
          </w:rPr>
          <w:delText>τ</w:delText>
        </w:r>
      </w:del>
      <w:r>
        <w:rPr>
          <w:rFonts w:ascii="游明朝" w:eastAsia="游明朝" w:hAnsi="游明朝" w:cs="游明朝" w:hint="eastAsia"/>
          <w:color w:val="222222"/>
          <w:sz w:val="22"/>
          <w:szCs w:val="22"/>
          <w:u w:color="222222"/>
          <w:shd w:val="clear" w:color="auto" w:fill="FFFFFF"/>
        </w:rPr>
        <w:t>=0.5および0.9でGateRAFの機会損失冊数が多かった．このため，SARIMAに対しては，過剰入荷冊数と機会損失冊数の双方を同時に削減したわけではないことに注意されたい．</w:t>
      </w:r>
    </w:p>
    <w:p w14:paraId="15E04FBE" w14:textId="77777777" w:rsidR="007109C2" w:rsidRDefault="007109C2">
      <w:pPr>
        <w:rPr>
          <w:rFonts w:ascii="游明朝" w:eastAsia="游明朝" w:hAnsi="游明朝" w:cs="游明朝"/>
          <w:color w:val="222222"/>
          <w:sz w:val="22"/>
          <w:szCs w:val="22"/>
          <w:u w:color="222222"/>
          <w:shd w:val="clear" w:color="auto" w:fill="FFFFFF"/>
        </w:rPr>
      </w:pPr>
    </w:p>
    <w:p w14:paraId="595FF6F3" w14:textId="77777777" w:rsidR="007109C2" w:rsidRPr="00990D2A" w:rsidRDefault="0041754F">
      <w:pPr>
        <w:keepNext/>
        <w:rPr>
          <w:rFonts w:ascii="游明朝" w:eastAsia="游明朝" w:hAnsi="游明朝" w:cs="游明朝"/>
          <w:b/>
          <w:bCs/>
          <w:color w:val="000000" w:themeColor="text1"/>
          <w:sz w:val="22"/>
          <w:szCs w:val="22"/>
          <w:u w:val="single"/>
          <w:shd w:val="clear" w:color="auto" w:fill="FFFFFF"/>
        </w:rPr>
      </w:pPr>
      <w:r>
        <w:rPr>
          <w:rFonts w:ascii="游明朝" w:eastAsia="游明朝" w:hAnsi="游明朝" w:cs="游明朝"/>
          <w:b/>
          <w:bCs/>
          <w:color w:val="000000" w:themeColor="text1"/>
          <w:sz w:val="22"/>
          <w:szCs w:val="22"/>
          <w:u w:val="single"/>
          <w:shd w:val="clear" w:color="auto" w:fill="FFFFFF"/>
          <w:lang w:val="ja-JP"/>
        </w:rPr>
        <w:t xml:space="preserve">　新原稿 p.14，表8（新規追加）：</w:t>
      </w:r>
    </w:p>
    <w:p w14:paraId="5191BAB1" w14:textId="77777777" w:rsidR="0063188C" w:rsidRDefault="00000000">
      <w:pPr>
        <w:jc w:val="center"/>
      </w:pPr>
      <w:r>
        <w:rPr>
          <w:noProof/>
        </w:rPr>
        <w:drawing>
          <wp:inline distT="0" distB="0" distL="0" distR="0" wp14:anchorId="6E5555B9" wp14:editId="5AC685E1">
            <wp:extent cx="5619218" cy="1242585"/>
            <wp:effectExtent l="0" t="0" r="0" b="0"/>
            <wp:docPr id="1005" name="Tabl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table7.png"/>
                    <pic:cNvPicPr/>
                  </pic:nvPicPr>
                  <pic:blipFill>
                    <a:blip r:embed="rId19"/>
                    <a:stretch>
                      <a:fillRect/>
                    </a:stretch>
                  </pic:blipFill>
                  <pic:spPr>
                    <a:xfrm>
                      <a:off x="0" y="0"/>
                      <a:ext cx="5619218" cy="1242585"/>
                    </a:xfrm>
                    <a:prstGeom prst="rect">
                      <a:avLst/>
                    </a:prstGeom>
                  </pic:spPr>
                </pic:pic>
              </a:graphicData>
            </a:graphic>
          </wp:inline>
        </w:drawing>
      </w:r>
    </w:p>
    <w:p w14:paraId="5EB40026" w14:textId="77777777" w:rsidR="007109C2" w:rsidRDefault="007109C2">
      <w:pPr>
        <w:rPr>
          <w:rFonts w:ascii="游明朝" w:eastAsia="游明朝" w:hAnsi="游明朝" w:cs="游明朝"/>
          <w:color w:val="222222"/>
          <w:sz w:val="22"/>
          <w:szCs w:val="22"/>
          <w:u w:color="222222"/>
          <w:shd w:val="clear" w:color="auto" w:fill="FFFFFF"/>
          <w:lang w:val="ja-JP"/>
        </w:rPr>
      </w:pPr>
    </w:p>
    <w:p w14:paraId="3A76A891" w14:textId="77777777" w:rsidR="007109C2" w:rsidRDefault="007109C2">
      <w:pPr>
        <w:rPr>
          <w:rFonts w:ascii="游明朝" w:eastAsia="游明朝" w:hAnsi="游明朝" w:cs="游明朝"/>
          <w:color w:val="222222"/>
          <w:sz w:val="22"/>
          <w:szCs w:val="22"/>
          <w:u w:color="222222"/>
          <w:shd w:val="clear" w:color="auto" w:fill="FFFFFF"/>
        </w:rPr>
      </w:pPr>
    </w:p>
    <w:p w14:paraId="752D98B1" w14:textId="5967AC1A"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del w:id="181" w:author="MIKAWA Kenta" w:date="2026-09-29T17:44:00Z" w16du:dateUtc="2026-09-29T08:44:00Z">
        <w:r w:rsidRPr="001A2D82" w:rsidDel="0098719C">
          <w:rPr>
            <w:rFonts w:asciiTheme="majorEastAsia" w:eastAsiaTheme="majorEastAsia" w:hAnsiTheme="majorEastAsia" w:cs="游明朝"/>
            <w:b/>
            <w:bCs/>
            <w:sz w:val="22"/>
            <w:szCs w:val="22"/>
          </w:rPr>
          <w:delText>#</w:delText>
        </w:r>
      </w:del>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7147AC38"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軽微な修正の要求：5.2節の「POS販売冊数」という用語について，当該データセットに詳しい読者には理解可能だと思われますが，初めて読む読者には，店舗別 POS データを同一書名・同一日付で全店舗合算した販売冊数を指すのか，あるいは別の定義を持つのかがやや分かりづらい可能性があります．簡潔に定義を補足するとよいと思われます．</w:t>
      </w:r>
    </w:p>
    <w:p w14:paraId="65A6CC2A"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4AF34FC8"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73489467" w14:textId="77777777" w:rsidR="004562FF" w:rsidRDefault="0041754F">
      <w:pPr>
        <w:ind w:firstLine="220"/>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ご指摘ありがとうございました．読者にとって読み取りにくい定義を記載してしまい，大変失礼いたしました．</w:t>
      </w:r>
    </w:p>
    <w:p w14:paraId="42723113"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w:t>
      </w:r>
      <w:r w:rsidR="00990D2A">
        <w:rPr>
          <w:rFonts w:ascii="游明朝" w:eastAsia="游明朝" w:hAnsi="游明朝" w:cs="游明朝" w:hint="eastAsia"/>
          <w:color w:val="222222"/>
          <w:sz w:val="22"/>
          <w:szCs w:val="22"/>
          <w:u w:color="222222"/>
          <w:shd w:val="clear" w:color="auto" w:fill="FFFFFF"/>
          <w:lang w:val="ja-JP"/>
        </w:rPr>
        <w:t>指摘</w:t>
      </w:r>
      <w:r>
        <w:rPr>
          <w:rFonts w:ascii="游明朝" w:eastAsia="游明朝" w:hAnsi="游明朝" w:cs="游明朝"/>
          <w:color w:val="222222"/>
          <w:sz w:val="22"/>
          <w:szCs w:val="22"/>
          <w:u w:color="222222"/>
          <w:shd w:val="clear" w:color="auto" w:fill="FFFFFF"/>
          <w:lang w:val="ja-JP"/>
        </w:rPr>
        <w:t>の通り，</w:t>
      </w:r>
      <w:r w:rsidR="00990D2A">
        <w:rPr>
          <w:rFonts w:ascii="游明朝" w:eastAsia="游明朝" w:hAnsi="游明朝" w:cs="游明朝"/>
          <w:color w:val="222222"/>
          <w:sz w:val="22"/>
          <w:szCs w:val="22"/>
          <w:u w:color="222222"/>
          <w:shd w:val="clear" w:color="auto" w:fill="FFFFFF"/>
          <w:lang w:val="ja-JP"/>
        </w:rPr>
        <w:t>POS販売冊数</w:t>
      </w:r>
      <w:r w:rsidR="00990D2A">
        <w:rPr>
          <w:rFonts w:ascii="游明朝" w:eastAsia="游明朝" w:hAnsi="游明朝" w:cs="游明朝" w:hint="eastAsia"/>
          <w:color w:val="222222"/>
          <w:sz w:val="22"/>
          <w:szCs w:val="22"/>
          <w:u w:color="222222"/>
          <w:shd w:val="clear" w:color="auto" w:fill="FFFFFF"/>
          <w:lang w:val="ja-JP"/>
        </w:rPr>
        <w:t>は</w:t>
      </w:r>
      <w:r>
        <w:rPr>
          <w:rFonts w:ascii="游明朝" w:eastAsia="游明朝" w:hAnsi="游明朝" w:cs="游明朝"/>
          <w:color w:val="222222"/>
          <w:sz w:val="22"/>
          <w:szCs w:val="22"/>
          <w:u w:color="222222"/>
          <w:shd w:val="clear" w:color="auto" w:fill="FFFFFF"/>
          <w:lang w:val="ja-JP"/>
        </w:rPr>
        <w:t>店舗別のPOSデータを同一書名・同一日付で全店舗合算した販売冊数を指します．5.2</w:t>
      </w:r>
      <w:r w:rsidR="008C1F3F">
        <w:rPr>
          <w:rFonts w:ascii="游明朝" w:eastAsia="游明朝" w:hAnsi="游明朝" w:cs="游明朝" w:hint="eastAsia"/>
          <w:color w:val="222222"/>
          <w:sz w:val="22"/>
          <w:szCs w:val="22"/>
          <w:u w:color="222222"/>
          <w:shd w:val="clear" w:color="auto" w:fill="FFFFFF"/>
          <w:lang w:val="ja-JP"/>
        </w:rPr>
        <w:t>節</w:t>
      </w:r>
      <w:r>
        <w:rPr>
          <w:rFonts w:ascii="游明朝" w:eastAsia="游明朝" w:hAnsi="游明朝" w:cs="游明朝"/>
          <w:color w:val="222222"/>
          <w:sz w:val="22"/>
          <w:szCs w:val="22"/>
          <w:u w:color="222222"/>
          <w:shd w:val="clear" w:color="auto" w:fill="FFFFFF"/>
          <w:lang w:val="ja-JP"/>
        </w:rPr>
        <w:t>に，</w:t>
      </w:r>
      <w:r w:rsidR="008C1F3F">
        <w:rPr>
          <w:rFonts w:ascii="游明朝" w:eastAsia="游明朝" w:hAnsi="游明朝" w:cs="游明朝" w:hint="eastAsia"/>
          <w:color w:val="222222"/>
          <w:sz w:val="22"/>
          <w:szCs w:val="22"/>
          <w:u w:color="222222"/>
          <w:shd w:val="clear" w:color="auto" w:fill="FFFFFF"/>
          <w:lang w:val="ja-JP"/>
        </w:rPr>
        <w:t>この定義</w:t>
      </w:r>
      <w:r>
        <w:rPr>
          <w:rFonts w:ascii="游明朝" w:eastAsia="游明朝" w:hAnsi="游明朝" w:cs="游明朝"/>
          <w:color w:val="222222"/>
          <w:sz w:val="22"/>
          <w:szCs w:val="22"/>
          <w:u w:color="222222"/>
          <w:shd w:val="clear" w:color="auto" w:fill="FFFFFF"/>
          <w:lang w:val="ja-JP"/>
        </w:rPr>
        <w:t>を</w:t>
      </w:r>
      <w:r w:rsidR="00990D2A">
        <w:rPr>
          <w:rFonts w:ascii="游明朝" w:eastAsia="游明朝" w:hAnsi="游明朝" w:cs="游明朝" w:hint="eastAsia"/>
          <w:color w:val="222222"/>
          <w:sz w:val="22"/>
          <w:szCs w:val="22"/>
          <w:u w:color="222222"/>
          <w:shd w:val="clear" w:color="auto" w:fill="FFFFFF"/>
          <w:lang w:val="ja-JP"/>
        </w:rPr>
        <w:t>追記するものと</w:t>
      </w:r>
      <w:r>
        <w:rPr>
          <w:rFonts w:ascii="游明朝" w:eastAsia="游明朝" w:hAnsi="游明朝" w:cs="游明朝"/>
          <w:color w:val="222222"/>
          <w:sz w:val="22"/>
          <w:szCs w:val="22"/>
          <w:u w:color="222222"/>
          <w:shd w:val="clear" w:color="auto" w:fill="FFFFFF"/>
          <w:lang w:val="ja-JP"/>
        </w:rPr>
        <w:t>いたしました．</w:t>
      </w:r>
    </w:p>
    <w:p w14:paraId="31D170E8" w14:textId="77777777" w:rsidR="007109C2" w:rsidRDefault="007109C2">
      <w:pPr>
        <w:spacing w:line="200" w:lineRule="exact"/>
        <w:rPr>
          <w:rFonts w:ascii="游明朝" w:eastAsia="游明朝" w:hAnsi="游明朝" w:cs="游明朝"/>
          <w:color w:val="222222"/>
          <w:sz w:val="22"/>
          <w:szCs w:val="22"/>
          <w:u w:color="222222"/>
          <w:shd w:val="clear" w:color="auto" w:fill="FFFFFF"/>
          <w:lang w:val="ja-JP"/>
        </w:rPr>
      </w:pPr>
    </w:p>
    <w:p w14:paraId="4AE5474D"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p.5 右カラム，5.2 データ整形（記載の追加）：</w:t>
      </w:r>
    </w:p>
    <w:p w14:paraId="58ED38B3"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すなわち本研究におけるPOS販売冊数とは，</w:t>
      </w:r>
      <w:r w:rsidR="00B26CFF" w:rsidRPr="00B26CFF">
        <w:rPr>
          <w:rFonts w:ascii="游明朝" w:eastAsia="游明朝" w:hAnsi="游明朝" w:cs="游明朝"/>
          <w:color w:val="000000" w:themeColor="text1"/>
          <w:sz w:val="22"/>
          <w:szCs w:val="22"/>
          <w:u w:color="222222"/>
          <w:shd w:val="clear" w:color="auto" w:fill="FFFFFF"/>
          <w:lang w:val="ja-JP"/>
        </w:rPr>
        <w:t>本データに含まれる各店舗の販売記録を，同一書名・同一日付で合算した販売冊数である．</w:t>
      </w:r>
    </w:p>
    <w:p w14:paraId="1FA5222A" w14:textId="77777777" w:rsidR="007109C2" w:rsidRDefault="007109C2">
      <w:pPr>
        <w:rPr>
          <w:rFonts w:ascii="游明朝" w:eastAsia="游明朝" w:hAnsi="游明朝" w:cs="游明朝"/>
          <w:color w:val="222222"/>
          <w:sz w:val="22"/>
          <w:szCs w:val="22"/>
          <w:u w:color="222222"/>
          <w:shd w:val="clear" w:color="auto" w:fill="FFFFFF"/>
          <w:lang w:val="ja-JP"/>
        </w:rPr>
      </w:pPr>
    </w:p>
    <w:p w14:paraId="1D1C77C2" w14:textId="77777777" w:rsidR="007109C2" w:rsidRDefault="007109C2">
      <w:pPr>
        <w:rPr>
          <w:rFonts w:ascii="游明朝" w:eastAsia="游明朝" w:hAnsi="游明朝" w:cs="游明朝"/>
          <w:color w:val="222222"/>
          <w:sz w:val="22"/>
          <w:szCs w:val="22"/>
          <w:u w:color="222222"/>
          <w:shd w:val="clear" w:color="auto" w:fill="FFFFFF"/>
        </w:rPr>
      </w:pPr>
    </w:p>
    <w:p w14:paraId="682B006D" w14:textId="79423AE8"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del w:id="182" w:author="MIKAWA Kenta" w:date="2026-09-29T17:44:00Z" w16du:dateUtc="2026-09-29T08:44:00Z">
        <w:r w:rsidRPr="001A2D82" w:rsidDel="0098719C">
          <w:rPr>
            <w:rFonts w:asciiTheme="majorEastAsia" w:eastAsiaTheme="majorEastAsia" w:hAnsiTheme="majorEastAsia" w:cs="游明朝"/>
            <w:b/>
            <w:bCs/>
            <w:sz w:val="22"/>
            <w:szCs w:val="22"/>
          </w:rPr>
          <w:delText>#</w:delText>
        </w:r>
      </w:del>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54BC4338"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軽微な修正の要求：5.2節では，年間総販売冊数が366冊に満たない書籍の除外，同一作品のシリ</w:t>
      </w:r>
      <w:r>
        <w:rPr>
          <w:rFonts w:ascii="游明朝" w:eastAsia="游明朝" w:hAnsi="游明朝" w:cs="游明朝"/>
          <w:color w:val="222222"/>
          <w:sz w:val="22"/>
          <w:szCs w:val="22"/>
          <w:u w:color="222222"/>
          <w:shd w:val="clear" w:color="auto" w:fill="FFFFFF"/>
          <w:lang w:val="ja-JP"/>
        </w:rPr>
        <w:lastRenderedPageBreak/>
        <w:t>ーズ単位への統合，ゼロ需要日の補完を経て，最終的に約40万件のデータを得たと説明されています．一方で，最終的に分析対象となった書名数が明示されていないため，データの規模を把握しにくいです．元データは約20万書名・約400万件の販売記録から構成されると説明されているため，前処理後に分析対象となった書名数も併記するとよいと思われます．</w:t>
      </w:r>
    </w:p>
    <w:p w14:paraId="556B8B37"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19C8AEF3"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42EC5E51"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w:t>
      </w:r>
      <w:r w:rsidR="007D172B">
        <w:rPr>
          <w:rFonts w:ascii="游明朝" w:eastAsia="游明朝" w:hAnsi="游明朝" w:cs="游明朝" w:hint="eastAsia"/>
          <w:color w:val="222222"/>
          <w:sz w:val="22"/>
          <w:szCs w:val="22"/>
          <w:u w:color="222222"/>
          <w:shd w:val="clear" w:color="auto" w:fill="FFFFFF"/>
          <w:lang w:val="ja-JP"/>
        </w:rPr>
        <w:t>いただきまして</w:t>
      </w:r>
      <w:r>
        <w:rPr>
          <w:rFonts w:ascii="游明朝" w:eastAsia="游明朝" w:hAnsi="游明朝" w:cs="游明朝"/>
          <w:color w:val="222222"/>
          <w:sz w:val="22"/>
          <w:szCs w:val="22"/>
          <w:u w:color="222222"/>
          <w:shd w:val="clear" w:color="auto" w:fill="FFFFFF"/>
          <w:lang w:val="ja-JP"/>
        </w:rPr>
        <w:t>ありがとうございました．</w:t>
      </w:r>
      <w:r w:rsidR="00F70CED">
        <w:rPr>
          <w:rFonts w:ascii="游明朝" w:eastAsia="游明朝" w:hAnsi="游明朝" w:cs="游明朝" w:hint="eastAsia"/>
          <w:color w:val="222222"/>
          <w:sz w:val="22"/>
          <w:szCs w:val="22"/>
          <w:u w:color="222222"/>
          <w:shd w:val="clear" w:color="auto" w:fill="FFFFFF"/>
          <w:lang w:val="ja-JP"/>
        </w:rPr>
        <w:t>最終的な分析対象</w:t>
      </w:r>
      <w:r>
        <w:rPr>
          <w:rFonts w:ascii="游明朝" w:eastAsia="游明朝" w:hAnsi="游明朝" w:cs="游明朝"/>
          <w:color w:val="222222"/>
          <w:sz w:val="22"/>
          <w:szCs w:val="22"/>
          <w:u w:color="222222"/>
          <w:shd w:val="clear" w:color="auto" w:fill="FFFFFF"/>
          <w:lang w:val="ja-JP"/>
        </w:rPr>
        <w:t>書名数</w:t>
      </w:r>
      <w:r w:rsidR="00F70CED">
        <w:rPr>
          <w:rFonts w:ascii="游明朝" w:eastAsia="游明朝" w:hAnsi="游明朝" w:cs="游明朝" w:hint="eastAsia"/>
          <w:color w:val="222222"/>
          <w:sz w:val="22"/>
          <w:szCs w:val="22"/>
          <w:u w:color="222222"/>
          <w:shd w:val="clear" w:color="auto" w:fill="FFFFFF"/>
          <w:lang w:val="ja-JP"/>
        </w:rPr>
        <w:t>の記載がなく</w:t>
      </w:r>
      <w:r w:rsidR="007D172B">
        <w:rPr>
          <w:rFonts w:ascii="游明朝" w:eastAsia="游明朝" w:hAnsi="游明朝" w:cs="游明朝" w:hint="eastAsia"/>
          <w:color w:val="222222"/>
          <w:sz w:val="22"/>
          <w:szCs w:val="22"/>
          <w:u w:color="222222"/>
          <w:shd w:val="clear" w:color="auto" w:fill="FFFFFF"/>
          <w:lang w:val="ja-JP"/>
        </w:rPr>
        <w:t>，大変失礼いたしました</w:t>
      </w:r>
      <w:r>
        <w:rPr>
          <w:rFonts w:ascii="游明朝" w:eastAsia="游明朝" w:hAnsi="游明朝" w:cs="游明朝"/>
          <w:color w:val="222222"/>
          <w:sz w:val="22"/>
          <w:szCs w:val="22"/>
          <w:u w:color="222222"/>
          <w:shd w:val="clear" w:color="auto" w:fill="FFFFFF"/>
          <w:lang w:val="ja-JP"/>
        </w:rPr>
        <w:t>．</w:t>
      </w:r>
    </w:p>
    <w:p w14:paraId="00EB328E" w14:textId="77777777" w:rsidR="007109C2" w:rsidRDefault="007D172B">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hint="eastAsia"/>
          <w:color w:val="222222"/>
          <w:sz w:val="22"/>
          <w:szCs w:val="22"/>
          <w:u w:color="222222"/>
          <w:shd w:val="clear" w:color="auto" w:fill="FFFFFF"/>
          <w:lang w:val="ja-JP"/>
        </w:rPr>
        <w:t>ご指摘いただきました書名数ですが，前処理後に分析対象となった書名は1,157点でございます．これに366日を掛けた423,462件が分析対象となります．5.2 データ整形に明記いたしました．</w:t>
      </w:r>
    </w:p>
    <w:p w14:paraId="59FF1EFE" w14:textId="77777777" w:rsidR="007109C2" w:rsidRDefault="007109C2">
      <w:pPr>
        <w:spacing w:line="200" w:lineRule="exact"/>
        <w:rPr>
          <w:rFonts w:ascii="游明朝" w:eastAsia="游明朝" w:hAnsi="游明朝" w:cs="游明朝"/>
          <w:color w:val="222222"/>
          <w:sz w:val="22"/>
          <w:szCs w:val="22"/>
          <w:u w:color="222222"/>
          <w:shd w:val="clear" w:color="auto" w:fill="FFFFFF"/>
          <w:lang w:val="ja-JP"/>
        </w:rPr>
      </w:pPr>
    </w:p>
    <w:p w14:paraId="2B54D2F6"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p.5 右カラム，5.2 データ整形（記載の追加）：</w:t>
      </w:r>
    </w:p>
    <w:p w14:paraId="702E00C1" w14:textId="77777777" w:rsidR="007109C2" w:rsidRPr="00CE1798" w:rsidRDefault="0041754F" w:rsidP="00CE1798">
      <w:pPr>
        <w:ind w:leftChars="202" w:left="424"/>
        <w:rPr>
          <w:rFonts w:ascii="游明朝" w:eastAsia="游明朝" w:hAnsi="游明朝" w:cs="游明朝"/>
          <w:color w:val="000000" w:themeColor="text1"/>
          <w:sz w:val="22"/>
          <w:szCs w:val="22"/>
          <w:u w:color="222222"/>
          <w:shd w:val="clear" w:color="auto" w:fill="FFFFFF"/>
        </w:rPr>
      </w:pPr>
      <w:r>
        <w:rPr>
          <w:rFonts w:ascii="游明朝" w:eastAsia="游明朝" w:hAnsi="游明朝" w:cs="游明朝"/>
          <w:color w:val="000000" w:themeColor="text1"/>
          <w:sz w:val="22"/>
          <w:szCs w:val="22"/>
          <w:u w:color="222222"/>
          <w:shd w:val="clear" w:color="auto" w:fill="FFFFFF"/>
          <w:lang w:val="ja-JP"/>
        </w:rPr>
        <w:t>前処理後に分析対象となった書名は1,157点であり，これに</w:t>
      </w:r>
      <w:r w:rsidR="00F70CED">
        <w:rPr>
          <w:rFonts w:ascii="游明朝" w:eastAsia="游明朝" w:hAnsi="游明朝" w:cs="游明朝" w:hint="eastAsia"/>
          <w:color w:val="000000" w:themeColor="text1"/>
          <w:sz w:val="22"/>
          <w:szCs w:val="22"/>
          <w:u w:color="222222"/>
          <w:shd w:val="clear" w:color="auto" w:fill="FFFFFF"/>
          <w:lang w:val="ja-JP"/>
        </w:rPr>
        <w:t>対象期間である</w:t>
      </w:r>
      <w:r>
        <w:rPr>
          <w:rFonts w:ascii="游明朝" w:eastAsia="游明朝" w:hAnsi="游明朝" w:cs="游明朝"/>
          <w:color w:val="000000" w:themeColor="text1"/>
          <w:sz w:val="22"/>
          <w:szCs w:val="22"/>
          <w:u w:color="222222"/>
          <w:shd w:val="clear" w:color="auto" w:fill="FFFFFF"/>
          <w:lang w:val="ja-JP"/>
        </w:rPr>
        <w:t>366日を掛けた423,462件</w:t>
      </w:r>
      <w:r w:rsidR="00CE1798">
        <w:rPr>
          <w:rFonts w:ascii="游明朝" w:eastAsia="游明朝" w:hAnsi="游明朝" w:cs="游明朝" w:hint="eastAsia"/>
          <w:color w:val="000000" w:themeColor="text1"/>
          <w:sz w:val="22"/>
          <w:szCs w:val="22"/>
          <w:u w:color="222222"/>
          <w:shd w:val="clear" w:color="auto" w:fill="FFFFFF"/>
          <w:lang w:val="ja-JP"/>
        </w:rPr>
        <w:t>を</w:t>
      </w:r>
      <w:r>
        <w:rPr>
          <w:rFonts w:ascii="游明朝" w:eastAsia="游明朝" w:hAnsi="游明朝" w:cs="游明朝"/>
          <w:color w:val="000000" w:themeColor="text1"/>
          <w:sz w:val="22"/>
          <w:szCs w:val="22"/>
          <w:u w:color="222222"/>
          <w:shd w:val="clear" w:color="auto" w:fill="FFFFFF"/>
          <w:lang w:val="ja-JP"/>
        </w:rPr>
        <w:t>分析対象</w:t>
      </w:r>
      <w:r w:rsidR="00CE1798">
        <w:rPr>
          <w:rFonts w:ascii="游明朝" w:eastAsia="游明朝" w:hAnsi="游明朝" w:cs="游明朝" w:hint="eastAsia"/>
          <w:color w:val="000000" w:themeColor="text1"/>
          <w:sz w:val="22"/>
          <w:szCs w:val="22"/>
          <w:u w:color="222222"/>
          <w:shd w:val="clear" w:color="auto" w:fill="FFFFFF"/>
        </w:rPr>
        <w:t>とし</w:t>
      </w:r>
      <w:r w:rsidR="00CE1798">
        <w:rPr>
          <w:rFonts w:ascii="游明朝" w:eastAsia="游明朝" w:hAnsi="游明朝" w:cs="游明朝" w:hint="eastAsia"/>
          <w:color w:val="000000" w:themeColor="text1"/>
          <w:sz w:val="22"/>
          <w:szCs w:val="22"/>
          <w:u w:color="222222"/>
          <w:shd w:val="clear" w:color="auto" w:fill="FFFFFF"/>
          <w:lang w:val="ja-JP"/>
        </w:rPr>
        <w:t>た</w:t>
      </w:r>
      <w:r>
        <w:rPr>
          <w:rFonts w:ascii="游明朝" w:eastAsia="游明朝" w:hAnsi="游明朝" w:cs="游明朝"/>
          <w:color w:val="000000" w:themeColor="text1"/>
          <w:sz w:val="22"/>
          <w:szCs w:val="22"/>
          <w:u w:color="222222"/>
          <w:shd w:val="clear" w:color="auto" w:fill="FFFFFF"/>
          <w:lang w:val="ja-JP"/>
        </w:rPr>
        <w:t>．</w:t>
      </w:r>
    </w:p>
    <w:p w14:paraId="2FDFE0B4" w14:textId="77777777" w:rsidR="007109C2" w:rsidRDefault="007109C2">
      <w:pPr>
        <w:rPr>
          <w:rFonts w:ascii="游明朝" w:eastAsia="游明朝" w:hAnsi="游明朝" w:cs="游明朝"/>
          <w:color w:val="222222"/>
          <w:sz w:val="22"/>
          <w:szCs w:val="22"/>
          <w:u w:color="222222"/>
          <w:shd w:val="clear" w:color="auto" w:fill="FFFFFF"/>
          <w:lang w:val="ja-JP"/>
        </w:rPr>
      </w:pPr>
    </w:p>
    <w:p w14:paraId="3ABC2525" w14:textId="77777777" w:rsidR="007109C2" w:rsidRDefault="007109C2">
      <w:pPr>
        <w:rPr>
          <w:rFonts w:ascii="游明朝" w:eastAsia="游明朝" w:hAnsi="游明朝" w:cs="游明朝"/>
          <w:color w:val="222222"/>
          <w:sz w:val="22"/>
          <w:szCs w:val="22"/>
          <w:u w:color="222222"/>
          <w:shd w:val="clear" w:color="auto" w:fill="FFFFFF"/>
        </w:rPr>
      </w:pPr>
    </w:p>
    <w:p w14:paraId="5EE9C86B" w14:textId="7CDAD1D6" w:rsidR="007109C2" w:rsidRDefault="0041754F">
      <w:pPr>
        <w:rPr>
          <w:rFonts w:asciiTheme="majorEastAsia" w:eastAsiaTheme="majorEastAsia" w:hAnsiTheme="majorEastAsia" w:cs="游明朝"/>
          <w:b/>
          <w:bCs/>
          <w:sz w:val="22"/>
          <w:szCs w:val="22"/>
        </w:rPr>
      </w:pPr>
      <w:r w:rsidRPr="001A2D82">
        <w:rPr>
          <w:rFonts w:asciiTheme="majorEastAsia" w:eastAsiaTheme="majorEastAsia" w:hAnsiTheme="majorEastAsia" w:cs="游明朝"/>
          <w:b/>
          <w:bCs/>
          <w:sz w:val="22"/>
          <w:szCs w:val="22"/>
          <w:lang w:val="ja-JP"/>
        </w:rPr>
        <w:t>【査読者</w:t>
      </w:r>
      <w:del w:id="183" w:author="MIKAWA Kenta" w:date="2026-09-29T17:44:00Z" w16du:dateUtc="2026-09-29T08:44:00Z">
        <w:r w:rsidRPr="001A2D82" w:rsidDel="0098719C">
          <w:rPr>
            <w:rFonts w:asciiTheme="majorEastAsia" w:eastAsiaTheme="majorEastAsia" w:hAnsiTheme="majorEastAsia" w:cs="游明朝"/>
            <w:b/>
            <w:bCs/>
            <w:sz w:val="22"/>
            <w:szCs w:val="22"/>
          </w:rPr>
          <w:delText>#</w:delText>
        </w:r>
      </w:del>
      <w:r w:rsidRPr="001A2D82">
        <w:rPr>
          <w:rFonts w:asciiTheme="majorEastAsia" w:eastAsiaTheme="majorEastAsia" w:hAnsiTheme="majorEastAsia" w:cs="游明朝"/>
          <w:b/>
          <w:bCs/>
          <w:sz w:val="22"/>
          <w:szCs w:val="22"/>
        </w:rPr>
        <w:t>B</w:t>
      </w:r>
      <w:r w:rsidRPr="001A2D82">
        <w:rPr>
          <w:rFonts w:asciiTheme="majorEastAsia" w:eastAsiaTheme="majorEastAsia" w:hAnsiTheme="majorEastAsia" w:cs="游明朝"/>
          <w:b/>
          <w:bCs/>
          <w:sz w:val="22"/>
          <w:szCs w:val="22"/>
          <w:lang w:val="ja-JP"/>
        </w:rPr>
        <w:t>から頂いたコメント】</w:t>
      </w:r>
    </w:p>
    <w:p w14:paraId="49BA91C1" w14:textId="77777777" w:rsidR="007109C2" w:rsidRDefault="0041754F">
      <w:pPr>
        <w:rPr>
          <w:rFonts w:ascii="游明朝" w:eastAsia="游明朝" w:hAnsi="游明朝" w:cs="游明朝"/>
          <w:color w:val="222222"/>
          <w:sz w:val="22"/>
          <w:szCs w:val="22"/>
          <w:u w:color="222222"/>
          <w:shd w:val="clear" w:color="auto" w:fill="FFFFFF"/>
        </w:rPr>
      </w:pPr>
      <w:r>
        <w:rPr>
          <w:rFonts w:ascii="游明朝" w:eastAsia="游明朝" w:hAnsi="游明朝" w:cs="游明朝"/>
          <w:color w:val="222222"/>
          <w:sz w:val="22"/>
          <w:szCs w:val="22"/>
          <w:u w:color="222222"/>
          <w:shd w:val="clear" w:color="auto" w:fill="FFFFFF"/>
          <w:lang w:val="ja-JP"/>
        </w:rPr>
        <w:t>軽微な修正の要求：本文中では過去の類似系列を参照しない基盤モデルを Baseline と呼んでいる一方で，図3の凡例では noRAF と表記されています．両者が同一のモデルを指すのであれば，表記を統一したほうがよいと思われます．</w:t>
      </w:r>
    </w:p>
    <w:p w14:paraId="15766DA3" w14:textId="77777777" w:rsidR="007109C2" w:rsidRDefault="007109C2">
      <w:pPr>
        <w:spacing w:line="120" w:lineRule="exact"/>
        <w:rPr>
          <w:rFonts w:ascii="游明朝" w:eastAsia="游明朝" w:hAnsi="游明朝" w:cs="游明朝"/>
          <w:color w:val="222222"/>
          <w:sz w:val="22"/>
          <w:szCs w:val="22"/>
          <w:u w:color="222222"/>
          <w:shd w:val="clear" w:color="auto" w:fill="FFFFFF"/>
        </w:rPr>
      </w:pPr>
    </w:p>
    <w:p w14:paraId="7B58B57E" w14:textId="77777777" w:rsidR="007109C2" w:rsidRDefault="0041754F">
      <w:pPr>
        <w:rPr>
          <w:rFonts w:asciiTheme="majorEastAsia" w:eastAsiaTheme="majorEastAsia" w:hAnsiTheme="majorEastAsia" w:cs="游明朝"/>
          <w:b/>
          <w:bCs/>
          <w:sz w:val="22"/>
          <w:szCs w:val="22"/>
          <w:lang w:val="ja-JP"/>
        </w:rPr>
      </w:pPr>
      <w:r w:rsidRPr="001A2D82">
        <w:rPr>
          <w:rFonts w:asciiTheme="majorEastAsia" w:eastAsiaTheme="majorEastAsia" w:hAnsiTheme="majorEastAsia" w:cs="游明朝"/>
          <w:b/>
          <w:bCs/>
          <w:sz w:val="22"/>
          <w:szCs w:val="22"/>
          <w:lang w:val="ja-JP"/>
        </w:rPr>
        <w:t>【著者の回答】</w:t>
      </w:r>
    </w:p>
    <w:p w14:paraId="15379438"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ご指摘ありがとうございました．</w:t>
      </w:r>
      <w:r w:rsidR="007D172B">
        <w:rPr>
          <w:rFonts w:ascii="游明朝" w:eastAsia="游明朝" w:hAnsi="游明朝" w:cs="游明朝" w:hint="eastAsia"/>
          <w:color w:val="222222"/>
          <w:sz w:val="22"/>
          <w:szCs w:val="22"/>
          <w:u w:color="222222"/>
          <w:shd w:val="clear" w:color="auto" w:fill="FFFFFF"/>
          <w:lang w:val="ja-JP"/>
        </w:rPr>
        <w:t>内容が統一されておらず，大変失礼いたしました</w:t>
      </w:r>
      <w:r>
        <w:rPr>
          <w:rFonts w:ascii="游明朝" w:eastAsia="游明朝" w:hAnsi="游明朝" w:cs="游明朝"/>
          <w:color w:val="222222"/>
          <w:sz w:val="22"/>
          <w:szCs w:val="22"/>
          <w:u w:color="222222"/>
          <w:shd w:val="clear" w:color="auto" w:fill="FFFFFF"/>
          <w:lang w:val="ja-JP"/>
        </w:rPr>
        <w:t>．</w:t>
      </w:r>
    </w:p>
    <w:p w14:paraId="103DDBF9" w14:textId="77777777" w:rsidR="007109C2" w:rsidRDefault="0041754F">
      <w:pPr>
        <w:ind w:firstLine="220"/>
        <w:rPr>
          <w:rFonts w:ascii="游明朝" w:eastAsia="游明朝" w:hAnsi="游明朝" w:cs="游明朝"/>
          <w:color w:val="222222"/>
          <w:sz w:val="22"/>
          <w:szCs w:val="22"/>
          <w:u w:color="222222"/>
          <w:shd w:val="clear" w:color="auto" w:fill="FFFFFF"/>
          <w:lang w:val="ja-JP"/>
        </w:rPr>
      </w:pPr>
      <w:r>
        <w:rPr>
          <w:rFonts w:ascii="游明朝" w:eastAsia="游明朝" w:hAnsi="游明朝" w:cs="游明朝"/>
          <w:color w:val="222222"/>
          <w:sz w:val="22"/>
          <w:szCs w:val="22"/>
          <w:u w:color="222222"/>
          <w:shd w:val="clear" w:color="auto" w:fill="FFFFFF"/>
          <w:lang w:val="ja-JP"/>
        </w:rPr>
        <w:t>図3の凡例をBaselineに修正し，本文と統一</w:t>
      </w:r>
      <w:r w:rsidR="007D172B">
        <w:rPr>
          <w:rFonts w:ascii="游明朝" w:eastAsia="游明朝" w:hAnsi="游明朝" w:cs="游明朝" w:hint="eastAsia"/>
          <w:color w:val="222222"/>
          <w:sz w:val="22"/>
          <w:szCs w:val="22"/>
          <w:u w:color="222222"/>
          <w:shd w:val="clear" w:color="auto" w:fill="FFFFFF"/>
          <w:lang w:val="ja-JP"/>
        </w:rPr>
        <w:t>するものといたしました</w:t>
      </w:r>
      <w:r>
        <w:rPr>
          <w:rFonts w:ascii="游明朝" w:eastAsia="游明朝" w:hAnsi="游明朝" w:cs="游明朝"/>
          <w:color w:val="222222"/>
          <w:sz w:val="22"/>
          <w:szCs w:val="22"/>
          <w:u w:color="222222"/>
          <w:shd w:val="clear" w:color="auto" w:fill="FFFFFF"/>
          <w:lang w:val="ja-JP"/>
        </w:rPr>
        <w:t>．</w:t>
      </w:r>
    </w:p>
    <w:p w14:paraId="302C98B4" w14:textId="77777777" w:rsidR="007109C2" w:rsidRDefault="007109C2">
      <w:pPr>
        <w:spacing w:line="200" w:lineRule="exact"/>
        <w:rPr>
          <w:rFonts w:ascii="游明朝" w:eastAsia="游明朝" w:hAnsi="游明朝" w:cs="游明朝"/>
          <w:color w:val="222222"/>
          <w:sz w:val="22"/>
          <w:szCs w:val="22"/>
          <w:u w:color="222222"/>
          <w:shd w:val="clear" w:color="auto" w:fill="FFFFFF"/>
          <w:lang w:val="ja-JP"/>
        </w:rPr>
      </w:pPr>
    </w:p>
    <w:p w14:paraId="39EB028A" w14:textId="77777777" w:rsidR="007109C2" w:rsidRDefault="0041754F">
      <w:pPr>
        <w:keepNext/>
        <w:rPr>
          <w:rFonts w:ascii="游明朝" w:eastAsia="游明朝" w:hAnsi="游明朝" w:cs="游明朝"/>
          <w:b/>
          <w:bCs/>
          <w:color w:val="000000" w:themeColor="text1"/>
          <w:sz w:val="22"/>
          <w:szCs w:val="22"/>
          <w:u w:val="single"/>
          <w:shd w:val="clear" w:color="auto" w:fill="FFFFFF"/>
          <w:lang w:val="ja-JP"/>
        </w:rPr>
      </w:pPr>
      <w:r>
        <w:rPr>
          <w:rFonts w:ascii="游明朝" w:eastAsia="游明朝" w:hAnsi="游明朝" w:cs="游明朝"/>
          <w:b/>
          <w:bCs/>
          <w:color w:val="000000" w:themeColor="text1"/>
          <w:sz w:val="22"/>
          <w:szCs w:val="22"/>
          <w:u w:val="single"/>
          <w:shd w:val="clear" w:color="auto" w:fill="FFFFFF"/>
          <w:lang w:val="ja-JP"/>
        </w:rPr>
        <w:t xml:space="preserve">　新原稿 p.11 右カラム，図3（凡例の修正）：</w:t>
      </w:r>
    </w:p>
    <w:p w14:paraId="07CD371C" w14:textId="77777777" w:rsidR="007109C2" w:rsidRDefault="0041754F">
      <w:pPr>
        <w:ind w:leftChars="202" w:left="424"/>
        <w:rPr>
          <w:rFonts w:ascii="游明朝" w:eastAsia="游明朝" w:hAnsi="游明朝" w:cs="游明朝"/>
          <w:color w:val="000000" w:themeColor="text1"/>
          <w:sz w:val="22"/>
          <w:szCs w:val="22"/>
          <w:u w:color="222222"/>
          <w:shd w:val="clear" w:color="auto" w:fill="FFFFFF"/>
          <w:lang w:val="ja-JP"/>
        </w:rPr>
      </w:pPr>
      <w:r>
        <w:rPr>
          <w:rFonts w:ascii="游明朝" w:eastAsia="游明朝" w:hAnsi="游明朝" w:cs="游明朝"/>
          <w:color w:val="000000" w:themeColor="text1"/>
          <w:sz w:val="22"/>
          <w:szCs w:val="22"/>
          <w:u w:color="222222"/>
          <w:shd w:val="clear" w:color="auto" w:fill="FFFFFF"/>
          <w:lang w:val="ja-JP"/>
        </w:rPr>
        <w:t>凡例の「noRAF」を「Baseline」に変更．</w:t>
      </w:r>
    </w:p>
    <w:p w14:paraId="66C7F1E1" w14:textId="77777777" w:rsidR="007109C2" w:rsidRDefault="007109C2">
      <w:pPr>
        <w:rPr>
          <w:rFonts w:ascii="游明朝" w:eastAsia="游明朝" w:hAnsi="游明朝" w:cs="游明朝"/>
          <w:color w:val="222222"/>
          <w:sz w:val="22"/>
          <w:szCs w:val="22"/>
          <w:u w:color="222222"/>
          <w:shd w:val="clear" w:color="auto" w:fill="FFFFFF"/>
        </w:rPr>
      </w:pPr>
    </w:p>
    <w:p w14:paraId="1F97343C" w14:textId="77777777" w:rsidR="007109C2" w:rsidRDefault="0041754F">
      <w:pPr>
        <w:jc w:val="center"/>
        <w:rPr>
          <w:rFonts w:ascii="游明朝" w:eastAsia="游明朝" w:hAnsi="游明朝" w:cs="游明朝"/>
          <w:sz w:val="22"/>
          <w:szCs w:val="22"/>
        </w:rPr>
      </w:pPr>
      <w:r>
        <w:rPr>
          <w:rFonts w:ascii="游明朝" w:eastAsia="游明朝" w:hAnsi="游明朝" w:cs="游明朝"/>
          <w:sz w:val="22"/>
          <w:szCs w:val="22"/>
        </w:rPr>
        <w:t>-----------------------------------------------------------------------------------------------------------</w:t>
      </w:r>
    </w:p>
    <w:p w14:paraId="06BBA011" w14:textId="77777777" w:rsidR="007109C2" w:rsidRDefault="007109C2">
      <w:pPr>
        <w:rPr>
          <w:rFonts w:ascii="游明朝" w:eastAsia="游明朝" w:hAnsi="游明朝" w:cs="游明朝"/>
          <w:sz w:val="22"/>
          <w:szCs w:val="22"/>
        </w:rPr>
      </w:pPr>
    </w:p>
    <w:p w14:paraId="66F85D7A" w14:textId="77777777" w:rsidR="007109C2" w:rsidRDefault="0041754F">
      <w:pPr>
        <w:ind w:firstLine="220"/>
        <w:rPr>
          <w:rFonts w:ascii="游明朝" w:eastAsia="游明朝" w:hAnsi="游明朝" w:cs="游明朝"/>
          <w:sz w:val="22"/>
          <w:szCs w:val="22"/>
          <w:lang w:val="ja-JP"/>
        </w:rPr>
      </w:pPr>
      <w:r>
        <w:rPr>
          <w:rFonts w:ascii="游明朝" w:eastAsia="游明朝" w:hAnsi="游明朝" w:cs="游明朝"/>
          <w:sz w:val="22"/>
          <w:szCs w:val="22"/>
          <w:lang w:val="ja-JP"/>
        </w:rPr>
        <w:t>以上のように，頂きましたコメントに従って論文全体の加筆・修正をさせて頂くと共に，再度，入念な推敲を重ねました．多くの貴重なご指摘を頂きまして誠にありがとうございました．頂きましたコメントにより，論文全体の大幅な改善に結び付いたと考えております．再度のご依頼となり大変恐縮ではございますが，ご確認の程，何卒宜しくお願い申し上げます．</w:t>
      </w:r>
    </w:p>
    <w:p w14:paraId="6126FF17" w14:textId="77777777" w:rsidR="007109C2" w:rsidRDefault="007109C2">
      <w:pPr>
        <w:ind w:firstLine="220"/>
        <w:rPr>
          <w:rFonts w:ascii="游明朝" w:eastAsia="游明朝" w:hAnsi="游明朝" w:cs="游明朝"/>
          <w:sz w:val="22"/>
          <w:szCs w:val="22"/>
          <w:lang w:val="ja-JP"/>
        </w:rPr>
      </w:pPr>
    </w:p>
    <w:p w14:paraId="3014F32B" w14:textId="77777777" w:rsidR="007109C2" w:rsidRDefault="0041754F">
      <w:r>
        <w:rPr>
          <w:lang w:val="ja-JP"/>
        </w:rPr>
        <w:t>以上</w:t>
      </w:r>
    </w:p>
    <w:sectPr w:rsidR="007109C2">
      <w:headerReference w:type="even" r:id="rId20"/>
      <w:headerReference w:type="default" r:id="rId21"/>
      <w:footerReference w:type="even" r:id="rId22"/>
      <w:footerReference w:type="default" r:id="rId23"/>
      <w:headerReference w:type="first" r:id="rId24"/>
      <w:footerReference w:type="first" r:id="rId25"/>
      <w:pgSz w:w="11900" w:h="16840"/>
      <w:pgMar w:top="1440" w:right="1080" w:bottom="1440" w:left="1080" w:header="851" w:footer="99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1" w:author="MIKAWA Kenta" w:date="2026-09-29T18:48:00Z" w:initials="ミ">
    <w:p w14:paraId="15D92139" w14:textId="77777777" w:rsidR="00911FF8" w:rsidRDefault="00911FF8" w:rsidP="00911FF8">
      <w:pPr>
        <w:jc w:val="left"/>
      </w:pPr>
      <w:r>
        <w:rPr>
          <w:rStyle w:val="ac"/>
        </w:rPr>
        <w:annotationRef/>
      </w:r>
      <w:r>
        <w:t>これ，どこを指しているの？</w:t>
      </w:r>
    </w:p>
  </w:comment>
  <w:comment w:id="14" w:author="MIKAWA Kenta" w:date="2026-09-29T18:49:00Z" w:initials="ミ">
    <w:p w14:paraId="5E5EDA9E" w14:textId="77777777" w:rsidR="00911FF8" w:rsidRDefault="00911FF8" w:rsidP="00911FF8">
      <w:pPr>
        <w:jc w:val="left"/>
      </w:pPr>
      <w:r>
        <w:rPr>
          <w:rStyle w:val="ac"/>
        </w:rPr>
        <w:annotationRef/>
      </w:r>
      <w:r>
        <w:t>これも同様．これらは回答書の中で完結して理解できるようにしないと良くないと思います．</w:t>
      </w:r>
    </w:p>
  </w:comment>
  <w:comment w:id="28" w:author="MIKAWA Kenta" w:date="2026-09-29T18:50:00Z" w:initials="ミ">
    <w:p w14:paraId="36DE13BF" w14:textId="77777777" w:rsidR="00911FF8" w:rsidRDefault="00911FF8" w:rsidP="00911FF8">
      <w:pPr>
        <w:jc w:val="left"/>
      </w:pPr>
      <w:r>
        <w:rPr>
          <w:rStyle w:val="ac"/>
        </w:rPr>
        <w:annotationRef/>
      </w:r>
      <w:r>
        <w:t>記載の本文で表に言及しておくこと．</w:t>
      </w:r>
    </w:p>
  </w:comment>
  <w:comment w:id="40" w:author="MIKAWA Kenta" w:date="2026-09-29T18:53:00Z" w:initials="ミ">
    <w:p w14:paraId="20D259ED" w14:textId="77777777" w:rsidR="006D0BAA" w:rsidRDefault="006D0BAA" w:rsidP="006D0BAA">
      <w:pPr>
        <w:jc w:val="left"/>
      </w:pPr>
      <w:r>
        <w:rPr>
          <w:rStyle w:val="ac"/>
        </w:rPr>
        <w:annotationRef/>
      </w:r>
      <w:r>
        <w:t>ここ，全然わからない．どういう計算をしてこうなっているのか，数値がどこから出てきているのかをきちんと記載してあげよう．</w:t>
      </w:r>
    </w:p>
  </w:comment>
  <w:comment w:id="41" w:author="MIKAWA Kenta" w:date="2026-09-29T18:53:00Z" w:initials="ミ">
    <w:p w14:paraId="0A78DBE0" w14:textId="77777777" w:rsidR="006D0BAA" w:rsidRDefault="006D0BAA" w:rsidP="006D0BAA">
      <w:pPr>
        <w:jc w:val="left"/>
      </w:pPr>
      <w:r>
        <w:rPr>
          <w:rStyle w:val="ac"/>
        </w:rPr>
        <w:annotationRef/>
      </w:r>
      <w:r>
        <w:t>少なくとも俺は全然わからなかったし，頭に入ってこない．．．</w:t>
      </w:r>
    </w:p>
    <w:p w14:paraId="0F210687" w14:textId="77777777" w:rsidR="006D0BAA" w:rsidRDefault="006D0BAA" w:rsidP="006D0BAA">
      <w:pPr>
        <w:jc w:val="left"/>
      </w:pPr>
      <w:r>
        <w:t>結局，何をしてこの数値を出したのかな？</w:t>
      </w:r>
    </w:p>
  </w:comment>
  <w:comment w:id="89" w:author="MIKAWA Kenta" w:date="2026-09-29T18:57:00Z" w:initials="ミ">
    <w:p w14:paraId="3FBE836F" w14:textId="77777777" w:rsidR="009E2A36" w:rsidRDefault="009E2A36" w:rsidP="009E2A36">
      <w:pPr>
        <w:jc w:val="left"/>
      </w:pPr>
      <w:r>
        <w:rPr>
          <w:rStyle w:val="ac"/>
        </w:rPr>
        <w:annotationRef/>
      </w:r>
      <w:r>
        <w:t>これは何を意味している？どこから出てきた数値？</w:t>
      </w:r>
    </w:p>
  </w:comment>
  <w:comment w:id="90" w:author="MIKAWA Kenta" w:date="2026-09-29T18:57:00Z" w:initials="ミ">
    <w:p w14:paraId="30694289" w14:textId="77777777" w:rsidR="009E2A36" w:rsidRDefault="009E2A36" w:rsidP="009E2A36">
      <w:pPr>
        <w:jc w:val="left"/>
      </w:pPr>
      <w:r>
        <w:rPr>
          <w:rStyle w:val="ac"/>
        </w:rPr>
        <w:annotationRef/>
      </w:r>
      <w:r>
        <w:t>これもどういうこと？だからどうしたの？？</w:t>
      </w:r>
    </w:p>
  </w:comment>
  <w:comment w:id="103" w:author="MIKAWA Kenta" w:date="2026-09-29T18:59:00Z" w:initials="ミ">
    <w:p w14:paraId="0C8700DB" w14:textId="77777777" w:rsidR="00C375E7" w:rsidRDefault="00C375E7" w:rsidP="00C375E7">
      <w:pPr>
        <w:jc w:val="left"/>
      </w:pPr>
      <w:r>
        <w:rPr>
          <w:rStyle w:val="ac"/>
        </w:rPr>
        <w:annotationRef/>
      </w:r>
      <w:r>
        <w:t>高さとは何を示しているのか？</w:t>
      </w:r>
    </w:p>
  </w:comment>
  <w:comment w:id="137" w:author="MIKAWA Kenta" w:date="2026-09-29T19:01:00Z" w:initials="ミ">
    <w:p w14:paraId="3556412C" w14:textId="77777777" w:rsidR="0030341B" w:rsidRDefault="0030341B" w:rsidP="0030341B">
      <w:pPr>
        <w:jc w:val="left"/>
      </w:pPr>
      <w:r>
        <w:rPr>
          <w:rStyle w:val="ac"/>
        </w:rPr>
        <w:annotationRef/>
      </w:r>
      <w:r>
        <w:t>寄っている，はもう少し良い言葉にしてあげたい．</w:t>
      </w:r>
    </w:p>
    <w:p w14:paraId="4B4627B4" w14:textId="77777777" w:rsidR="0030341B" w:rsidRDefault="0030341B" w:rsidP="0030341B">
      <w:pPr>
        <w:jc w:val="left"/>
      </w:pPr>
      <w:r>
        <w:t>近接しているとか．</w:t>
      </w:r>
    </w:p>
  </w:comment>
  <w:comment w:id="138" w:author="MIKAWA Kenta" w:date="2026-09-29T19:01:00Z" w:initials="ミ">
    <w:p w14:paraId="394557B6" w14:textId="77777777" w:rsidR="0030341B" w:rsidRDefault="0030341B" w:rsidP="0030341B">
      <w:pPr>
        <w:jc w:val="left"/>
      </w:pPr>
      <w:r>
        <w:rPr>
          <w:rStyle w:val="ac"/>
        </w:rPr>
        <w:annotationRef/>
      </w:r>
      <w:r>
        <w:t>他にもたくさん使ってるので確認，修正しよう．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5D92139" w15:done="0"/>
  <w15:commentEx w15:paraId="5E5EDA9E" w15:done="0"/>
  <w15:commentEx w15:paraId="36DE13BF" w15:done="0"/>
  <w15:commentEx w15:paraId="20D259ED" w15:done="0"/>
  <w15:commentEx w15:paraId="0F210687" w15:paraIdParent="20D259ED" w15:done="0"/>
  <w15:commentEx w15:paraId="3FBE836F" w15:done="0"/>
  <w15:commentEx w15:paraId="30694289" w15:done="0"/>
  <w15:commentEx w15:paraId="0C8700DB" w15:done="0"/>
  <w15:commentEx w15:paraId="4B4627B4" w15:done="0"/>
  <w15:commentEx w15:paraId="394557B6" w15:paraIdParent="4B4627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6A86CEE" w16cex:dateUtc="2026-09-29T09:48:00Z"/>
  <w16cex:commentExtensible w16cex:durableId="4589CE0D" w16cex:dateUtc="2026-09-29T09:49:00Z"/>
  <w16cex:commentExtensible w16cex:durableId="485F9466" w16cex:dateUtc="2026-09-29T09:50:00Z"/>
  <w16cex:commentExtensible w16cex:durableId="639983A9" w16cex:dateUtc="2026-09-29T09:53:00Z"/>
  <w16cex:commentExtensible w16cex:durableId="48E38DCE" w16cex:dateUtc="2026-09-29T09:53:00Z"/>
  <w16cex:commentExtensible w16cex:durableId="32A5D4E5" w16cex:dateUtc="2026-09-29T09:57:00Z"/>
  <w16cex:commentExtensible w16cex:durableId="6DC4B91F" w16cex:dateUtc="2026-09-29T09:57:00Z"/>
  <w16cex:commentExtensible w16cex:durableId="5BD2E0C3" w16cex:dateUtc="2026-09-29T09:59:00Z"/>
  <w16cex:commentExtensible w16cex:durableId="23EBACC8" w16cex:dateUtc="2026-09-29T10:01:00Z"/>
  <w16cex:commentExtensible w16cex:durableId="3ACA65E4" w16cex:dateUtc="2026-09-29T1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5D92139" w16cid:durableId="06A86CEE"/>
  <w16cid:commentId w16cid:paraId="5E5EDA9E" w16cid:durableId="4589CE0D"/>
  <w16cid:commentId w16cid:paraId="36DE13BF" w16cid:durableId="485F9466"/>
  <w16cid:commentId w16cid:paraId="20D259ED" w16cid:durableId="639983A9"/>
  <w16cid:commentId w16cid:paraId="0F210687" w16cid:durableId="48E38DCE"/>
  <w16cid:commentId w16cid:paraId="3FBE836F" w16cid:durableId="32A5D4E5"/>
  <w16cid:commentId w16cid:paraId="30694289" w16cid:durableId="6DC4B91F"/>
  <w16cid:commentId w16cid:paraId="0C8700DB" w16cid:durableId="5BD2E0C3"/>
  <w16cid:commentId w16cid:paraId="4B4627B4" w16cid:durableId="23EBACC8"/>
  <w16cid:commentId w16cid:paraId="394557B6" w16cid:durableId="3ACA65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906B81" w14:textId="77777777" w:rsidR="008022ED" w:rsidRDefault="008022ED">
      <w:r>
        <w:separator/>
      </w:r>
    </w:p>
  </w:endnote>
  <w:endnote w:type="continuationSeparator" w:id="0">
    <w:p w14:paraId="3C7948E5" w14:textId="77777777" w:rsidR="008022ED" w:rsidRDefault="00802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ヒラギノ角ゴ ProN W3">
    <w:altName w:val="Yu Gothic"/>
    <w:panose1 w:val="020B0300000000000000"/>
    <w:charset w:val="80"/>
    <w:family w:val="swiss"/>
    <w:pitch w:val="variable"/>
    <w:sig w:usb0="E00002FF" w:usb1="7AC7FFFF" w:usb2="00000012" w:usb3="00000000" w:csb0="0002000D"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ヒラギノ角ゴ ProN W6">
    <w:altName w:val="Yu Gothic"/>
    <w:panose1 w:val="020B0600000000000000"/>
    <w:charset w:val="80"/>
    <w:family w:val="swiss"/>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7CDAE1" w14:textId="77777777" w:rsidR="00454997" w:rsidRDefault="0045499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A1E1B6" w14:textId="77777777" w:rsidR="007109C2" w:rsidRDefault="0041754F">
    <w:pPr>
      <w:pStyle w:val="a5"/>
      <w:jc w:val="center"/>
    </w:pPr>
    <w:r>
      <w:fldChar w:fldCharType="begin"/>
    </w:r>
    <w:r>
      <w:instrText xml:space="preserve"> PAGE </w:instrText>
    </w:r>
    <w:r>
      <w:fldChar w:fldCharType="separate"/>
    </w:r>
    <w:r w:rsidR="00B3708E">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AA85CE" w14:textId="77777777" w:rsidR="00454997" w:rsidRDefault="0045499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D77EBD" w14:textId="77777777" w:rsidR="008022ED" w:rsidRDefault="008022ED">
      <w:r>
        <w:separator/>
      </w:r>
    </w:p>
  </w:footnote>
  <w:footnote w:type="continuationSeparator" w:id="0">
    <w:p w14:paraId="2FCE1184" w14:textId="77777777" w:rsidR="008022ED" w:rsidRDefault="008022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C818FF" w14:textId="77777777" w:rsidR="00454997" w:rsidRDefault="00454997">
    <w:pPr>
      <w:pStyle w:val="a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FD93DB" w14:textId="77777777" w:rsidR="007109C2" w:rsidRDefault="007109C2">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02B123" w14:textId="77777777" w:rsidR="00454997" w:rsidRDefault="00454997">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070462"/>
    <w:multiLevelType w:val="hybridMultilevel"/>
    <w:tmpl w:val="C234EE2A"/>
    <w:styleLink w:val="1"/>
    <w:lvl w:ilvl="0" w:tplc="84D6A020">
      <w:start w:val="1"/>
      <w:numFmt w:val="bullet"/>
      <w:lvlText w:val="·"/>
      <w:lvlJc w:val="left"/>
      <w:pPr>
        <w:ind w:left="420" w:hanging="42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FAE9D3C">
      <w:start w:val="1"/>
      <w:numFmt w:val="bullet"/>
      <w:lvlText w:val="➢"/>
      <w:lvlJc w:val="left"/>
      <w:pPr>
        <w:ind w:left="84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840353E">
      <w:start w:val="1"/>
      <w:numFmt w:val="bullet"/>
      <w:lvlText w:val="◇"/>
      <w:lvlJc w:val="left"/>
      <w:pPr>
        <w:ind w:left="126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8E6C6FA">
      <w:start w:val="1"/>
      <w:numFmt w:val="bullet"/>
      <w:lvlText w:val="●"/>
      <w:lvlJc w:val="left"/>
      <w:pPr>
        <w:ind w:left="168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442A3EC">
      <w:start w:val="1"/>
      <w:numFmt w:val="bullet"/>
      <w:lvlText w:val="➢"/>
      <w:lvlJc w:val="left"/>
      <w:pPr>
        <w:ind w:left="210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65CB564">
      <w:start w:val="1"/>
      <w:numFmt w:val="bullet"/>
      <w:lvlText w:val="◇"/>
      <w:lvlJc w:val="left"/>
      <w:pPr>
        <w:ind w:left="252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39CCA2BC">
      <w:start w:val="1"/>
      <w:numFmt w:val="bullet"/>
      <w:lvlText w:val="●"/>
      <w:lvlJc w:val="left"/>
      <w:pPr>
        <w:ind w:left="294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AAC2158">
      <w:start w:val="1"/>
      <w:numFmt w:val="bullet"/>
      <w:lvlText w:val="➢"/>
      <w:lvlJc w:val="left"/>
      <w:pPr>
        <w:ind w:left="336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D78EE28">
      <w:start w:val="1"/>
      <w:numFmt w:val="bullet"/>
      <w:lvlText w:val="◇"/>
      <w:lvlJc w:val="left"/>
      <w:pPr>
        <w:ind w:left="3780" w:hanging="4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 w15:restartNumberingAfterBreak="0">
    <w:nsid w:val="44C45A7A"/>
    <w:multiLevelType w:val="hybridMultilevel"/>
    <w:tmpl w:val="C234EE2A"/>
    <w:numStyleLink w:val="1"/>
  </w:abstractNum>
  <w:num w:numId="1" w16cid:durableId="306057196">
    <w:abstractNumId w:val="0"/>
  </w:num>
  <w:num w:numId="2" w16cid:durableId="15507280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IKAWA Kenta">
    <w15:presenceInfo w15:providerId="AD" w15:userId="S::kmikawa@tcu.ac.jp::3d6fc7c7-e6ff-4127-9c8f-981abb95e3b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displayBackgroundShape/>
  <w:bordersDoNotSurroundHeader/>
  <w:bordersDoNotSurroundFooter/>
  <w:trackRevisions/>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9C2"/>
    <w:rsid w:val="00006956"/>
    <w:rsid w:val="00022075"/>
    <w:rsid w:val="0002213F"/>
    <w:rsid w:val="00042D64"/>
    <w:rsid w:val="0004552E"/>
    <w:rsid w:val="00045F3D"/>
    <w:rsid w:val="00054D5F"/>
    <w:rsid w:val="00064990"/>
    <w:rsid w:val="0007246C"/>
    <w:rsid w:val="00080532"/>
    <w:rsid w:val="000820A8"/>
    <w:rsid w:val="000A6D1F"/>
    <w:rsid w:val="000C09B0"/>
    <w:rsid w:val="000D3812"/>
    <w:rsid w:val="000D44FA"/>
    <w:rsid w:val="000F60DB"/>
    <w:rsid w:val="00115F89"/>
    <w:rsid w:val="00116B3D"/>
    <w:rsid w:val="001202B8"/>
    <w:rsid w:val="00120A1F"/>
    <w:rsid w:val="00127174"/>
    <w:rsid w:val="00132C0A"/>
    <w:rsid w:val="00136FE0"/>
    <w:rsid w:val="00176E67"/>
    <w:rsid w:val="00181415"/>
    <w:rsid w:val="00185FDB"/>
    <w:rsid w:val="0019686D"/>
    <w:rsid w:val="001A2D82"/>
    <w:rsid w:val="001A755F"/>
    <w:rsid w:val="001B2C7A"/>
    <w:rsid w:val="001B534C"/>
    <w:rsid w:val="001B6661"/>
    <w:rsid w:val="001C216D"/>
    <w:rsid w:val="001E2854"/>
    <w:rsid w:val="001E3A51"/>
    <w:rsid w:val="001E574E"/>
    <w:rsid w:val="001F08C3"/>
    <w:rsid w:val="00214E6B"/>
    <w:rsid w:val="002221B0"/>
    <w:rsid w:val="00225D39"/>
    <w:rsid w:val="00231C1F"/>
    <w:rsid w:val="00247BC6"/>
    <w:rsid w:val="00251346"/>
    <w:rsid w:val="0026237A"/>
    <w:rsid w:val="0026285F"/>
    <w:rsid w:val="00264E00"/>
    <w:rsid w:val="00272B15"/>
    <w:rsid w:val="00275097"/>
    <w:rsid w:val="0028544D"/>
    <w:rsid w:val="00287734"/>
    <w:rsid w:val="00290BB4"/>
    <w:rsid w:val="002A246E"/>
    <w:rsid w:val="002A5113"/>
    <w:rsid w:val="002B0294"/>
    <w:rsid w:val="002B0F44"/>
    <w:rsid w:val="002B619B"/>
    <w:rsid w:val="002D5612"/>
    <w:rsid w:val="002D5F3F"/>
    <w:rsid w:val="002D7D04"/>
    <w:rsid w:val="002E295A"/>
    <w:rsid w:val="002E74AB"/>
    <w:rsid w:val="002F0600"/>
    <w:rsid w:val="00301C70"/>
    <w:rsid w:val="0030341B"/>
    <w:rsid w:val="00314D61"/>
    <w:rsid w:val="00315218"/>
    <w:rsid w:val="00322187"/>
    <w:rsid w:val="00331841"/>
    <w:rsid w:val="003513A8"/>
    <w:rsid w:val="00360A12"/>
    <w:rsid w:val="003677E8"/>
    <w:rsid w:val="003724CC"/>
    <w:rsid w:val="00376CC8"/>
    <w:rsid w:val="0038018A"/>
    <w:rsid w:val="003808FF"/>
    <w:rsid w:val="00390753"/>
    <w:rsid w:val="00397706"/>
    <w:rsid w:val="003A1624"/>
    <w:rsid w:val="003A1AC7"/>
    <w:rsid w:val="003A3400"/>
    <w:rsid w:val="003A5C12"/>
    <w:rsid w:val="003B66F7"/>
    <w:rsid w:val="003C1843"/>
    <w:rsid w:val="003C4933"/>
    <w:rsid w:val="003C58D9"/>
    <w:rsid w:val="003D5FEE"/>
    <w:rsid w:val="003F1DEA"/>
    <w:rsid w:val="00401614"/>
    <w:rsid w:val="004072DD"/>
    <w:rsid w:val="00415454"/>
    <w:rsid w:val="0041754F"/>
    <w:rsid w:val="00421F28"/>
    <w:rsid w:val="00422E04"/>
    <w:rsid w:val="004236D5"/>
    <w:rsid w:val="00423B92"/>
    <w:rsid w:val="00440230"/>
    <w:rsid w:val="00440B59"/>
    <w:rsid w:val="00454997"/>
    <w:rsid w:val="004562FF"/>
    <w:rsid w:val="00456F1C"/>
    <w:rsid w:val="004619D7"/>
    <w:rsid w:val="004744FA"/>
    <w:rsid w:val="00486738"/>
    <w:rsid w:val="00496E04"/>
    <w:rsid w:val="004B3B46"/>
    <w:rsid w:val="004B63DB"/>
    <w:rsid w:val="004C6326"/>
    <w:rsid w:val="004D7D1A"/>
    <w:rsid w:val="004E60FA"/>
    <w:rsid w:val="004F1A9E"/>
    <w:rsid w:val="004F42B0"/>
    <w:rsid w:val="00505613"/>
    <w:rsid w:val="00505787"/>
    <w:rsid w:val="005129B3"/>
    <w:rsid w:val="00512A4B"/>
    <w:rsid w:val="00515FD1"/>
    <w:rsid w:val="00517C55"/>
    <w:rsid w:val="00540500"/>
    <w:rsid w:val="0054329C"/>
    <w:rsid w:val="00545825"/>
    <w:rsid w:val="00563688"/>
    <w:rsid w:val="005677A7"/>
    <w:rsid w:val="00573212"/>
    <w:rsid w:val="005771CC"/>
    <w:rsid w:val="005831E9"/>
    <w:rsid w:val="00591A3D"/>
    <w:rsid w:val="005B2877"/>
    <w:rsid w:val="005B6125"/>
    <w:rsid w:val="005C10BA"/>
    <w:rsid w:val="005C6EEE"/>
    <w:rsid w:val="005D4D2C"/>
    <w:rsid w:val="005E107E"/>
    <w:rsid w:val="006011AC"/>
    <w:rsid w:val="00606826"/>
    <w:rsid w:val="00623CFE"/>
    <w:rsid w:val="0063188C"/>
    <w:rsid w:val="00642C7B"/>
    <w:rsid w:val="006453D1"/>
    <w:rsid w:val="00655634"/>
    <w:rsid w:val="00655C38"/>
    <w:rsid w:val="006733C9"/>
    <w:rsid w:val="00673E46"/>
    <w:rsid w:val="0067749F"/>
    <w:rsid w:val="0068272B"/>
    <w:rsid w:val="0068668B"/>
    <w:rsid w:val="006B5984"/>
    <w:rsid w:val="006C37B0"/>
    <w:rsid w:val="006C6CEE"/>
    <w:rsid w:val="006C7AB4"/>
    <w:rsid w:val="006D0BAA"/>
    <w:rsid w:val="006D4D70"/>
    <w:rsid w:val="006E6BED"/>
    <w:rsid w:val="00710952"/>
    <w:rsid w:val="007109C2"/>
    <w:rsid w:val="0073493F"/>
    <w:rsid w:val="0073792E"/>
    <w:rsid w:val="00755915"/>
    <w:rsid w:val="007619B6"/>
    <w:rsid w:val="0076595A"/>
    <w:rsid w:val="00775743"/>
    <w:rsid w:val="00775947"/>
    <w:rsid w:val="00775F1A"/>
    <w:rsid w:val="00781A71"/>
    <w:rsid w:val="00781C8F"/>
    <w:rsid w:val="00783934"/>
    <w:rsid w:val="00790C55"/>
    <w:rsid w:val="007913FF"/>
    <w:rsid w:val="00795047"/>
    <w:rsid w:val="007A6CA7"/>
    <w:rsid w:val="007C094A"/>
    <w:rsid w:val="007C2F82"/>
    <w:rsid w:val="007C5D47"/>
    <w:rsid w:val="007D172B"/>
    <w:rsid w:val="007D3DCE"/>
    <w:rsid w:val="007D7CC6"/>
    <w:rsid w:val="007E0E65"/>
    <w:rsid w:val="007E40E9"/>
    <w:rsid w:val="007E612B"/>
    <w:rsid w:val="007E76FB"/>
    <w:rsid w:val="007F798B"/>
    <w:rsid w:val="008022ED"/>
    <w:rsid w:val="00802520"/>
    <w:rsid w:val="00805020"/>
    <w:rsid w:val="00805CB6"/>
    <w:rsid w:val="00824676"/>
    <w:rsid w:val="00861E49"/>
    <w:rsid w:val="00885774"/>
    <w:rsid w:val="008A3C75"/>
    <w:rsid w:val="008B2C77"/>
    <w:rsid w:val="008B319F"/>
    <w:rsid w:val="008C1F3F"/>
    <w:rsid w:val="008D40B4"/>
    <w:rsid w:val="008D59ED"/>
    <w:rsid w:val="008F6E15"/>
    <w:rsid w:val="00911FF8"/>
    <w:rsid w:val="00913B73"/>
    <w:rsid w:val="00915BCE"/>
    <w:rsid w:val="00937DC0"/>
    <w:rsid w:val="009416EA"/>
    <w:rsid w:val="00945773"/>
    <w:rsid w:val="0095246A"/>
    <w:rsid w:val="00955D08"/>
    <w:rsid w:val="00957395"/>
    <w:rsid w:val="0097096A"/>
    <w:rsid w:val="0098226B"/>
    <w:rsid w:val="0098488F"/>
    <w:rsid w:val="0098719C"/>
    <w:rsid w:val="00990D2A"/>
    <w:rsid w:val="009A780D"/>
    <w:rsid w:val="009B3D8B"/>
    <w:rsid w:val="009B4F55"/>
    <w:rsid w:val="009C1E43"/>
    <w:rsid w:val="009D2BE9"/>
    <w:rsid w:val="009D37BA"/>
    <w:rsid w:val="009D45AA"/>
    <w:rsid w:val="009D679F"/>
    <w:rsid w:val="009E1FD8"/>
    <w:rsid w:val="009E2A36"/>
    <w:rsid w:val="009E5E9B"/>
    <w:rsid w:val="009F0124"/>
    <w:rsid w:val="009F35D2"/>
    <w:rsid w:val="009F47D0"/>
    <w:rsid w:val="009F54A9"/>
    <w:rsid w:val="00A05CF7"/>
    <w:rsid w:val="00A12E97"/>
    <w:rsid w:val="00A13BA7"/>
    <w:rsid w:val="00A15E33"/>
    <w:rsid w:val="00A23EDE"/>
    <w:rsid w:val="00A3382C"/>
    <w:rsid w:val="00A430FE"/>
    <w:rsid w:val="00A62BAD"/>
    <w:rsid w:val="00A64C7F"/>
    <w:rsid w:val="00A727D6"/>
    <w:rsid w:val="00A75803"/>
    <w:rsid w:val="00A86EF8"/>
    <w:rsid w:val="00A91F0D"/>
    <w:rsid w:val="00AA113F"/>
    <w:rsid w:val="00AA24DA"/>
    <w:rsid w:val="00AA6510"/>
    <w:rsid w:val="00AD5F46"/>
    <w:rsid w:val="00B033BC"/>
    <w:rsid w:val="00B068C2"/>
    <w:rsid w:val="00B107C8"/>
    <w:rsid w:val="00B12606"/>
    <w:rsid w:val="00B16393"/>
    <w:rsid w:val="00B260D9"/>
    <w:rsid w:val="00B26115"/>
    <w:rsid w:val="00B26CFF"/>
    <w:rsid w:val="00B340A2"/>
    <w:rsid w:val="00B3708E"/>
    <w:rsid w:val="00B6322D"/>
    <w:rsid w:val="00B66047"/>
    <w:rsid w:val="00B66A27"/>
    <w:rsid w:val="00B80224"/>
    <w:rsid w:val="00B84CE8"/>
    <w:rsid w:val="00B85022"/>
    <w:rsid w:val="00BA2093"/>
    <w:rsid w:val="00BA4F2D"/>
    <w:rsid w:val="00BB3BD8"/>
    <w:rsid w:val="00BC0574"/>
    <w:rsid w:val="00BC26D8"/>
    <w:rsid w:val="00BC2AD1"/>
    <w:rsid w:val="00BD1D8A"/>
    <w:rsid w:val="00BE2C80"/>
    <w:rsid w:val="00BE5D58"/>
    <w:rsid w:val="00BF5D2B"/>
    <w:rsid w:val="00C01572"/>
    <w:rsid w:val="00C06981"/>
    <w:rsid w:val="00C16AE7"/>
    <w:rsid w:val="00C36EF8"/>
    <w:rsid w:val="00C375E7"/>
    <w:rsid w:val="00C43FB4"/>
    <w:rsid w:val="00C47C42"/>
    <w:rsid w:val="00C50B24"/>
    <w:rsid w:val="00C53D9D"/>
    <w:rsid w:val="00C602E6"/>
    <w:rsid w:val="00C76113"/>
    <w:rsid w:val="00C807BD"/>
    <w:rsid w:val="00C9361A"/>
    <w:rsid w:val="00CA1E7C"/>
    <w:rsid w:val="00CA3D7A"/>
    <w:rsid w:val="00CA7519"/>
    <w:rsid w:val="00CA7778"/>
    <w:rsid w:val="00CB0E97"/>
    <w:rsid w:val="00CB5150"/>
    <w:rsid w:val="00CB78DB"/>
    <w:rsid w:val="00CD0F2D"/>
    <w:rsid w:val="00CE1798"/>
    <w:rsid w:val="00CE199C"/>
    <w:rsid w:val="00D02820"/>
    <w:rsid w:val="00D02A89"/>
    <w:rsid w:val="00D045B2"/>
    <w:rsid w:val="00D05396"/>
    <w:rsid w:val="00D05571"/>
    <w:rsid w:val="00D10DB1"/>
    <w:rsid w:val="00D14667"/>
    <w:rsid w:val="00D222AD"/>
    <w:rsid w:val="00D24E81"/>
    <w:rsid w:val="00D421AB"/>
    <w:rsid w:val="00D5450A"/>
    <w:rsid w:val="00D66424"/>
    <w:rsid w:val="00D74D02"/>
    <w:rsid w:val="00D81046"/>
    <w:rsid w:val="00DA422D"/>
    <w:rsid w:val="00DC4DD2"/>
    <w:rsid w:val="00DD1265"/>
    <w:rsid w:val="00DF1714"/>
    <w:rsid w:val="00DF46C0"/>
    <w:rsid w:val="00E01D87"/>
    <w:rsid w:val="00E06498"/>
    <w:rsid w:val="00E13F16"/>
    <w:rsid w:val="00E2211C"/>
    <w:rsid w:val="00E32DBE"/>
    <w:rsid w:val="00E35918"/>
    <w:rsid w:val="00E54227"/>
    <w:rsid w:val="00E8615F"/>
    <w:rsid w:val="00E90896"/>
    <w:rsid w:val="00ED0F57"/>
    <w:rsid w:val="00ED5745"/>
    <w:rsid w:val="00F03250"/>
    <w:rsid w:val="00F129AE"/>
    <w:rsid w:val="00F164AB"/>
    <w:rsid w:val="00F22237"/>
    <w:rsid w:val="00F34A8A"/>
    <w:rsid w:val="00F603B3"/>
    <w:rsid w:val="00F605EC"/>
    <w:rsid w:val="00F70CED"/>
    <w:rsid w:val="00F71725"/>
    <w:rsid w:val="00F7601B"/>
    <w:rsid w:val="00F83D81"/>
    <w:rsid w:val="00FA3602"/>
    <w:rsid w:val="00FA4E0B"/>
    <w:rsid w:val="00FA71BF"/>
    <w:rsid w:val="00FB08EA"/>
    <w:rsid w:val="00FC0459"/>
    <w:rsid w:val="00FC3D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8D3FBB4"/>
  <w15:docId w15:val="{363C8D75-264C-5444-9F27-11EB51DC8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entury" w:eastAsia="Century" w:hAnsi="Century" w:cs="Century"/>
      <w:color w:val="000000"/>
      <w:kern w:val="2"/>
      <w:sz w:val="21"/>
      <w:szCs w:val="21"/>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a4">
    <w:name w:val="ヘッダとフッタ"/>
    <w:pPr>
      <w:tabs>
        <w:tab w:val="right" w:pos="9020"/>
      </w:tabs>
    </w:pPr>
    <w:rPr>
      <w:rFonts w:ascii="ヒラギノ角ゴ ProN W3" w:eastAsia="Arial Unicode MS" w:hAnsi="ヒラギノ角ゴ ProN W3" w:cs="Arial Unicode MS"/>
      <w:color w:val="000000"/>
      <w:sz w:val="24"/>
      <w:szCs w:val="24"/>
      <w14:textOutline w14:w="0" w14:cap="flat" w14:cmpd="sng" w14:algn="ctr">
        <w14:noFill/>
        <w14:prstDash w14:val="solid"/>
        <w14:bevel/>
      </w14:textOutline>
    </w:rPr>
  </w:style>
  <w:style w:type="paragraph" w:styleId="a5">
    <w:name w:val="footer"/>
    <w:pPr>
      <w:widowControl w:val="0"/>
      <w:tabs>
        <w:tab w:val="center" w:pos="4252"/>
        <w:tab w:val="right" w:pos="8504"/>
      </w:tabs>
      <w:jc w:val="both"/>
    </w:pPr>
    <w:rPr>
      <w:rFonts w:ascii="Century" w:eastAsia="Century" w:hAnsi="Century" w:cs="Century"/>
      <w:color w:val="000000"/>
      <w:kern w:val="2"/>
      <w:sz w:val="21"/>
      <w:szCs w:val="21"/>
      <w:u w:color="000000"/>
    </w:rPr>
  </w:style>
  <w:style w:type="paragraph" w:customStyle="1" w:styleId="a6">
    <w:name w:val="デフォルト"/>
    <w:pPr>
      <w:spacing w:before="160"/>
    </w:pPr>
    <w:rPr>
      <w:rFonts w:ascii="ヒラギノ角ゴ ProN W3" w:eastAsia="ヒラギノ角ゴ ProN W3" w:hAnsi="ヒラギノ角ゴ ProN W3" w:cs="ヒラギノ角ゴ ProN W3"/>
      <w:color w:val="000000"/>
      <w:sz w:val="24"/>
      <w:szCs w:val="24"/>
      <w14:textOutline w14:w="0" w14:cap="flat" w14:cmpd="sng" w14:algn="ctr">
        <w14:noFill/>
        <w14:prstDash w14:val="solid"/>
        <w14:bevel/>
      </w14:textOutline>
    </w:rPr>
  </w:style>
  <w:style w:type="paragraph" w:customStyle="1" w:styleId="AA">
    <w:name w:val="デフォルト A A"/>
    <w:pPr>
      <w:widowControl w:val="0"/>
      <w:spacing w:before="160"/>
      <w:jc w:val="both"/>
    </w:pPr>
    <w:rPr>
      <w:rFonts w:ascii="ヒラギノ角ゴ ProN W3" w:eastAsia="ヒラギノ角ゴ ProN W3" w:hAnsi="ヒラギノ角ゴ ProN W3" w:cs="ヒラギノ角ゴ ProN W3"/>
      <w:color w:val="000000"/>
      <w:sz w:val="24"/>
      <w:szCs w:val="24"/>
      <w:u w:color="000000"/>
      <w14:textOutline w14:w="12700" w14:cap="flat" w14:cmpd="sng" w14:algn="ctr">
        <w14:noFill/>
        <w14:prstDash w14:val="solid"/>
        <w14:miter w14:lim="400000"/>
      </w14:textOutline>
    </w:rPr>
  </w:style>
  <w:style w:type="paragraph" w:styleId="a7">
    <w:name w:val="List Paragraph"/>
    <w:pPr>
      <w:widowControl w:val="0"/>
      <w:ind w:left="840"/>
      <w:jc w:val="both"/>
    </w:pPr>
    <w:rPr>
      <w:rFonts w:ascii="Century" w:eastAsia="Century" w:hAnsi="Century" w:cs="Century"/>
      <w:color w:val="000000"/>
      <w:kern w:val="2"/>
      <w:sz w:val="21"/>
      <w:szCs w:val="21"/>
      <w:u w:color="000000"/>
    </w:rPr>
  </w:style>
  <w:style w:type="numbering" w:customStyle="1" w:styleId="1">
    <w:name w:val="読み込んだスタイル1"/>
    <w:pPr>
      <w:numPr>
        <w:numId w:val="1"/>
      </w:numPr>
    </w:pPr>
  </w:style>
  <w:style w:type="paragraph" w:styleId="a8">
    <w:name w:val="Closing"/>
    <w:pPr>
      <w:widowControl w:val="0"/>
      <w:jc w:val="right"/>
    </w:pPr>
    <w:rPr>
      <w:rFonts w:ascii="游明朝" w:eastAsia="游明朝" w:hAnsi="游明朝" w:cs="游明朝"/>
      <w:color w:val="000000"/>
      <w:kern w:val="2"/>
      <w:sz w:val="22"/>
      <w:szCs w:val="22"/>
      <w:u w:color="000000"/>
    </w:rPr>
  </w:style>
  <w:style w:type="paragraph" w:styleId="a9">
    <w:name w:val="annotation text"/>
    <w:basedOn w:val="a"/>
    <w:link w:val="ab"/>
    <w:uiPriority w:val="99"/>
    <w:semiHidden/>
    <w:unhideWhenUsed/>
    <w:pPr>
      <w:jc w:val="left"/>
    </w:pPr>
  </w:style>
  <w:style w:type="character" w:customStyle="1" w:styleId="ab">
    <w:name w:val="コメント文字列 (文字)"/>
    <w:basedOn w:val="a0"/>
    <w:link w:val="a9"/>
    <w:uiPriority w:val="99"/>
    <w:semiHidden/>
    <w:rPr>
      <w:rFonts w:ascii="Century" w:eastAsia="Century" w:hAnsi="Century" w:cs="Century"/>
      <w:color w:val="000000"/>
      <w:kern w:val="2"/>
      <w:sz w:val="21"/>
      <w:szCs w:val="21"/>
      <w:u w:color="000000"/>
    </w:rPr>
  </w:style>
  <w:style w:type="character" w:styleId="ac">
    <w:name w:val="annotation reference"/>
    <w:basedOn w:val="a0"/>
    <w:uiPriority w:val="99"/>
    <w:semiHidden/>
    <w:unhideWhenUsed/>
    <w:rPr>
      <w:sz w:val="18"/>
      <w:szCs w:val="18"/>
    </w:rPr>
  </w:style>
  <w:style w:type="paragraph" w:styleId="ad">
    <w:name w:val="Revision"/>
    <w:hidden/>
    <w:uiPriority w:val="99"/>
    <w:semiHidden/>
    <w:rsid w:val="00B3708E"/>
    <w:pPr>
      <w:pBdr>
        <w:top w:val="none" w:sz="0" w:space="0" w:color="auto"/>
        <w:left w:val="none" w:sz="0" w:space="0" w:color="auto"/>
        <w:bottom w:val="none" w:sz="0" w:space="0" w:color="auto"/>
        <w:right w:val="none" w:sz="0" w:space="0" w:color="auto"/>
        <w:between w:val="none" w:sz="0" w:space="0" w:color="auto"/>
        <w:bar w:val="none" w:sz="0" w:color="auto"/>
      </w:pBdr>
    </w:pPr>
    <w:rPr>
      <w:rFonts w:ascii="Century" w:eastAsia="Century" w:hAnsi="Century" w:cs="Century"/>
      <w:color w:val="000000"/>
      <w:kern w:val="2"/>
      <w:sz w:val="21"/>
      <w:szCs w:val="21"/>
      <w:u w:color="000000"/>
    </w:rPr>
  </w:style>
  <w:style w:type="paragraph" w:styleId="ae">
    <w:name w:val="annotation subject"/>
    <w:basedOn w:val="a9"/>
    <w:next w:val="a9"/>
    <w:link w:val="af"/>
    <w:uiPriority w:val="99"/>
    <w:semiHidden/>
    <w:unhideWhenUsed/>
    <w:rsid w:val="002D5612"/>
    <w:rPr>
      <w:b/>
      <w:bCs/>
    </w:rPr>
  </w:style>
  <w:style w:type="character" w:customStyle="1" w:styleId="af">
    <w:name w:val="コメント内容 (文字)"/>
    <w:basedOn w:val="ab"/>
    <w:link w:val="ae"/>
    <w:uiPriority w:val="99"/>
    <w:semiHidden/>
    <w:rsid w:val="002D5612"/>
    <w:rPr>
      <w:rFonts w:ascii="Century" w:eastAsia="Century" w:hAnsi="Century" w:cs="Century"/>
      <w:b/>
      <w:bCs/>
      <w:color w:val="000000"/>
      <w:kern w:val="2"/>
      <w:sz w:val="21"/>
      <w:szCs w:val="21"/>
      <w:u w:color="000000"/>
    </w:rPr>
  </w:style>
  <w:style w:type="paragraph" w:styleId="af0">
    <w:name w:val="Balloon Text"/>
    <w:basedOn w:val="a"/>
    <w:link w:val="af1"/>
    <w:uiPriority w:val="99"/>
    <w:semiHidden/>
    <w:unhideWhenUsed/>
    <w:rsid w:val="00DC4DD2"/>
    <w:rPr>
      <w:rFonts w:ascii="ＭＳ 明朝" w:eastAsia="ＭＳ 明朝"/>
      <w:sz w:val="18"/>
      <w:szCs w:val="18"/>
    </w:rPr>
  </w:style>
  <w:style w:type="character" w:customStyle="1" w:styleId="af1">
    <w:name w:val="吹き出し (文字)"/>
    <w:basedOn w:val="a0"/>
    <w:link w:val="af0"/>
    <w:uiPriority w:val="99"/>
    <w:semiHidden/>
    <w:rsid w:val="00DC4DD2"/>
    <w:rPr>
      <w:rFonts w:ascii="ＭＳ 明朝" w:eastAsia="ＭＳ 明朝" w:hAnsi="Century" w:cs="Century"/>
      <w:color w:val="000000"/>
      <w:kern w:val="2"/>
      <w:sz w:val="18"/>
      <w:szCs w:val="18"/>
      <w:u w:color="000000"/>
    </w:rPr>
  </w:style>
  <w:style w:type="character" w:styleId="af2">
    <w:name w:val="Placeholder Text"/>
    <w:basedOn w:val="a0"/>
    <w:uiPriority w:val="99"/>
    <w:semiHidden/>
    <w:rsid w:val="00CA7519"/>
    <w:rPr>
      <w:color w:val="666666"/>
    </w:rPr>
  </w:style>
  <w:style w:type="character" w:styleId="af3">
    <w:name w:val="Unresolved Mention"/>
    <w:basedOn w:val="a0"/>
    <w:uiPriority w:val="99"/>
    <w:semiHidden/>
    <w:unhideWhenUsed/>
    <w:rsid w:val="00795047"/>
    <w:rPr>
      <w:color w:val="605E5C"/>
      <w:shd w:val="clear" w:color="auto" w:fill="E1DFDD"/>
    </w:rPr>
  </w:style>
  <w:style w:type="paragraph" w:styleId="af4">
    <w:name w:val="header"/>
    <w:basedOn w:val="a"/>
    <w:link w:val="af5"/>
    <w:uiPriority w:val="99"/>
    <w:unhideWhenUsed/>
    <w:rsid w:val="00454997"/>
    <w:pPr>
      <w:tabs>
        <w:tab w:val="center" w:pos="4252"/>
        <w:tab w:val="right" w:pos="8504"/>
      </w:tabs>
      <w:snapToGrid w:val="0"/>
    </w:pPr>
  </w:style>
  <w:style w:type="character" w:customStyle="1" w:styleId="af5">
    <w:name w:val="ヘッダー (文字)"/>
    <w:basedOn w:val="a0"/>
    <w:link w:val="af4"/>
    <w:uiPriority w:val="99"/>
    <w:rsid w:val="00454997"/>
    <w:rPr>
      <w:rFonts w:ascii="Century" w:eastAsia="Century" w:hAnsi="Century" w:cs="Century"/>
      <w:color w:val="000000"/>
      <w:kern w:val="2"/>
      <w:sz w:val="21"/>
      <w:szCs w:val="21"/>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095352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2.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oter" Target="footer1.xml"/><Relationship Id="rId27" Type="http://schemas.microsoft.com/office/2011/relationships/people" Target="people.xml"/></Relationships>
</file>

<file path=word/theme/theme1.xml><?xml version="1.0" encoding="utf-8"?>
<a:theme xmlns:a="http://schemas.openxmlformats.org/drawingml/2006/main" name="Office テーマ">
  <a:themeElements>
    <a:clrScheme name="Office テーマ">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テーマ">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Office テーマ">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55C7EA-86E2-264E-917D-2BC4BBC8ED94}">
  <we:reference id="WA200010453" version="1.0.0.1" store="Omex" storeType="OMEX"/>
  <we:alternateReferences>
    <we:reference id="WA200010453" version="1.0.0.1" store="WA200010453" storeType="OMEX"/>
  </we:alternateReferences>
  <we:properties>
    <we:property name="claude.fileId" value="&quot;5acf3a51-6104-4cb7-8c53-fbc51b7a02f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648</TotalTime>
  <Pages>25</Pages>
  <Words>16879</Words>
  <Characters>18905</Characters>
  <Application>Microsoft Office Word</Application>
  <DocSecurity>0</DocSecurity>
  <Lines>572</Lines>
  <Paragraphs>293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MIKAWA Kenta</cp:lastModifiedBy>
  <cp:revision>211</cp:revision>
  <cp:lastPrinted>2026-09-29T08:37:00Z</cp:lastPrinted>
  <dcterms:created xsi:type="dcterms:W3CDTF">2021-11-29T06:55:00Z</dcterms:created>
  <dcterms:modified xsi:type="dcterms:W3CDTF">2026-09-29T10:05:00Z</dcterms:modified>
</cp:coreProperties>
</file>