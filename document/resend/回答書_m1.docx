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9F8CB" w14:textId="77777777" w:rsidR="007109C2" w:rsidRDefault="0041754F">
      <w:pPr>
        <w:jc w:val="left"/>
        <w:rPr>
          <w:rFonts w:ascii="游明朝" w:eastAsia="游明朝" w:hAnsi="游明朝" w:cs="游明朝"/>
          <w:sz w:val="22"/>
          <w:szCs w:val="22"/>
          <w:lang w:val="ja-JP"/>
        </w:rPr>
      </w:pPr>
      <w:r>
        <w:rPr>
          <w:rFonts w:ascii="游明朝" w:eastAsia="游明朝" w:hAnsi="游明朝" w:cs="游明朝"/>
          <w:sz w:val="22"/>
          <w:szCs w:val="22"/>
          <w:lang w:val="ja-JP"/>
        </w:rPr>
        <w:t>日本経営工学会論文誌 編集委員会御中</w:t>
      </w:r>
    </w:p>
    <w:p w14:paraId="7E2A3B0A" w14:textId="77777777" w:rsidR="007109C2" w:rsidRDefault="007109C2">
      <w:pPr>
        <w:jc w:val="left"/>
        <w:rPr>
          <w:rFonts w:ascii="游明朝" w:eastAsia="游明朝" w:hAnsi="游明朝" w:cs="游明朝"/>
          <w:sz w:val="22"/>
          <w:szCs w:val="22"/>
        </w:rPr>
      </w:pPr>
    </w:p>
    <w:p w14:paraId="3527F0C9" w14:textId="77777777" w:rsidR="007109C2" w:rsidRPr="009D37BA" w:rsidRDefault="0041754F">
      <w:pPr>
        <w:jc w:val="center"/>
        <w:rPr>
          <w:rFonts w:ascii="游明朝" w:eastAsia="游明朝" w:hAnsi="游明朝" w:cs="游明朝"/>
          <w:b/>
          <w:bCs/>
          <w:sz w:val="28"/>
          <w:szCs w:val="28"/>
          <w:lang w:val="ja-JP"/>
        </w:rPr>
      </w:pPr>
      <w:r w:rsidRPr="009D37BA">
        <w:rPr>
          <w:rFonts w:ascii="游明朝" w:eastAsia="游明朝" w:hAnsi="游明朝" w:cs="游明朝"/>
          <w:b/>
          <w:bCs/>
          <w:sz w:val="28"/>
          <w:szCs w:val="28"/>
          <w:lang w:val="ja-JP"/>
        </w:rPr>
        <w:t>査読結果に対する回答書</w:t>
      </w:r>
    </w:p>
    <w:p w14:paraId="584D1620" w14:textId="77777777" w:rsidR="007109C2" w:rsidRDefault="007109C2">
      <w:pPr>
        <w:rPr>
          <w:rFonts w:ascii="游明朝" w:eastAsia="游明朝" w:hAnsi="游明朝" w:cs="游明朝"/>
          <w:sz w:val="22"/>
          <w:szCs w:val="22"/>
        </w:rPr>
      </w:pPr>
    </w:p>
    <w:p w14:paraId="2056B1ED"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この度は，私どもの</w:t>
      </w:r>
      <w:r>
        <w:rPr>
          <w:rFonts w:ascii="游明朝" w:eastAsia="游明朝" w:hAnsi="游明朝" w:cs="游明朝"/>
          <w:kern w:val="0"/>
          <w:sz w:val="22"/>
          <w:szCs w:val="22"/>
          <w:shd w:val="clear" w:color="auto" w:fill="FFFFFF"/>
          <w:lang w:val="ja-JP"/>
        </w:rPr>
        <w:t>拙稿</w:t>
      </w:r>
      <w:r>
        <w:rPr>
          <w:rFonts w:ascii="游明朝" w:eastAsia="游明朝" w:hAnsi="游明朝" w:cs="游明朝"/>
          <w:sz w:val="22"/>
          <w:szCs w:val="22"/>
          <w:lang w:val="ja-JP"/>
        </w:rPr>
        <w:t>をご査読並びに非常に有益なご助言を頂きまして，誠にありがとうございました．</w:t>
      </w:r>
    </w:p>
    <w:p w14:paraId="38F4A4F1" w14:textId="77777777" w:rsidR="007109C2" w:rsidRDefault="0041754F">
      <w:pPr>
        <w:spacing w:line="320" w:lineRule="exact"/>
        <w:ind w:firstLine="220"/>
        <w:rPr>
          <w:rFonts w:ascii="游明朝" w:eastAsia="游明朝" w:hAnsi="游明朝" w:cs="游明朝"/>
          <w:sz w:val="22"/>
          <w:szCs w:val="22"/>
        </w:rPr>
      </w:pPr>
      <w:r>
        <w:rPr>
          <w:rFonts w:ascii="游明朝" w:eastAsia="游明朝" w:hAnsi="游明朝" w:cs="游明朝"/>
          <w:sz w:val="22"/>
          <w:szCs w:val="22"/>
          <w:lang w:val="ja-JP"/>
        </w:rPr>
        <w:t>ご指摘頂きました箇所を中心に論文全体に対する検討を行い，加筆・修正を致しました．以下に，頂きましたコメントとその回答を記載させて頂きます．また，論文中の修正・追記箇所には査読者</w:t>
      </w:r>
      <w:r>
        <w:rPr>
          <w:rFonts w:ascii="游明朝" w:eastAsia="游明朝" w:hAnsi="游明朝" w:cs="游明朝"/>
          <w:sz w:val="22"/>
          <w:szCs w:val="22"/>
        </w:rPr>
        <w:t>#A</w:t>
      </w:r>
      <w:r>
        <w:rPr>
          <w:rFonts w:ascii="游明朝" w:eastAsia="游明朝" w:hAnsi="游明朝" w:cs="游明朝"/>
          <w:sz w:val="22"/>
          <w:szCs w:val="22"/>
          <w:lang w:val="ja-JP"/>
        </w:rPr>
        <w:t>のご指摘に対する修正個所は</w:t>
      </w:r>
      <w:r>
        <w:rPr>
          <w:rFonts w:ascii="游明朝" w:eastAsia="游明朝" w:hAnsi="游明朝" w:cs="游明朝"/>
          <w:color w:val="0000FF"/>
          <w:sz w:val="22"/>
          <w:szCs w:val="22"/>
          <w:lang w:val="ja-JP"/>
        </w:rPr>
        <w:t>青色の文字</w:t>
      </w:r>
      <w:r>
        <w:rPr>
          <w:rFonts w:ascii="游明朝" w:eastAsia="游明朝" w:hAnsi="游明朝" w:cs="游明朝"/>
          <w:sz w:val="22"/>
          <w:szCs w:val="22"/>
          <w:lang w:val="ja-JP"/>
        </w:rPr>
        <w:t>，査読者</w:t>
      </w:r>
      <w:r>
        <w:rPr>
          <w:rFonts w:ascii="游明朝" w:eastAsia="游明朝" w:hAnsi="游明朝" w:cs="游明朝"/>
          <w:sz w:val="22"/>
          <w:szCs w:val="22"/>
        </w:rPr>
        <w:t>#B</w:t>
      </w:r>
      <w:r>
        <w:rPr>
          <w:rFonts w:ascii="游明朝" w:eastAsia="游明朝" w:hAnsi="游明朝" w:cs="游明朝"/>
          <w:sz w:val="22"/>
          <w:szCs w:val="22"/>
          <w:lang w:val="ja-JP"/>
        </w:rPr>
        <w:t>のご指摘に対する修正個所は</w:t>
      </w:r>
      <w:r>
        <w:rPr>
          <w:rFonts w:ascii="游明朝" w:eastAsia="游明朝" w:hAnsi="游明朝" w:cs="游明朝"/>
          <w:color w:val="FF0000"/>
          <w:sz w:val="22"/>
          <w:szCs w:val="22"/>
          <w:lang w:val="ja-JP"/>
        </w:rPr>
        <w:t>赤色の文字</w:t>
      </w:r>
      <w:r>
        <w:rPr>
          <w:rFonts w:ascii="游明朝" w:eastAsia="游明朝" w:hAnsi="游明朝" w:cs="游明朝"/>
          <w:sz w:val="22"/>
          <w:szCs w:val="22"/>
          <w:lang w:val="ja-JP"/>
        </w:rPr>
        <w:t>で示させて頂いております．大変恐縮ではございますが，ご確認の程，何卒宜しくお願い申し上げます．</w:t>
      </w:r>
    </w:p>
    <w:p w14:paraId="1C689535" w14:textId="77777777" w:rsidR="007109C2" w:rsidRDefault="007109C2">
      <w:pPr>
        <w:rPr>
          <w:rFonts w:ascii="游明朝" w:eastAsia="游明朝" w:hAnsi="游明朝" w:cs="游明朝"/>
          <w:sz w:val="22"/>
          <w:szCs w:val="22"/>
        </w:rPr>
      </w:pPr>
    </w:p>
    <w:p w14:paraId="7330DC0E"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受付番号</w:t>
      </w:r>
      <w:r w:rsidRPr="000F60DB">
        <w:rPr>
          <w:rFonts w:ascii="游明朝" w:eastAsia="游明朝" w:hAnsi="游明朝" w:cs="游明朝"/>
          <w:sz w:val="22"/>
          <w:szCs w:val="22"/>
        </w:rPr>
        <w:t>：</w:t>
      </w:r>
      <w:r w:rsidR="00642C7B" w:rsidRPr="00642C7B">
        <w:rPr>
          <w:rFonts w:ascii="游明朝" w:eastAsia="游明朝" w:hAnsi="游明朝" w:cs="游明朝"/>
          <w:sz w:val="22"/>
          <w:szCs w:val="22"/>
        </w:rPr>
        <w:t>DACR07-3</w:t>
      </w:r>
    </w:p>
    <w:p w14:paraId="34770211"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タイトル</w:t>
      </w:r>
      <w:r w:rsidRPr="00623CFE">
        <w:rPr>
          <w:rFonts w:ascii="游明朝" w:eastAsia="游明朝" w:hAnsi="游明朝" w:cs="游明朝"/>
          <w:sz w:val="22"/>
          <w:szCs w:val="22"/>
        </w:rPr>
        <w:t>：</w:t>
      </w:r>
      <w:r w:rsidR="00642C7B" w:rsidRPr="00642C7B">
        <w:rPr>
          <w:rFonts w:ascii="游明朝" w:eastAsia="游明朝" w:hAnsi="游明朝" w:cs="游明朝"/>
          <w:sz w:val="22"/>
          <w:szCs w:val="22"/>
        </w:rPr>
        <w:t>Gate Retrieval-Augmented Forecasting による書籍需要予測</w:t>
      </w:r>
    </w:p>
    <w:p w14:paraId="54971F1D" w14:textId="77777777" w:rsidR="007109C2" w:rsidRDefault="007109C2">
      <w:pPr>
        <w:rPr>
          <w:rFonts w:ascii="游明朝" w:eastAsia="游明朝" w:hAnsi="游明朝" w:cs="游明朝"/>
          <w:sz w:val="22"/>
          <w:szCs w:val="22"/>
        </w:rPr>
      </w:pPr>
    </w:p>
    <w:p w14:paraId="44918CAD" w14:textId="77777777" w:rsidR="007109C2" w:rsidRPr="00563688" w:rsidRDefault="0041754F">
      <w:pPr>
        <w:rPr>
          <w:rFonts w:ascii="游明朝" w:eastAsia="游明朝" w:hAnsi="游明朝" w:cs="游明朝"/>
          <w:sz w:val="22"/>
          <w:szCs w:val="22"/>
        </w:rPr>
      </w:pPr>
      <w:r>
        <w:rPr>
          <w:rFonts w:ascii="游明朝" w:eastAsia="游明朝" w:hAnsi="游明朝" w:cs="游明朝"/>
          <w:sz w:val="22"/>
          <w:szCs w:val="22"/>
        </w:rPr>
        <w:t>-----------------------------------------------------------------------------------------------------------</w:t>
      </w:r>
    </w:p>
    <w:p w14:paraId="1ECEAD54" w14:textId="77777777" w:rsidR="007109C2" w:rsidRDefault="007109C2">
      <w:pPr>
        <w:rPr>
          <w:rFonts w:ascii="游明朝" w:eastAsia="游明朝" w:hAnsi="游明朝" w:cs="游明朝"/>
          <w:color w:val="222222"/>
          <w:sz w:val="22"/>
          <w:szCs w:val="22"/>
          <w:u w:color="222222"/>
          <w:shd w:val="clear" w:color="auto" w:fill="FFFFFF"/>
        </w:rPr>
      </w:pPr>
    </w:p>
    <w:p w14:paraId="79DC393E" w14:textId="480DC8A9"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108CF58A" w14:textId="7730F645"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 xml:space="preserve">距離関数 </w:t>
      </w:r>
      <m:oMath>
        <m:r>
          <w:rPr>
            <w:rFonts w:ascii="Cambria Math" w:eastAsia="游明朝" w:hAnsi="Cambria Math" w:cs="游明朝"/>
            <w:color w:val="222222"/>
            <w:sz w:val="22"/>
            <w:szCs w:val="22"/>
            <w:u w:color="222222"/>
            <w:shd w:val="clear" w:color="auto" w:fill="FFFFFF"/>
            <w:lang w:val="ja-JP"/>
          </w:rPr>
          <m:t xml:space="preserve">d </m:t>
        </m:r>
      </m:oMath>
      <w:r>
        <w:rPr>
          <w:rFonts w:ascii="游明朝" w:eastAsia="游明朝" w:hAnsi="游明朝" w:cs="游明朝"/>
          <w:color w:val="222222"/>
          <w:sz w:val="22"/>
          <w:szCs w:val="22"/>
          <w:u w:color="222222"/>
          <w:shd w:val="clear" w:color="auto" w:fill="FFFFFF"/>
          <w:lang w:val="ja-JP"/>
        </w:rPr>
        <w:t>の選択が結果に与える影響について言及していただきたい．また，本研究の実験において具体的にどの距離関数を用いたのかを本文中に明記する必要があると思われる．</w:t>
      </w:r>
    </w:p>
    <w:p w14:paraId="0AB465E9"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5B646A7"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7CC1588B" w14:textId="4C8CB6E7" w:rsidR="007109C2" w:rsidRDefault="0041754F">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0" w:author="MIKAWA Kenta" w:date="2026-09-12T11:36:00Z" w16du:dateUtc="2026-09-12T02:36:00Z">
        <w:r w:rsidR="00C602E6">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ありがとうございました．距離関数の定義を本文に記載して</w:t>
      </w:r>
      <w:del w:id="1" w:author="MIKAWA Kenta" w:date="2026-09-12T11:36:00Z" w16du:dateUtc="2026-09-12T02:36:00Z">
        <w:r w:rsidDel="00C602E6">
          <w:rPr>
            <w:rFonts w:ascii="游明朝" w:eastAsia="游明朝" w:hAnsi="游明朝" w:cs="游明朝" w:hint="eastAsia"/>
            <w:color w:val="222222"/>
            <w:sz w:val="22"/>
            <w:szCs w:val="22"/>
            <w:u w:color="222222"/>
            <w:shd w:val="clear" w:color="auto" w:fill="FFFFFF"/>
            <w:lang w:val="ja-JP"/>
          </w:rPr>
          <w:delText>おりませんでした</w:delText>
        </w:r>
      </w:del>
      <w:ins w:id="2" w:author="MIKAWA Kenta" w:date="2026-09-12T11:36:00Z" w16du:dateUtc="2026-09-12T02:36:00Z">
        <w:r w:rsidR="00C602E6">
          <w:rPr>
            <w:rFonts w:ascii="游明朝" w:eastAsia="游明朝" w:hAnsi="游明朝" w:cs="游明朝" w:hint="eastAsia"/>
            <w:color w:val="222222"/>
            <w:sz w:val="22"/>
            <w:szCs w:val="22"/>
            <w:u w:color="222222"/>
            <w:shd w:val="clear" w:color="auto" w:fill="FFFFFF"/>
            <w:lang w:val="ja-JP"/>
          </w:rPr>
          <w:t>おらず，大変失礼いたしました</w:t>
        </w:r>
      </w:ins>
      <w:r>
        <w:rPr>
          <w:rFonts w:ascii="游明朝" w:eastAsia="游明朝" w:hAnsi="游明朝" w:cs="游明朝"/>
          <w:color w:val="222222"/>
          <w:sz w:val="22"/>
          <w:szCs w:val="22"/>
          <w:u w:color="222222"/>
          <w:shd w:val="clear" w:color="auto" w:fill="FFFFFF"/>
          <w:lang w:val="ja-JP"/>
        </w:rPr>
        <w:t>．</w:t>
      </w:r>
    </w:p>
    <w:p w14:paraId="206ED192" w14:textId="5C3CEFA7" w:rsidR="007109C2" w:rsidRDefault="00781A71">
      <w:pPr>
        <w:ind w:firstLine="220"/>
        <w:rPr>
          <w:rFonts w:ascii="游明朝" w:eastAsia="游明朝" w:hAnsi="游明朝" w:cs="游明朝"/>
          <w:color w:val="222222"/>
          <w:sz w:val="22"/>
          <w:szCs w:val="22"/>
          <w:u w:color="222222"/>
          <w:shd w:val="clear" w:color="auto" w:fill="FFFFFF"/>
          <w:lang w:val="ja-JP"/>
        </w:rPr>
      </w:pPr>
      <w:ins w:id="3" w:author="MIKAWA Kenta" w:date="2026-09-12T11:39:00Z" w16du:dateUtc="2026-09-12T02:39:00Z">
        <w:r>
          <w:rPr>
            <w:rFonts w:ascii="游明朝" w:eastAsia="游明朝" w:hAnsi="游明朝" w:cs="游明朝" w:hint="eastAsia"/>
            <w:color w:val="222222"/>
            <w:sz w:val="22"/>
            <w:szCs w:val="22"/>
            <w:u w:color="222222"/>
            <w:shd w:val="clear" w:color="auto" w:fill="FFFFFF"/>
            <w:lang w:val="ja-JP"/>
          </w:rPr>
          <w:t>まず，</w:t>
        </w:r>
      </w:ins>
      <w:ins w:id="4" w:author="MIKAWA Kenta" w:date="2026-09-12T11:40:00Z" w16du:dateUtc="2026-09-12T02:40:00Z">
        <w:r>
          <w:rPr>
            <w:rFonts w:ascii="游明朝" w:eastAsia="游明朝" w:hAnsi="游明朝" w:cs="游明朝" w:hint="eastAsia"/>
            <w:color w:val="222222"/>
            <w:sz w:val="22"/>
            <w:szCs w:val="22"/>
            <w:u w:color="222222"/>
            <w:shd w:val="clear" w:color="auto" w:fill="FFFFFF"/>
            <w:lang w:val="ja-JP"/>
          </w:rPr>
          <w:t>距離尺度に対するご質問ですが，</w:t>
        </w:r>
      </w:ins>
      <w:ins w:id="5" w:author="MIKAWA Kenta" w:date="2026-09-12T11:37:00Z" w16du:dateUtc="2026-09-12T02:37:00Z">
        <w:r w:rsidR="00C602E6">
          <w:rPr>
            <w:rFonts w:ascii="游明朝" w:eastAsia="游明朝" w:hAnsi="游明朝" w:cs="游明朝" w:hint="eastAsia"/>
            <w:color w:val="222222"/>
            <w:sz w:val="22"/>
            <w:szCs w:val="22"/>
            <w:u w:color="222222"/>
            <w:shd w:val="clear" w:color="auto" w:fill="FFFFFF"/>
            <w:lang w:val="ja-JP"/>
          </w:rPr>
          <w:t>本論文</w:t>
        </w:r>
        <w:r w:rsidR="00A23EDE">
          <w:rPr>
            <w:rFonts w:ascii="游明朝" w:eastAsia="游明朝" w:hAnsi="游明朝" w:cs="游明朝" w:hint="eastAsia"/>
            <w:color w:val="222222"/>
            <w:sz w:val="22"/>
            <w:szCs w:val="22"/>
            <w:u w:color="222222"/>
            <w:shd w:val="clear" w:color="auto" w:fill="FFFFFF"/>
            <w:lang w:val="ja-JP"/>
          </w:rPr>
          <w:t>で</w:t>
        </w:r>
      </w:ins>
      <w:del w:id="6" w:author="MIKAWA Kenta" w:date="2026-09-12T11:37:00Z" w16du:dateUtc="2026-09-12T02:37:00Z">
        <w:r w:rsidR="0041754F" w:rsidDel="00C602E6">
          <w:rPr>
            <w:rFonts w:ascii="游明朝" w:eastAsia="游明朝" w:hAnsi="游明朝" w:cs="游明朝" w:hint="eastAsia"/>
            <w:color w:val="222222"/>
            <w:sz w:val="22"/>
            <w:szCs w:val="22"/>
            <w:u w:color="222222"/>
            <w:shd w:val="clear" w:color="auto" w:fill="FFFFFF"/>
            <w:lang w:val="ja-JP"/>
          </w:rPr>
          <w:delText>用いた</w:delText>
        </w:r>
        <w:r w:rsidR="0041754F" w:rsidDel="00A23EDE">
          <w:rPr>
            <w:rFonts w:ascii="游明朝" w:eastAsia="游明朝" w:hAnsi="游明朝" w:cs="游明朝"/>
            <w:color w:val="222222"/>
            <w:sz w:val="22"/>
            <w:szCs w:val="22"/>
            <w:u w:color="222222"/>
            <w:shd w:val="clear" w:color="auto" w:fill="FFFFFF"/>
            <w:lang w:val="ja-JP"/>
          </w:rPr>
          <w:delText>距離</w:delText>
        </w:r>
      </w:del>
      <w:r w:rsidR="0041754F">
        <w:rPr>
          <w:rFonts w:ascii="游明朝" w:eastAsia="游明朝" w:hAnsi="游明朝" w:cs="游明朝"/>
          <w:color w:val="222222"/>
          <w:sz w:val="22"/>
          <w:szCs w:val="22"/>
          <w:u w:color="222222"/>
          <w:shd w:val="clear" w:color="auto" w:fill="FFFFFF"/>
          <w:lang w:val="ja-JP"/>
        </w:rPr>
        <w:t>は，標準化後のローカルコンテキストと各ウィンドウとの</w:t>
      </w:r>
      <w:ins w:id="7" w:author="MIKAWA Kenta" w:date="2026-09-12T11:37:00Z" w16du:dateUtc="2026-09-12T02:37:00Z">
        <w:r w:rsidR="00A23EDE">
          <w:rPr>
            <w:rFonts w:ascii="游明朝" w:eastAsia="游明朝" w:hAnsi="游明朝" w:cs="游明朝" w:hint="eastAsia"/>
            <w:color w:val="222222"/>
            <w:sz w:val="22"/>
            <w:szCs w:val="22"/>
            <w:u w:color="222222"/>
            <w:shd w:val="clear" w:color="auto" w:fill="FFFFFF"/>
            <w:lang w:val="ja-JP"/>
          </w:rPr>
          <w:t>間の</w:t>
        </w:r>
      </w:ins>
      <w:r w:rsidR="0041754F">
        <w:rPr>
          <w:rFonts w:ascii="游明朝" w:eastAsia="游明朝" w:hAnsi="游明朝" w:cs="游明朝"/>
          <w:color w:val="222222"/>
          <w:sz w:val="22"/>
          <w:szCs w:val="22"/>
          <w:u w:color="222222"/>
          <w:shd w:val="clear" w:color="auto" w:fill="FFFFFF"/>
          <w:lang w:val="ja-JP"/>
        </w:rPr>
        <w:t>二乗ユークリッド距離</w:t>
      </w:r>
      <w:del w:id="8" w:author="MIKAWA Kenta" w:date="2026-09-12T11:37:00Z" w16du:dateUtc="2026-09-12T02:37:00Z">
        <w:r w:rsidR="0041754F" w:rsidDel="00A23EDE">
          <w:rPr>
            <w:rFonts w:ascii="游明朝" w:eastAsia="游明朝" w:hAnsi="游明朝" w:cs="游明朝" w:hint="eastAsia"/>
            <w:color w:val="222222"/>
            <w:sz w:val="22"/>
            <w:szCs w:val="22"/>
            <w:u w:color="222222"/>
            <w:shd w:val="clear" w:color="auto" w:fill="FFFFFF"/>
            <w:lang w:val="ja-JP"/>
          </w:rPr>
          <w:delText>です</w:delText>
        </w:r>
      </w:del>
      <w:ins w:id="9" w:author="MIKAWA Kenta" w:date="2026-09-12T11:38:00Z" w16du:dateUtc="2026-09-12T02:38:00Z">
        <w:r w:rsidR="003677E8">
          <w:rPr>
            <w:rFonts w:ascii="游明朝" w:eastAsia="游明朝" w:hAnsi="游明朝" w:cs="游明朝" w:hint="eastAsia"/>
            <w:color w:val="222222"/>
            <w:sz w:val="22"/>
            <w:szCs w:val="22"/>
            <w:u w:color="222222"/>
            <w:shd w:val="clear" w:color="auto" w:fill="FFFFFF"/>
            <w:lang w:val="ja-JP"/>
          </w:rPr>
          <w:t>を</w:t>
        </w:r>
      </w:ins>
      <w:ins w:id="10" w:author="MIKAWA Kenta" w:date="2026-09-12T11:37:00Z" w16du:dateUtc="2026-09-12T02:37:00Z">
        <w:r w:rsidR="00A23EDE">
          <w:rPr>
            <w:rFonts w:ascii="游明朝" w:eastAsia="游明朝" w:hAnsi="游明朝" w:cs="游明朝" w:hint="eastAsia"/>
            <w:color w:val="222222"/>
            <w:sz w:val="22"/>
            <w:szCs w:val="22"/>
            <w:u w:color="222222"/>
            <w:shd w:val="clear" w:color="auto" w:fill="FFFFFF"/>
            <w:lang w:val="ja-JP"/>
          </w:rPr>
          <w:t>距離尺度として使用するものといたしました</w:t>
        </w:r>
      </w:ins>
      <w:r w:rsidR="0041754F">
        <w:rPr>
          <w:rFonts w:ascii="游明朝" w:eastAsia="游明朝" w:hAnsi="游明朝" w:cs="游明朝"/>
          <w:color w:val="222222"/>
          <w:sz w:val="22"/>
          <w:szCs w:val="22"/>
          <w:u w:color="222222"/>
          <w:shd w:val="clear" w:color="auto" w:fill="FFFFFF"/>
          <w:lang w:val="ja-JP"/>
        </w:rPr>
        <w:t>．具体的には，ローカルコンテキストとウィンドウ集合の各ウィンドウをそれぞれ平均0，標準偏差1</w:t>
      </w:r>
      <w:del w:id="11" w:author="MIKAWA Kenta" w:date="2026-09-12T11:37:00Z" w16du:dateUtc="2026-09-12T02:37:00Z">
        <w:r w:rsidR="0041754F" w:rsidDel="00A23EDE">
          <w:rPr>
            <w:rFonts w:ascii="游明朝" w:eastAsia="游明朝" w:hAnsi="游明朝" w:cs="游明朝" w:hint="eastAsia"/>
            <w:color w:val="222222"/>
            <w:sz w:val="22"/>
            <w:szCs w:val="22"/>
            <w:u w:color="222222"/>
            <w:shd w:val="clear" w:color="auto" w:fill="FFFFFF"/>
            <w:lang w:val="ja-JP"/>
          </w:rPr>
          <w:delText>にそろえた</w:delText>
        </w:r>
      </w:del>
      <w:ins w:id="12" w:author="MIKAWA Kenta" w:date="2026-09-12T11:37:00Z" w16du:dateUtc="2026-09-12T02:37:00Z">
        <w:r w:rsidR="00A23EDE">
          <w:rPr>
            <w:rFonts w:ascii="游明朝" w:eastAsia="游明朝" w:hAnsi="游明朝" w:cs="游明朝" w:hint="eastAsia"/>
            <w:color w:val="222222"/>
            <w:sz w:val="22"/>
            <w:szCs w:val="22"/>
            <w:u w:color="222222"/>
            <w:shd w:val="clear" w:color="auto" w:fill="FFFFFF"/>
            <w:lang w:val="ja-JP"/>
          </w:rPr>
          <w:t>と</w:t>
        </w:r>
      </w:ins>
      <w:ins w:id="13" w:author="MIKAWA Kenta" w:date="2026-09-12T11:38:00Z" w16du:dateUtc="2026-09-12T02:38:00Z">
        <w:r w:rsidR="00A23EDE">
          <w:rPr>
            <w:rFonts w:ascii="游明朝" w:eastAsia="游明朝" w:hAnsi="游明朝" w:cs="游明朝" w:hint="eastAsia"/>
            <w:color w:val="222222"/>
            <w:sz w:val="22"/>
            <w:szCs w:val="22"/>
            <w:u w:color="222222"/>
            <w:shd w:val="clear" w:color="auto" w:fill="FFFFFF"/>
            <w:lang w:val="ja-JP"/>
          </w:rPr>
          <w:t>正規化した</w:t>
        </w:r>
      </w:ins>
      <w:r w:rsidR="0041754F">
        <w:rPr>
          <w:rFonts w:ascii="游明朝" w:eastAsia="游明朝" w:hAnsi="游明朝" w:cs="游明朝"/>
          <w:color w:val="222222"/>
          <w:sz w:val="22"/>
          <w:szCs w:val="22"/>
          <w:u w:color="222222"/>
          <w:shd w:val="clear" w:color="auto" w:fill="FFFFFF"/>
          <w:lang w:val="ja-JP"/>
        </w:rPr>
        <w:t>上で，各時点の差を二乗して合計した値を</w:t>
      </w:r>
      <w:del w:id="14" w:author="MIKAWA Kenta" w:date="2026-09-12T11:38:00Z" w16du:dateUtc="2026-09-12T02:38:00Z">
        <w:r w:rsidR="0041754F" w:rsidDel="004B3B46">
          <w:rPr>
            <w:rFonts w:ascii="游明朝" w:eastAsia="游明朝" w:hAnsi="游明朝" w:cs="游明朝" w:hint="eastAsia"/>
            <w:color w:val="222222"/>
            <w:sz w:val="22"/>
            <w:szCs w:val="22"/>
            <w:u w:color="222222"/>
            <w:shd w:val="clear" w:color="auto" w:fill="FFFFFF"/>
            <w:lang w:val="ja-JP"/>
          </w:rPr>
          <w:delText>距離としております</w:delText>
        </w:r>
      </w:del>
      <w:ins w:id="15" w:author="MIKAWA Kenta" w:date="2026-09-12T11:38:00Z" w16du:dateUtc="2026-09-12T02:38:00Z">
        <w:r w:rsidR="004B3B46">
          <w:rPr>
            <w:rFonts w:ascii="游明朝" w:eastAsia="游明朝" w:hAnsi="游明朝" w:cs="游明朝" w:hint="eastAsia"/>
            <w:color w:val="222222"/>
            <w:sz w:val="22"/>
            <w:szCs w:val="22"/>
            <w:u w:color="222222"/>
            <w:shd w:val="clear" w:color="auto" w:fill="FFFFFF"/>
            <w:lang w:val="ja-JP"/>
          </w:rPr>
          <w:t>使用しております</w:t>
        </w:r>
      </w:ins>
      <w:r w:rsidR="0041754F">
        <w:rPr>
          <w:rFonts w:ascii="游明朝" w:eastAsia="游明朝" w:hAnsi="游明朝" w:cs="游明朝"/>
          <w:color w:val="222222"/>
          <w:sz w:val="22"/>
          <w:szCs w:val="22"/>
          <w:u w:color="222222"/>
          <w:shd w:val="clear" w:color="auto" w:fill="FFFFFF"/>
          <w:lang w:val="ja-JP"/>
        </w:rPr>
        <w:t>．この距離が小さい上位</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件を探す処理には，近傍検索のライブラリであるFaissを用いております．</w:t>
      </w:r>
    </w:p>
    <w:p w14:paraId="566A984B" w14:textId="32AC1BAF" w:rsidR="007109C2" w:rsidRDefault="006C6CEE">
      <w:pPr>
        <w:ind w:firstLine="220"/>
        <w:rPr>
          <w:rFonts w:ascii="游明朝" w:eastAsia="游明朝" w:hAnsi="游明朝" w:cs="游明朝"/>
          <w:color w:val="222222"/>
          <w:sz w:val="22"/>
          <w:szCs w:val="22"/>
          <w:u w:color="222222"/>
          <w:shd w:val="clear" w:color="auto" w:fill="FFFFFF"/>
          <w:lang w:val="ja-JP"/>
        </w:rPr>
      </w:pPr>
      <w:ins w:id="16" w:author="MIKAWA Kenta" w:date="2026-09-12T11:43:00Z" w16du:dateUtc="2026-09-12T02:43:00Z">
        <w:r>
          <w:rPr>
            <w:rFonts w:ascii="游明朝" w:eastAsia="游明朝" w:hAnsi="游明朝" w:cs="游明朝" w:hint="eastAsia"/>
            <w:color w:val="222222"/>
            <w:sz w:val="22"/>
            <w:szCs w:val="22"/>
            <w:u w:color="222222"/>
            <w:shd w:val="clear" w:color="auto" w:fill="FFFFFF"/>
            <w:lang w:val="ja-JP"/>
          </w:rPr>
          <w:t>また，距離関数の選択が結果に与える影響についてですが，</w:t>
        </w:r>
      </w:ins>
      <w:r w:rsidR="0041754F">
        <w:rPr>
          <w:rFonts w:ascii="游明朝" w:eastAsia="游明朝" w:hAnsi="游明朝" w:cs="游明朝" w:hint="eastAsia"/>
          <w:color w:val="222222"/>
          <w:sz w:val="22"/>
          <w:szCs w:val="22"/>
          <w:u w:color="222222"/>
          <w:shd w:val="clear" w:color="auto" w:fill="FFFFFF"/>
          <w:lang w:val="ja-JP"/>
        </w:rPr>
        <w:t>距</w:t>
      </w:r>
      <w:r w:rsidR="0041754F">
        <w:rPr>
          <w:rFonts w:ascii="游明朝" w:eastAsia="游明朝" w:hAnsi="游明朝" w:cs="游明朝"/>
          <w:color w:val="222222"/>
          <w:sz w:val="22"/>
          <w:szCs w:val="22"/>
          <w:u w:color="222222"/>
          <w:shd w:val="clear" w:color="auto" w:fill="FFFFFF"/>
          <w:lang w:val="ja-JP"/>
        </w:rPr>
        <w:t>離の選択は取得される参照ウィンドウそのものを変えるため，予測結果に影響し得</w:t>
      </w:r>
      <w:del w:id="17" w:author="MIKAWA Kenta" w:date="2026-09-12T11:43:00Z" w16du:dateUtc="2026-09-12T02:43:00Z">
        <w:r w:rsidR="0041754F" w:rsidDel="006C6CEE">
          <w:rPr>
            <w:rFonts w:ascii="游明朝" w:eastAsia="游明朝" w:hAnsi="游明朝" w:cs="游明朝"/>
            <w:color w:val="222222"/>
            <w:sz w:val="22"/>
            <w:szCs w:val="22"/>
            <w:u w:color="222222"/>
            <w:shd w:val="clear" w:color="auto" w:fill="FFFFFF"/>
            <w:lang w:val="ja-JP"/>
          </w:rPr>
          <w:delText>ると考えており</w:delText>
        </w:r>
      </w:del>
      <w:r w:rsidR="0041754F">
        <w:rPr>
          <w:rFonts w:ascii="游明朝" w:eastAsia="游明朝" w:hAnsi="游明朝" w:cs="游明朝"/>
          <w:color w:val="222222"/>
          <w:sz w:val="22"/>
          <w:szCs w:val="22"/>
          <w:u w:color="222222"/>
          <w:shd w:val="clear" w:color="auto" w:fill="FFFFFF"/>
          <w:lang w:val="ja-JP"/>
        </w:rPr>
        <w:t>ます．本研究の距離は標準化後の系列に対するものであり，需要の水準や振幅の違いを無視して変動の形状だけで参照を選びます．そのため，需要規模の近さを重視する場合には標準化を行わない距離が，時間軸のずれを許容して形状を照合する場合には動的時間伸縮法が適する可能性がございます．一方で本研究では距離を固定しており，複数の尺度を比較した検証には至っておりません．</w:t>
      </w:r>
    </w:p>
    <w:p w14:paraId="52614F4F"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ただし，参照を関連度に応じて重み付けして統合する枠組みでは，類似尺度をコサイン類似度・ユークリッド距離・相関係数と変えても7つのデータセットの平均MSEが0.191〜0.194とほとんど変化しないことが報告されております（S. Lee et al., "Cross-RAG: Zero-Shot Retrieval-Augmented Time Series Forecasting via Cross-Attention," arXiv:2603.14709, 2026）．本研究のゲート機構も同様に関連度で参照を重み付けするため，距離の選択による影響は限定的と考えており，比較は今後の課題といたします．</w:t>
      </w:r>
    </w:p>
    <w:p w14:paraId="7A2C704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以上を，3. 従来手法と5.3 実験設定に追記いたしました．</w:t>
      </w:r>
    </w:p>
    <w:p w14:paraId="15DC20D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8E3E7A4"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右カラム，3. 従来手法（</w:t>
      </w:r>
      <w:commentRangeStart w:id="18"/>
      <w:r w:rsidRPr="001A2D82">
        <w:rPr>
          <w:rFonts w:ascii="游明朝" w:eastAsia="游明朝" w:hAnsi="游明朝" w:cs="游明朝"/>
          <w:b/>
          <w:bCs/>
          <w:color w:val="000000" w:themeColor="text1"/>
          <w:sz w:val="22"/>
          <w:szCs w:val="22"/>
          <w:u w:val="single"/>
          <w:shd w:val="clear" w:color="auto" w:fill="FFFFFF"/>
          <w:lang w:val="ja-JP"/>
        </w:rPr>
        <w:t>記載の追加</w:t>
      </w:r>
      <w:commentRangeEnd w:id="18"/>
      <w:r w:rsidR="00DA422D" w:rsidRPr="001A2D82">
        <w:rPr>
          <w:rStyle w:val="ac"/>
          <w:rFonts w:ascii="游明朝" w:eastAsia="游明朝" w:hAnsi="游明朝" w:cs="游明朝"/>
          <w:b/>
          <w:bCs/>
          <w:color w:val="000000" w:themeColor="text1"/>
          <w:sz w:val="22"/>
          <w:szCs w:val="22"/>
          <w:u w:val="single"/>
          <w:shd w:val="clear" w:color="auto" w:fill="FFFFFF"/>
          <w:lang w:val="ja-JP"/>
        </w:rPr>
        <w:commentReference w:id="18"/>
      </w:r>
      <w:r w:rsidRPr="001A2D82">
        <w:rPr>
          <w:rFonts w:ascii="游明朝" w:eastAsia="游明朝" w:hAnsi="游明朝" w:cs="游明朝"/>
          <w:b/>
          <w:bCs/>
          <w:color w:val="000000" w:themeColor="text1"/>
          <w:sz w:val="22"/>
          <w:szCs w:val="22"/>
          <w:u w:val="single"/>
          <w:shd w:val="clear" w:color="auto" w:fill="FFFFFF"/>
          <w:lang w:val="ja-JP"/>
        </w:rPr>
        <w:t>）：</w:t>
      </w:r>
    </w:p>
    <w:p w14:paraId="1A3A3FC5"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なお本研究では，距離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として標準化後のウィンドウ間の二乗ユークリッド距離を用いる．こ</w:t>
      </w:r>
      <w:r>
        <w:rPr>
          <w:rFonts w:ascii="游明朝" w:eastAsia="游明朝" w:hAnsi="游明朝" w:cs="游明朝"/>
          <w:color w:val="000000" w:themeColor="text1"/>
          <w:sz w:val="22"/>
          <w:szCs w:val="22"/>
          <w:u w:color="222222"/>
          <w:shd w:val="clear" w:color="auto" w:fill="FFFFFF"/>
          <w:lang w:val="ja-JP"/>
        </w:rPr>
        <w:lastRenderedPageBreak/>
        <w:t>の距離は標準化後の系列に対して定義されるため，系列の水準や振幅の違いを除いた変動の形状の類似度を測ることになる．</w:t>
      </w:r>
    </w:p>
    <w:p w14:paraId="47AD1D1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741E1DB"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p.5 左カラム，5.3 実験設定（記載の追加）：</w:t>
      </w:r>
    </w:p>
    <w:p w14:paraId="15827AF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このときの類似度は</w:t>
      </w:r>
      <w:commentRangeStart w:id="19"/>
      <w:r w:rsidRPr="009D37BA">
        <w:rPr>
          <w:rFonts w:ascii="游明朝" w:eastAsia="游明朝" w:hAnsi="游明朝" w:cs="游明朝"/>
          <w:color w:val="000000" w:themeColor="text1"/>
          <w:sz w:val="22"/>
          <w:szCs w:val="22"/>
          <w:u w:color="222222"/>
          <w:shd w:val="clear" w:color="auto" w:fill="FFFFFF"/>
          <w:lang w:val="ja-JP"/>
        </w:rPr>
        <w:t>二乗ユークリッド距離により</w:t>
      </w:r>
      <w:commentRangeEnd w:id="19"/>
      <w:r w:rsidR="00DA422D" w:rsidRPr="009D37BA">
        <w:rPr>
          <w:rStyle w:val="ac"/>
          <w:rFonts w:ascii="游明朝" w:eastAsia="游明朝" w:hAnsi="游明朝" w:cs="游明朝"/>
          <w:color w:val="000000" w:themeColor="text1"/>
          <w:sz w:val="22"/>
          <w:szCs w:val="22"/>
          <w:u w:color="222222"/>
          <w:shd w:val="clear" w:color="auto" w:fill="FFFFFF"/>
          <w:lang w:val="ja-JP"/>
        </w:rPr>
        <w:commentReference w:id="19"/>
      </w:r>
      <w:r w:rsidRPr="009D37BA">
        <w:rPr>
          <w:rFonts w:ascii="游明朝" w:eastAsia="游明朝" w:hAnsi="游明朝" w:cs="游明朝"/>
          <w:color w:val="000000" w:themeColor="text1"/>
          <w:sz w:val="22"/>
          <w:szCs w:val="22"/>
          <w:u w:color="222222"/>
          <w:shd w:val="clear" w:color="auto" w:fill="FFFFFF"/>
          <w:lang w:val="ja-JP"/>
        </w:rPr>
        <w:t>測るものとし，近傍検索の実装にはFaiss[12]を用いた．</w:t>
      </w:r>
    </w:p>
    <w:p w14:paraId="49B4C2A7" w14:textId="77777777" w:rsidR="007109C2" w:rsidRDefault="007109C2">
      <w:pPr>
        <w:rPr>
          <w:rFonts w:ascii="游明朝" w:eastAsia="游明朝" w:hAnsi="游明朝" w:cs="游明朝"/>
          <w:color w:val="222222"/>
          <w:sz w:val="22"/>
          <w:szCs w:val="22"/>
          <w:u w:color="222222"/>
          <w:shd w:val="clear" w:color="auto" w:fill="FFFFFF"/>
          <w:lang w:val="ja-JP"/>
        </w:rPr>
      </w:pPr>
    </w:p>
    <w:p w14:paraId="369C67D8" w14:textId="77777777" w:rsidR="007109C2" w:rsidRDefault="007109C2">
      <w:pPr>
        <w:rPr>
          <w:rFonts w:ascii="游明朝" w:eastAsia="游明朝" w:hAnsi="游明朝" w:cs="游明朝"/>
          <w:color w:val="222222"/>
          <w:sz w:val="22"/>
          <w:szCs w:val="22"/>
          <w:u w:color="222222"/>
          <w:shd w:val="clear" w:color="auto" w:fill="FFFFFF"/>
        </w:rPr>
      </w:pPr>
    </w:p>
    <w:p w14:paraId="2948A7E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35D377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Top-K における K の設定方法について，結果に対する感度を検討する必要があると考える．例えば，K を変化させた感度分析や追加実験を行うことで，提案手法の頑健性を示すことができるのではないか．</w:t>
      </w:r>
    </w:p>
    <w:p w14:paraId="0A26543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B7A4082" w14:textId="77777777" w:rsidR="007109C2" w:rsidRDefault="0041754F">
      <w:pPr>
        <w:rPr>
          <w:rFonts w:asciiTheme="majorEastAsia" w:eastAsiaTheme="majorEastAsia" w:hAnsiTheme="majorEastAsia" w:cs="游明朝"/>
          <w:b/>
          <w:bCs/>
          <w:sz w:val="22"/>
          <w:szCs w:val="22"/>
          <w:lang w:val="ja-JP"/>
        </w:rPr>
      </w:pPr>
      <w:commentRangeStart w:id="20"/>
      <w:r w:rsidRPr="001A2D82">
        <w:rPr>
          <w:rFonts w:asciiTheme="majorEastAsia" w:eastAsiaTheme="majorEastAsia" w:hAnsiTheme="majorEastAsia" w:cs="游明朝"/>
          <w:b/>
          <w:bCs/>
          <w:sz w:val="22"/>
          <w:szCs w:val="22"/>
          <w:lang w:val="ja-JP"/>
        </w:rPr>
        <w:t>【著者の回答】</w:t>
      </w:r>
      <w:commentRangeEnd w:id="20"/>
      <w:r w:rsidR="004072DD">
        <w:rPr>
          <w:rStyle w:val="ac"/>
          <w:rFonts w:asciiTheme="majorEastAsia" w:eastAsiaTheme="majorEastAsia" w:hAnsiTheme="majorEastAsia" w:cs="游明朝"/>
          <w:b/>
          <w:bCs/>
          <w:sz w:val="22"/>
          <w:szCs w:val="22"/>
          <w:lang w:val="ja-JP"/>
        </w:rPr>
        <w:commentReference w:id="20"/>
      </w:r>
    </w:p>
    <w:p w14:paraId="1C09BCB5"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の感度を確認しておりませんでした．</w:t>
      </w:r>
    </w:p>
    <w:p w14:paraId="3C991A6F"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学習済みのモデルに対し，推論時の</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を1から8まで変えて予測精度を比較いたしました．結果は下表の通りです．</w:t>
      </w:r>
    </w:p>
    <w:p w14:paraId="5897F46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794"/>
        <w:gridCol w:w="1219"/>
        <w:gridCol w:w="1219"/>
        <w:gridCol w:w="1219"/>
        <w:gridCol w:w="1219"/>
        <w:gridCol w:w="1219"/>
        <w:gridCol w:w="1219"/>
      </w:tblGrid>
      <w:tr w:rsidR="00C807BD" w14:paraId="1991B341" w14:textId="77777777">
        <w:trPr>
          <w:cantSplit/>
          <w:tblHeader/>
          <w:jc w:val="center"/>
        </w:trPr>
        <w:tc>
          <w:tcPr>
            <w:tcW w:w="794" w:type="dxa"/>
            <w:vMerge w:val="restart"/>
            <w:tcBorders>
              <w:bottom w:val="single" w:sz="8" w:space="0" w:color="000000"/>
            </w:tcBorders>
          </w:tcPr>
          <w:p w14:paraId="58872832" w14:textId="77777777" w:rsidR="00C807BD" w:rsidRDefault="00000000">
            <w:pPr>
              <w:keepNext/>
              <w:spacing w:before="20" w:after="20"/>
              <w:jc w:val="center"/>
            </w:pPr>
            <w:r>
              <w:rPr>
                <w:rFonts w:ascii="游明朝" w:eastAsia="游明朝" w:hAnsi="游明朝"/>
                <w:b/>
                <w:sz w:val="19"/>
              </w:rPr>
              <w:t>K</w:t>
            </w:r>
          </w:p>
        </w:tc>
        <w:tc>
          <w:tcPr>
            <w:tcW w:w="1219" w:type="dxa"/>
            <w:gridSpan w:val="6"/>
            <w:tcBorders>
              <w:bottom w:val="single" w:sz="4" w:space="0" w:color="000000"/>
            </w:tcBorders>
          </w:tcPr>
          <w:p w14:paraId="541DE2C6" w14:textId="77777777" w:rsidR="00C807BD" w:rsidRDefault="00000000">
            <w:pPr>
              <w:keepNext/>
              <w:spacing w:before="20" w:after="20"/>
              <w:jc w:val="center"/>
            </w:pPr>
            <w:r>
              <w:rPr>
                <w:rFonts w:ascii="游明朝" w:eastAsia="游明朝" w:hAnsi="游明朝"/>
                <w:b/>
                <w:sz w:val="19"/>
              </w:rPr>
              <w:t>分位点</w:t>
            </w:r>
          </w:p>
        </w:tc>
      </w:tr>
      <w:tr w:rsidR="00C807BD" w14:paraId="1F437E0F" w14:textId="77777777">
        <w:trPr>
          <w:cantSplit/>
          <w:tblHeader/>
          <w:jc w:val="center"/>
        </w:trPr>
        <w:tc>
          <w:tcPr>
            <w:tcW w:w="1391" w:type="dxa"/>
            <w:vMerge/>
          </w:tcPr>
          <w:p w14:paraId="0596789E" w14:textId="77777777" w:rsidR="00C807BD" w:rsidRDefault="00C807BD"/>
        </w:tc>
        <w:tc>
          <w:tcPr>
            <w:tcW w:w="1219" w:type="dxa"/>
            <w:gridSpan w:val="2"/>
            <w:tcBorders>
              <w:bottom w:val="single" w:sz="4" w:space="0" w:color="000000"/>
            </w:tcBorders>
          </w:tcPr>
          <w:p w14:paraId="789DFB1E" w14:textId="77777777" w:rsidR="00C807BD" w:rsidRDefault="00000000">
            <w:pPr>
              <w:keepNext/>
              <w:spacing w:before="20" w:after="20"/>
              <w:jc w:val="center"/>
            </w:pPr>
            <w:r>
              <w:rPr>
                <w:rFonts w:ascii="游明朝" w:eastAsia="游明朝" w:hAnsi="游明朝"/>
                <w:b/>
                <w:sz w:val="19"/>
              </w:rPr>
              <w:t>τ = 0.1</w:t>
            </w:r>
          </w:p>
        </w:tc>
        <w:tc>
          <w:tcPr>
            <w:tcW w:w="1219" w:type="dxa"/>
            <w:gridSpan w:val="2"/>
            <w:tcBorders>
              <w:bottom w:val="single" w:sz="4" w:space="0" w:color="000000"/>
            </w:tcBorders>
          </w:tcPr>
          <w:p w14:paraId="5FB7B72A" w14:textId="77777777" w:rsidR="00C807BD" w:rsidRDefault="00000000">
            <w:pPr>
              <w:keepNext/>
              <w:spacing w:before="20" w:after="20"/>
              <w:jc w:val="center"/>
            </w:pPr>
            <w:r>
              <w:rPr>
                <w:rFonts w:ascii="游明朝" w:eastAsia="游明朝" w:hAnsi="游明朝"/>
                <w:b/>
                <w:sz w:val="19"/>
              </w:rPr>
              <w:t>τ = 0.5</w:t>
            </w:r>
          </w:p>
        </w:tc>
        <w:tc>
          <w:tcPr>
            <w:tcW w:w="1219" w:type="dxa"/>
            <w:gridSpan w:val="2"/>
            <w:tcBorders>
              <w:bottom w:val="single" w:sz="4" w:space="0" w:color="000000"/>
            </w:tcBorders>
          </w:tcPr>
          <w:p w14:paraId="25FABD78" w14:textId="77777777" w:rsidR="00C807BD" w:rsidRDefault="00000000">
            <w:pPr>
              <w:keepNext/>
              <w:spacing w:before="20" w:after="20"/>
              <w:jc w:val="center"/>
            </w:pPr>
            <w:r>
              <w:rPr>
                <w:rFonts w:ascii="游明朝" w:eastAsia="游明朝" w:hAnsi="游明朝"/>
                <w:b/>
                <w:sz w:val="19"/>
              </w:rPr>
              <w:t>τ = 0.9</w:t>
            </w:r>
          </w:p>
        </w:tc>
      </w:tr>
      <w:tr w:rsidR="00C807BD" w14:paraId="75F1733E" w14:textId="77777777">
        <w:trPr>
          <w:cantSplit/>
          <w:tblHeader/>
          <w:jc w:val="center"/>
        </w:trPr>
        <w:tc>
          <w:tcPr>
            <w:tcW w:w="1391" w:type="dxa"/>
            <w:vMerge/>
          </w:tcPr>
          <w:p w14:paraId="7B47DAA4" w14:textId="77777777" w:rsidR="00C807BD" w:rsidRDefault="00C807BD"/>
        </w:tc>
        <w:tc>
          <w:tcPr>
            <w:tcW w:w="1219" w:type="dxa"/>
            <w:tcBorders>
              <w:bottom w:val="single" w:sz="8" w:space="0" w:color="000000"/>
            </w:tcBorders>
          </w:tcPr>
          <w:p w14:paraId="0E9BB394"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0644DAC2" w14:textId="77777777" w:rsidR="00C807BD" w:rsidRDefault="00000000">
            <w:pPr>
              <w:keepNext/>
              <w:spacing w:before="20" w:after="20"/>
              <w:jc w:val="center"/>
            </w:pPr>
            <w:r>
              <w:rPr>
                <w:rFonts w:ascii="游明朝" w:eastAsia="游明朝" w:hAnsi="游明朝"/>
                <w:b/>
                <w:sz w:val="19"/>
              </w:rPr>
              <w:t>RMSE</w:t>
            </w:r>
          </w:p>
        </w:tc>
        <w:tc>
          <w:tcPr>
            <w:tcW w:w="1219" w:type="dxa"/>
            <w:tcBorders>
              <w:bottom w:val="single" w:sz="8" w:space="0" w:color="000000"/>
            </w:tcBorders>
          </w:tcPr>
          <w:p w14:paraId="1A88FB7A"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1424373D" w14:textId="77777777" w:rsidR="00C807BD" w:rsidRDefault="00000000">
            <w:pPr>
              <w:keepNext/>
              <w:spacing w:before="20" w:after="20"/>
              <w:jc w:val="center"/>
            </w:pPr>
            <w:r>
              <w:rPr>
                <w:rFonts w:ascii="游明朝" w:eastAsia="游明朝" w:hAnsi="游明朝"/>
                <w:b/>
                <w:sz w:val="19"/>
              </w:rPr>
              <w:t>RMSE</w:t>
            </w:r>
          </w:p>
        </w:tc>
        <w:tc>
          <w:tcPr>
            <w:tcW w:w="1219" w:type="dxa"/>
            <w:tcBorders>
              <w:bottom w:val="single" w:sz="8" w:space="0" w:color="000000"/>
            </w:tcBorders>
          </w:tcPr>
          <w:p w14:paraId="4C67D050" w14:textId="77777777" w:rsidR="00C807BD" w:rsidRDefault="00000000">
            <w:pPr>
              <w:keepNext/>
              <w:spacing w:before="20" w:after="20"/>
              <w:jc w:val="center"/>
            </w:pPr>
            <w:r>
              <w:rPr>
                <w:rFonts w:ascii="游明朝" w:eastAsia="游明朝" w:hAnsi="游明朝"/>
                <w:b/>
                <w:sz w:val="19"/>
              </w:rPr>
              <w:t>MAE</w:t>
            </w:r>
          </w:p>
        </w:tc>
        <w:tc>
          <w:tcPr>
            <w:tcW w:w="1219" w:type="dxa"/>
            <w:tcBorders>
              <w:bottom w:val="single" w:sz="8" w:space="0" w:color="000000"/>
            </w:tcBorders>
          </w:tcPr>
          <w:p w14:paraId="45AF6CE5" w14:textId="77777777" w:rsidR="00C807BD" w:rsidRDefault="00000000">
            <w:pPr>
              <w:keepNext/>
              <w:spacing w:before="20" w:after="20"/>
              <w:jc w:val="center"/>
            </w:pPr>
            <w:r>
              <w:rPr>
                <w:rFonts w:ascii="游明朝" w:eastAsia="游明朝" w:hAnsi="游明朝"/>
                <w:b/>
                <w:sz w:val="19"/>
              </w:rPr>
              <w:t>RMSE</w:t>
            </w:r>
          </w:p>
        </w:tc>
      </w:tr>
      <w:tr w:rsidR="00C807BD" w14:paraId="11CE6D29" w14:textId="77777777">
        <w:trPr>
          <w:cantSplit/>
          <w:jc w:val="center"/>
        </w:trPr>
        <w:tc>
          <w:tcPr>
            <w:tcW w:w="794" w:type="dxa"/>
          </w:tcPr>
          <w:p w14:paraId="4ADEFA7F" w14:textId="77777777" w:rsidR="00C807BD" w:rsidRDefault="00000000">
            <w:pPr>
              <w:keepNext/>
              <w:spacing w:before="20" w:after="20"/>
              <w:jc w:val="center"/>
            </w:pPr>
            <w:r>
              <w:rPr>
                <w:rFonts w:ascii="游明朝" w:eastAsia="游明朝" w:hAnsi="游明朝"/>
                <w:sz w:val="19"/>
              </w:rPr>
              <w:t>1</w:t>
            </w:r>
          </w:p>
        </w:tc>
        <w:tc>
          <w:tcPr>
            <w:tcW w:w="1219" w:type="dxa"/>
          </w:tcPr>
          <w:p w14:paraId="673CC668" w14:textId="77777777" w:rsidR="00C807BD" w:rsidRDefault="00000000">
            <w:pPr>
              <w:keepNext/>
              <w:spacing w:before="20" w:after="20"/>
              <w:jc w:val="center"/>
            </w:pPr>
            <w:r>
              <w:rPr>
                <w:rFonts w:ascii="游明朝" w:eastAsia="游明朝" w:hAnsi="游明朝"/>
                <w:b/>
                <w:sz w:val="19"/>
              </w:rPr>
              <w:t>3.5978</w:t>
            </w:r>
          </w:p>
        </w:tc>
        <w:tc>
          <w:tcPr>
            <w:tcW w:w="1219" w:type="dxa"/>
          </w:tcPr>
          <w:p w14:paraId="21946FAE" w14:textId="77777777" w:rsidR="00C807BD" w:rsidRDefault="00000000">
            <w:pPr>
              <w:keepNext/>
              <w:spacing w:before="20" w:after="20"/>
              <w:jc w:val="center"/>
            </w:pPr>
            <w:r>
              <w:rPr>
                <w:rFonts w:ascii="游明朝" w:eastAsia="游明朝" w:hAnsi="游明朝"/>
                <w:b/>
                <w:sz w:val="19"/>
              </w:rPr>
              <w:t>13.5063</w:t>
            </w:r>
          </w:p>
        </w:tc>
        <w:tc>
          <w:tcPr>
            <w:tcW w:w="1219" w:type="dxa"/>
          </w:tcPr>
          <w:p w14:paraId="568D2F44" w14:textId="77777777" w:rsidR="00C807BD" w:rsidRDefault="00000000">
            <w:pPr>
              <w:keepNext/>
              <w:spacing w:before="20" w:after="20"/>
              <w:jc w:val="center"/>
            </w:pPr>
            <w:r>
              <w:rPr>
                <w:rFonts w:ascii="游明朝" w:eastAsia="游明朝" w:hAnsi="游明朝"/>
                <w:sz w:val="19"/>
              </w:rPr>
              <w:t>2.7533</w:t>
            </w:r>
          </w:p>
        </w:tc>
        <w:tc>
          <w:tcPr>
            <w:tcW w:w="1219" w:type="dxa"/>
          </w:tcPr>
          <w:p w14:paraId="015B215E" w14:textId="77777777" w:rsidR="00C807BD" w:rsidRDefault="00000000">
            <w:pPr>
              <w:keepNext/>
              <w:spacing w:before="20" w:after="20"/>
              <w:jc w:val="center"/>
            </w:pPr>
            <w:r>
              <w:rPr>
                <w:rFonts w:ascii="游明朝" w:eastAsia="游明朝" w:hAnsi="游明朝"/>
                <w:sz w:val="19"/>
              </w:rPr>
              <w:t>12.2612</w:t>
            </w:r>
          </w:p>
        </w:tc>
        <w:tc>
          <w:tcPr>
            <w:tcW w:w="1219" w:type="dxa"/>
          </w:tcPr>
          <w:p w14:paraId="201BC893" w14:textId="77777777" w:rsidR="00C807BD" w:rsidRDefault="00000000">
            <w:pPr>
              <w:keepNext/>
              <w:spacing w:before="20" w:after="20"/>
              <w:jc w:val="center"/>
            </w:pPr>
            <w:r>
              <w:rPr>
                <w:rFonts w:ascii="游明朝" w:eastAsia="游明朝" w:hAnsi="游明朝"/>
                <w:b/>
                <w:sz w:val="19"/>
              </w:rPr>
              <w:t>4.8157</w:t>
            </w:r>
          </w:p>
        </w:tc>
        <w:tc>
          <w:tcPr>
            <w:tcW w:w="1219" w:type="dxa"/>
          </w:tcPr>
          <w:p w14:paraId="64EA766F" w14:textId="77777777" w:rsidR="00C807BD" w:rsidRDefault="00000000">
            <w:pPr>
              <w:keepNext/>
              <w:spacing w:before="20" w:after="20"/>
              <w:jc w:val="center"/>
            </w:pPr>
            <w:r>
              <w:rPr>
                <w:rFonts w:ascii="游明朝" w:eastAsia="游明朝" w:hAnsi="游明朝"/>
                <w:b/>
                <w:sz w:val="19"/>
              </w:rPr>
              <w:t>13.0221</w:t>
            </w:r>
          </w:p>
        </w:tc>
      </w:tr>
      <w:tr w:rsidR="00C807BD" w14:paraId="31044D0D" w14:textId="77777777">
        <w:trPr>
          <w:cantSplit/>
          <w:jc w:val="center"/>
        </w:trPr>
        <w:tc>
          <w:tcPr>
            <w:tcW w:w="794" w:type="dxa"/>
          </w:tcPr>
          <w:p w14:paraId="373E7E2F" w14:textId="77777777" w:rsidR="00C807BD" w:rsidRDefault="00000000">
            <w:pPr>
              <w:keepNext/>
              <w:spacing w:before="20" w:after="20"/>
              <w:jc w:val="center"/>
            </w:pPr>
            <w:r>
              <w:rPr>
                <w:rFonts w:ascii="游明朝" w:eastAsia="游明朝" w:hAnsi="游明朝"/>
                <w:sz w:val="19"/>
              </w:rPr>
              <w:t>2</w:t>
            </w:r>
          </w:p>
        </w:tc>
        <w:tc>
          <w:tcPr>
            <w:tcW w:w="1219" w:type="dxa"/>
          </w:tcPr>
          <w:p w14:paraId="737BA511" w14:textId="77777777" w:rsidR="00C807BD" w:rsidRDefault="00000000">
            <w:pPr>
              <w:keepNext/>
              <w:spacing w:before="20" w:after="20"/>
              <w:jc w:val="center"/>
            </w:pPr>
            <w:r>
              <w:rPr>
                <w:rFonts w:ascii="游明朝" w:eastAsia="游明朝" w:hAnsi="游明朝"/>
                <w:sz w:val="19"/>
              </w:rPr>
              <w:t>3.6140</w:t>
            </w:r>
          </w:p>
        </w:tc>
        <w:tc>
          <w:tcPr>
            <w:tcW w:w="1219" w:type="dxa"/>
          </w:tcPr>
          <w:p w14:paraId="69786EC4" w14:textId="77777777" w:rsidR="00C807BD" w:rsidRDefault="00000000">
            <w:pPr>
              <w:keepNext/>
              <w:spacing w:before="20" w:after="20"/>
              <w:jc w:val="center"/>
            </w:pPr>
            <w:r>
              <w:rPr>
                <w:rFonts w:ascii="游明朝" w:eastAsia="游明朝" w:hAnsi="游明朝"/>
                <w:sz w:val="19"/>
              </w:rPr>
              <w:t>13.5152</w:t>
            </w:r>
          </w:p>
        </w:tc>
        <w:tc>
          <w:tcPr>
            <w:tcW w:w="1219" w:type="dxa"/>
          </w:tcPr>
          <w:p w14:paraId="4C3E3D21" w14:textId="77777777" w:rsidR="00C807BD" w:rsidRDefault="00000000">
            <w:pPr>
              <w:keepNext/>
              <w:spacing w:before="20" w:after="20"/>
              <w:jc w:val="center"/>
            </w:pPr>
            <w:r>
              <w:rPr>
                <w:rFonts w:ascii="游明朝" w:eastAsia="游明朝" w:hAnsi="游明朝"/>
                <w:sz w:val="19"/>
              </w:rPr>
              <w:t>2.7496</w:t>
            </w:r>
          </w:p>
        </w:tc>
        <w:tc>
          <w:tcPr>
            <w:tcW w:w="1219" w:type="dxa"/>
          </w:tcPr>
          <w:p w14:paraId="0ABBF25C" w14:textId="77777777" w:rsidR="00C807BD" w:rsidRDefault="00000000">
            <w:pPr>
              <w:keepNext/>
              <w:spacing w:before="20" w:after="20"/>
              <w:jc w:val="center"/>
            </w:pPr>
            <w:r>
              <w:rPr>
                <w:rFonts w:ascii="游明朝" w:eastAsia="游明朝" w:hAnsi="游明朝"/>
                <w:sz w:val="19"/>
              </w:rPr>
              <w:t>12.2316</w:t>
            </w:r>
          </w:p>
        </w:tc>
        <w:tc>
          <w:tcPr>
            <w:tcW w:w="1219" w:type="dxa"/>
          </w:tcPr>
          <w:p w14:paraId="674D5EF4" w14:textId="77777777" w:rsidR="00C807BD" w:rsidRDefault="00000000">
            <w:pPr>
              <w:keepNext/>
              <w:spacing w:before="20" w:after="20"/>
              <w:jc w:val="center"/>
            </w:pPr>
            <w:r>
              <w:rPr>
                <w:rFonts w:ascii="游明朝" w:eastAsia="游明朝" w:hAnsi="游明朝"/>
                <w:sz w:val="19"/>
              </w:rPr>
              <w:t>4.9177</w:t>
            </w:r>
          </w:p>
        </w:tc>
        <w:tc>
          <w:tcPr>
            <w:tcW w:w="1219" w:type="dxa"/>
          </w:tcPr>
          <w:p w14:paraId="1E40A4F0" w14:textId="77777777" w:rsidR="00C807BD" w:rsidRDefault="00000000">
            <w:pPr>
              <w:keepNext/>
              <w:spacing w:before="20" w:after="20"/>
              <w:jc w:val="center"/>
            </w:pPr>
            <w:r>
              <w:rPr>
                <w:rFonts w:ascii="游明朝" w:eastAsia="游明朝" w:hAnsi="游明朝"/>
                <w:sz w:val="19"/>
              </w:rPr>
              <w:t>13.1424</w:t>
            </w:r>
          </w:p>
        </w:tc>
      </w:tr>
      <w:tr w:rsidR="00C807BD" w14:paraId="7B5BF685" w14:textId="77777777">
        <w:trPr>
          <w:cantSplit/>
          <w:jc w:val="center"/>
        </w:trPr>
        <w:tc>
          <w:tcPr>
            <w:tcW w:w="794" w:type="dxa"/>
          </w:tcPr>
          <w:p w14:paraId="0D0CB89A" w14:textId="77777777" w:rsidR="00C807BD" w:rsidRDefault="00000000">
            <w:pPr>
              <w:keepNext/>
              <w:spacing w:before="20" w:after="20"/>
              <w:jc w:val="center"/>
            </w:pPr>
            <w:r>
              <w:rPr>
                <w:rFonts w:ascii="游明朝" w:eastAsia="游明朝" w:hAnsi="游明朝"/>
                <w:b/>
                <w:sz w:val="19"/>
              </w:rPr>
              <w:t>3*</w:t>
            </w:r>
          </w:p>
        </w:tc>
        <w:tc>
          <w:tcPr>
            <w:tcW w:w="1219" w:type="dxa"/>
          </w:tcPr>
          <w:p w14:paraId="3C12AD5C" w14:textId="77777777" w:rsidR="00C807BD" w:rsidRDefault="00000000">
            <w:pPr>
              <w:keepNext/>
              <w:spacing w:before="20" w:after="20"/>
              <w:jc w:val="center"/>
            </w:pPr>
            <w:r>
              <w:rPr>
                <w:rFonts w:ascii="游明朝" w:eastAsia="游明朝" w:hAnsi="游明朝"/>
                <w:sz w:val="19"/>
              </w:rPr>
              <w:t>3.6339</w:t>
            </w:r>
          </w:p>
        </w:tc>
        <w:tc>
          <w:tcPr>
            <w:tcW w:w="1219" w:type="dxa"/>
          </w:tcPr>
          <w:p w14:paraId="33916BDA" w14:textId="77777777" w:rsidR="00C807BD" w:rsidRDefault="00000000">
            <w:pPr>
              <w:keepNext/>
              <w:spacing w:before="20" w:after="20"/>
              <w:jc w:val="center"/>
            </w:pPr>
            <w:r>
              <w:rPr>
                <w:rFonts w:ascii="游明朝" w:eastAsia="游明朝" w:hAnsi="游明朝"/>
                <w:sz w:val="19"/>
              </w:rPr>
              <w:t>13.5293</w:t>
            </w:r>
          </w:p>
        </w:tc>
        <w:tc>
          <w:tcPr>
            <w:tcW w:w="1219" w:type="dxa"/>
          </w:tcPr>
          <w:p w14:paraId="6CE36455" w14:textId="77777777" w:rsidR="00C807BD" w:rsidRDefault="00000000">
            <w:pPr>
              <w:keepNext/>
              <w:spacing w:before="20" w:after="20"/>
              <w:jc w:val="center"/>
            </w:pPr>
            <w:r>
              <w:rPr>
                <w:rFonts w:ascii="游明朝" w:eastAsia="游明朝" w:hAnsi="游明朝"/>
                <w:sz w:val="19"/>
              </w:rPr>
              <w:t>2.7452</w:t>
            </w:r>
          </w:p>
        </w:tc>
        <w:tc>
          <w:tcPr>
            <w:tcW w:w="1219" w:type="dxa"/>
          </w:tcPr>
          <w:p w14:paraId="6A8CFE6C" w14:textId="77777777" w:rsidR="00C807BD" w:rsidRDefault="00000000">
            <w:pPr>
              <w:keepNext/>
              <w:spacing w:before="20" w:after="20"/>
              <w:jc w:val="center"/>
            </w:pPr>
            <w:r>
              <w:rPr>
                <w:rFonts w:ascii="游明朝" w:eastAsia="游明朝" w:hAnsi="游明朝"/>
                <w:sz w:val="19"/>
              </w:rPr>
              <w:t>12.2025</w:t>
            </w:r>
          </w:p>
        </w:tc>
        <w:tc>
          <w:tcPr>
            <w:tcW w:w="1219" w:type="dxa"/>
          </w:tcPr>
          <w:p w14:paraId="3E096481" w14:textId="77777777" w:rsidR="00C807BD" w:rsidRDefault="00000000">
            <w:pPr>
              <w:keepNext/>
              <w:spacing w:before="20" w:after="20"/>
              <w:jc w:val="center"/>
            </w:pPr>
            <w:r>
              <w:rPr>
                <w:rFonts w:ascii="游明朝" w:eastAsia="游明朝" w:hAnsi="游明朝"/>
                <w:sz w:val="19"/>
              </w:rPr>
              <w:t>5.0136</w:t>
            </w:r>
          </w:p>
        </w:tc>
        <w:tc>
          <w:tcPr>
            <w:tcW w:w="1219" w:type="dxa"/>
          </w:tcPr>
          <w:p w14:paraId="09617897" w14:textId="77777777" w:rsidR="00C807BD" w:rsidRDefault="00000000">
            <w:pPr>
              <w:keepNext/>
              <w:spacing w:before="20" w:after="20"/>
              <w:jc w:val="center"/>
            </w:pPr>
            <w:r>
              <w:rPr>
                <w:rFonts w:ascii="游明朝" w:eastAsia="游明朝" w:hAnsi="游明朝"/>
                <w:sz w:val="19"/>
              </w:rPr>
              <w:t>13.3030</w:t>
            </w:r>
          </w:p>
        </w:tc>
      </w:tr>
      <w:tr w:rsidR="00C807BD" w14:paraId="78293262" w14:textId="77777777">
        <w:trPr>
          <w:cantSplit/>
          <w:jc w:val="center"/>
        </w:trPr>
        <w:tc>
          <w:tcPr>
            <w:tcW w:w="794" w:type="dxa"/>
          </w:tcPr>
          <w:p w14:paraId="120D38F7" w14:textId="77777777" w:rsidR="00C807BD" w:rsidRDefault="00000000">
            <w:pPr>
              <w:keepNext/>
              <w:spacing w:before="20" w:after="20"/>
              <w:jc w:val="center"/>
            </w:pPr>
            <w:r>
              <w:rPr>
                <w:rFonts w:ascii="游明朝" w:eastAsia="游明朝" w:hAnsi="游明朝"/>
                <w:sz w:val="19"/>
              </w:rPr>
              <w:t>5</w:t>
            </w:r>
          </w:p>
        </w:tc>
        <w:tc>
          <w:tcPr>
            <w:tcW w:w="1219" w:type="dxa"/>
          </w:tcPr>
          <w:p w14:paraId="204F1DBF" w14:textId="77777777" w:rsidR="00C807BD" w:rsidRDefault="00000000">
            <w:pPr>
              <w:keepNext/>
              <w:spacing w:before="20" w:after="20"/>
              <w:jc w:val="center"/>
            </w:pPr>
            <w:r>
              <w:rPr>
                <w:rFonts w:ascii="游明朝" w:eastAsia="游明朝" w:hAnsi="游明朝"/>
                <w:sz w:val="19"/>
              </w:rPr>
              <w:t>3.6565</w:t>
            </w:r>
          </w:p>
        </w:tc>
        <w:tc>
          <w:tcPr>
            <w:tcW w:w="1219" w:type="dxa"/>
          </w:tcPr>
          <w:p w14:paraId="1634DCD7" w14:textId="77777777" w:rsidR="00C807BD" w:rsidRDefault="00000000">
            <w:pPr>
              <w:keepNext/>
              <w:spacing w:before="20" w:after="20"/>
              <w:jc w:val="center"/>
            </w:pPr>
            <w:r>
              <w:rPr>
                <w:rFonts w:ascii="游明朝" w:eastAsia="游明朝" w:hAnsi="游明朝"/>
                <w:sz w:val="19"/>
              </w:rPr>
              <w:t>13.5242</w:t>
            </w:r>
          </w:p>
        </w:tc>
        <w:tc>
          <w:tcPr>
            <w:tcW w:w="1219" w:type="dxa"/>
          </w:tcPr>
          <w:p w14:paraId="0508DD48" w14:textId="77777777" w:rsidR="00C807BD" w:rsidRDefault="00000000">
            <w:pPr>
              <w:keepNext/>
              <w:spacing w:before="20" w:after="20"/>
              <w:jc w:val="center"/>
            </w:pPr>
            <w:r>
              <w:rPr>
                <w:rFonts w:ascii="游明朝" w:eastAsia="游明朝" w:hAnsi="游明朝"/>
                <w:b/>
                <w:sz w:val="19"/>
              </w:rPr>
              <w:t>2.7445</w:t>
            </w:r>
          </w:p>
        </w:tc>
        <w:tc>
          <w:tcPr>
            <w:tcW w:w="1219" w:type="dxa"/>
          </w:tcPr>
          <w:p w14:paraId="401DB6F9" w14:textId="77777777" w:rsidR="00C807BD" w:rsidRDefault="00000000">
            <w:pPr>
              <w:keepNext/>
              <w:spacing w:before="20" w:after="20"/>
              <w:jc w:val="center"/>
            </w:pPr>
            <w:r>
              <w:rPr>
                <w:rFonts w:ascii="游明朝" w:eastAsia="游明朝" w:hAnsi="游明朝"/>
                <w:sz w:val="19"/>
              </w:rPr>
              <w:t>12.1581</w:t>
            </w:r>
          </w:p>
        </w:tc>
        <w:tc>
          <w:tcPr>
            <w:tcW w:w="1219" w:type="dxa"/>
          </w:tcPr>
          <w:p w14:paraId="4F01418D" w14:textId="77777777" w:rsidR="00C807BD" w:rsidRDefault="00000000">
            <w:pPr>
              <w:keepNext/>
              <w:spacing w:before="20" w:after="20"/>
              <w:jc w:val="center"/>
            </w:pPr>
            <w:r>
              <w:rPr>
                <w:rFonts w:ascii="游明朝" w:eastAsia="游明朝" w:hAnsi="游明朝"/>
                <w:sz w:val="19"/>
              </w:rPr>
              <w:t>5.1744</w:t>
            </w:r>
          </w:p>
        </w:tc>
        <w:tc>
          <w:tcPr>
            <w:tcW w:w="1219" w:type="dxa"/>
          </w:tcPr>
          <w:p w14:paraId="7E3CA8EB" w14:textId="77777777" w:rsidR="00C807BD" w:rsidRDefault="00000000">
            <w:pPr>
              <w:keepNext/>
              <w:spacing w:before="20" w:after="20"/>
              <w:jc w:val="center"/>
            </w:pPr>
            <w:r>
              <w:rPr>
                <w:rFonts w:ascii="游明朝" w:eastAsia="游明朝" w:hAnsi="游明朝"/>
                <w:sz w:val="19"/>
              </w:rPr>
              <w:t>13.5542</w:t>
            </w:r>
          </w:p>
        </w:tc>
      </w:tr>
      <w:tr w:rsidR="00C807BD" w14:paraId="3B013889" w14:textId="77777777">
        <w:trPr>
          <w:cantSplit/>
          <w:jc w:val="center"/>
        </w:trPr>
        <w:tc>
          <w:tcPr>
            <w:tcW w:w="794" w:type="dxa"/>
          </w:tcPr>
          <w:p w14:paraId="5F7ED2E9" w14:textId="77777777" w:rsidR="00C807BD" w:rsidRDefault="00000000">
            <w:pPr>
              <w:spacing w:before="20" w:after="20"/>
              <w:jc w:val="center"/>
            </w:pPr>
            <w:r>
              <w:rPr>
                <w:rFonts w:ascii="游明朝" w:eastAsia="游明朝" w:hAnsi="游明朝"/>
                <w:sz w:val="19"/>
              </w:rPr>
              <w:t>8</w:t>
            </w:r>
          </w:p>
        </w:tc>
        <w:tc>
          <w:tcPr>
            <w:tcW w:w="1219" w:type="dxa"/>
          </w:tcPr>
          <w:p w14:paraId="1F6E117C" w14:textId="77777777" w:rsidR="00C807BD" w:rsidRDefault="00000000">
            <w:pPr>
              <w:spacing w:before="20" w:after="20"/>
              <w:jc w:val="center"/>
            </w:pPr>
            <w:r>
              <w:rPr>
                <w:rFonts w:ascii="游明朝" w:eastAsia="游明朝" w:hAnsi="游明朝"/>
                <w:sz w:val="19"/>
              </w:rPr>
              <w:t>3.6846</w:t>
            </w:r>
          </w:p>
        </w:tc>
        <w:tc>
          <w:tcPr>
            <w:tcW w:w="1219" w:type="dxa"/>
          </w:tcPr>
          <w:p w14:paraId="5CA1778B" w14:textId="77777777" w:rsidR="00C807BD" w:rsidRDefault="00000000">
            <w:pPr>
              <w:spacing w:before="20" w:after="20"/>
              <w:jc w:val="center"/>
            </w:pPr>
            <w:r>
              <w:rPr>
                <w:rFonts w:ascii="游明朝" w:eastAsia="游明朝" w:hAnsi="游明朝"/>
                <w:sz w:val="19"/>
              </w:rPr>
              <w:t>13.5361</w:t>
            </w:r>
          </w:p>
        </w:tc>
        <w:tc>
          <w:tcPr>
            <w:tcW w:w="1219" w:type="dxa"/>
          </w:tcPr>
          <w:p w14:paraId="397403DC" w14:textId="77777777" w:rsidR="00C807BD" w:rsidRDefault="00000000">
            <w:pPr>
              <w:spacing w:before="20" w:after="20"/>
              <w:jc w:val="center"/>
            </w:pPr>
            <w:r>
              <w:rPr>
                <w:rFonts w:ascii="游明朝" w:eastAsia="游明朝" w:hAnsi="游明朝"/>
                <w:sz w:val="19"/>
              </w:rPr>
              <w:t>2.7548</w:t>
            </w:r>
          </w:p>
        </w:tc>
        <w:tc>
          <w:tcPr>
            <w:tcW w:w="1219" w:type="dxa"/>
          </w:tcPr>
          <w:p w14:paraId="32C4EC22" w14:textId="77777777" w:rsidR="00C807BD" w:rsidRDefault="00000000">
            <w:pPr>
              <w:spacing w:before="20" w:after="20"/>
              <w:jc w:val="center"/>
            </w:pPr>
            <w:r>
              <w:rPr>
                <w:rFonts w:ascii="游明朝" w:eastAsia="游明朝" w:hAnsi="游明朝"/>
                <w:b/>
                <w:sz w:val="19"/>
              </w:rPr>
              <w:t>12.1453</w:t>
            </w:r>
          </w:p>
        </w:tc>
        <w:tc>
          <w:tcPr>
            <w:tcW w:w="1219" w:type="dxa"/>
          </w:tcPr>
          <w:p w14:paraId="47A3ACB1" w14:textId="77777777" w:rsidR="00C807BD" w:rsidRDefault="00000000">
            <w:pPr>
              <w:spacing w:before="20" w:after="20"/>
              <w:jc w:val="center"/>
            </w:pPr>
            <w:r>
              <w:rPr>
                <w:rFonts w:ascii="游明朝" w:eastAsia="游明朝" w:hAnsi="游明朝"/>
                <w:sz w:val="19"/>
              </w:rPr>
              <w:t>5.3636</w:t>
            </w:r>
          </w:p>
        </w:tc>
        <w:tc>
          <w:tcPr>
            <w:tcW w:w="1219" w:type="dxa"/>
          </w:tcPr>
          <w:p w14:paraId="6D24E20F" w14:textId="77777777" w:rsidR="00C807BD" w:rsidRDefault="00000000">
            <w:pPr>
              <w:spacing w:before="20" w:after="20"/>
              <w:jc w:val="center"/>
            </w:pPr>
            <w:r>
              <w:rPr>
                <w:rFonts w:ascii="游明朝" w:eastAsia="游明朝" w:hAnsi="游明朝"/>
                <w:sz w:val="19"/>
              </w:rPr>
              <w:t>13.9132</w:t>
            </w:r>
          </w:p>
        </w:tc>
      </w:tr>
    </w:tbl>
    <w:p w14:paraId="38E2A694"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A1D4831" w14:textId="686C6BA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）のMAEは</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から8</w:t>
      </w:r>
      <w:ins w:id="21" w:author="MIKAWA Kenta" w:date="2026-09-17T22:01:00Z" w16du:dateUtc="2026-09-17T13:01:00Z">
        <w:r w:rsidR="004072DD">
          <w:rPr>
            <w:rFonts w:ascii="游明朝" w:eastAsia="游明朝" w:hAnsi="游明朝" w:cs="游明朝" w:hint="eastAsia"/>
            <w:color w:val="222222"/>
            <w:sz w:val="22"/>
            <w:szCs w:val="22"/>
            <w:u w:color="222222"/>
            <w:shd w:val="clear" w:color="auto" w:fill="FFFFFF"/>
            <w:lang w:val="ja-JP"/>
          </w:rPr>
          <w:t>について</w:t>
        </w:r>
      </w:ins>
      <w:del w:id="22" w:author="MIKAWA Kenta" w:date="2026-09-17T22:01:00Z" w16du:dateUtc="2026-09-17T13:01:00Z">
        <w:r w:rsidDel="004072DD">
          <w:rPr>
            <w:rFonts w:ascii="游明朝" w:eastAsia="游明朝" w:hAnsi="游明朝" w:cs="游明朝"/>
            <w:color w:val="222222"/>
            <w:sz w:val="22"/>
            <w:szCs w:val="22"/>
            <w:u w:color="222222"/>
            <w:shd w:val="clear" w:color="auto" w:fill="FFFFFF"/>
            <w:lang w:val="ja-JP"/>
          </w:rPr>
          <w:delText>まで</w:delText>
        </w:r>
      </w:del>
      <w:r>
        <w:rPr>
          <w:rFonts w:ascii="游明朝" w:eastAsia="游明朝" w:hAnsi="游明朝" w:cs="游明朝"/>
          <w:color w:val="222222"/>
          <w:sz w:val="22"/>
          <w:szCs w:val="22"/>
          <w:u w:color="222222"/>
          <w:shd w:val="clear" w:color="auto" w:fill="FFFFFF"/>
          <w:lang w:val="ja-JP"/>
        </w:rPr>
        <w:t>2.745〜2.755</w:t>
      </w:r>
      <w:ins w:id="23" w:author="MIKAWA Kenta" w:date="2026-09-17T22:01:00Z" w16du:dateUtc="2026-09-17T13:01:00Z">
        <w:r w:rsidR="004072DD">
          <w:rPr>
            <w:rFonts w:ascii="游明朝" w:eastAsia="游明朝" w:hAnsi="游明朝" w:cs="游明朝" w:hint="eastAsia"/>
            <w:color w:val="222222"/>
            <w:sz w:val="22"/>
            <w:szCs w:val="22"/>
            <w:u w:color="222222"/>
            <w:shd w:val="clear" w:color="auto" w:fill="FFFFFF"/>
            <w:lang w:val="ja-JP"/>
          </w:rPr>
          <w:t>となり</w:t>
        </w:r>
      </w:ins>
      <w:del w:id="24" w:author="MIKAWA Kenta" w:date="2026-09-17T22:01:00Z" w16du:dateUtc="2026-09-17T13:01:00Z">
        <w:r w:rsidDel="004072DD">
          <w:rPr>
            <w:rFonts w:ascii="游明朝" w:eastAsia="游明朝" w:hAnsi="游明朝" w:cs="游明朝"/>
            <w:color w:val="222222"/>
            <w:sz w:val="22"/>
            <w:szCs w:val="22"/>
            <w:u w:color="222222"/>
            <w:shd w:val="clear" w:color="auto" w:fill="FFFFFF"/>
            <w:lang w:val="ja-JP"/>
          </w:rPr>
          <w:delText>で</w:delText>
        </w:r>
      </w:del>
      <w:r>
        <w:rPr>
          <w:rFonts w:ascii="游明朝" w:eastAsia="游明朝" w:hAnsi="游明朝" w:cs="游明朝"/>
          <w:color w:val="222222"/>
          <w:sz w:val="22"/>
          <w:szCs w:val="22"/>
          <w:u w:color="222222"/>
          <w:shd w:val="clear" w:color="auto" w:fill="FFFFFF"/>
          <w:lang w:val="ja-JP"/>
        </w:rPr>
        <w:t>，</w:t>
      </w:r>
      <w:ins w:id="25" w:author="MIKAWA Kenta" w:date="2026-09-17T22:01:00Z" w16du:dateUtc="2026-09-17T13:01:00Z">
        <w:r w:rsidR="004072DD">
          <w:rPr>
            <w:rFonts w:ascii="游明朝" w:eastAsia="游明朝" w:hAnsi="游明朝" w:cs="游明朝" w:hint="eastAsia"/>
            <w:color w:val="222222"/>
            <w:sz w:val="22"/>
            <w:szCs w:val="22"/>
            <w:u w:color="222222"/>
            <w:shd w:val="clear" w:color="auto" w:fill="FFFFFF"/>
            <w:lang w:val="ja-JP"/>
          </w:rPr>
          <w:t>その</w:t>
        </w:r>
      </w:ins>
      <w:r>
        <w:rPr>
          <w:rFonts w:ascii="游明朝" w:eastAsia="游明朝" w:hAnsi="游明朝" w:cs="游明朝"/>
          <w:color w:val="222222"/>
          <w:sz w:val="22"/>
          <w:szCs w:val="22"/>
          <w:u w:color="222222"/>
          <w:shd w:val="clear" w:color="auto" w:fill="FFFFFF"/>
          <w:lang w:val="ja-JP"/>
        </w:rPr>
        <w:t>変動は0.4%以内でした．ゲート機構が関連の薄い参照を弱</w:t>
      </w:r>
      <w:del w:id="26" w:author="MIKAWA Kenta" w:date="2026-09-17T22:02:00Z" w16du:dateUtc="2026-09-17T13:02:00Z">
        <w:r w:rsidDel="004072DD">
          <w:rPr>
            <w:rFonts w:ascii="游明朝" w:eastAsia="游明朝" w:hAnsi="游明朝" w:cs="游明朝"/>
            <w:color w:val="222222"/>
            <w:sz w:val="22"/>
            <w:szCs w:val="22"/>
            <w:u w:color="222222"/>
            <w:shd w:val="clear" w:color="auto" w:fill="FFFFFF"/>
            <w:lang w:val="ja-JP"/>
          </w:rPr>
          <w:delText>めるた</w:delText>
        </w:r>
      </w:del>
      <w:r>
        <w:rPr>
          <w:rFonts w:ascii="游明朝" w:eastAsia="游明朝" w:hAnsi="游明朝" w:cs="游明朝"/>
          <w:color w:val="222222"/>
          <w:sz w:val="22"/>
          <w:szCs w:val="22"/>
          <w:u w:color="222222"/>
          <w:shd w:val="clear" w:color="auto" w:fill="FFFFFF"/>
          <w:lang w:val="ja-JP"/>
        </w:rPr>
        <w:t>め，参照件数を増やしても</w:t>
      </w:r>
      <w:commentRangeStart w:id="27"/>
      <w:r>
        <w:rPr>
          <w:rFonts w:ascii="游明朝" w:eastAsia="游明朝" w:hAnsi="游明朝" w:cs="游明朝"/>
          <w:color w:val="222222"/>
          <w:sz w:val="22"/>
          <w:szCs w:val="22"/>
          <w:u w:color="222222"/>
          <w:shd w:val="clear" w:color="auto" w:fill="FFFFFF"/>
          <w:lang w:val="ja-JP"/>
        </w:rPr>
        <w:t>予測が乱れないため</w:t>
      </w:r>
      <w:commentRangeEnd w:id="27"/>
      <w:r w:rsidR="004072DD">
        <w:rPr>
          <w:rStyle w:val="ac"/>
          <w:rFonts w:ascii="游明朝" w:eastAsia="游明朝" w:hAnsi="游明朝" w:cs="游明朝"/>
          <w:color w:val="222222"/>
          <w:sz w:val="22"/>
          <w:szCs w:val="22"/>
          <w:u w:color="222222"/>
          <w:shd w:val="clear" w:color="auto" w:fill="FFFFFF"/>
          <w:lang w:val="ja-JP"/>
        </w:rPr>
        <w:commentReference w:id="27"/>
      </w:r>
      <w:r>
        <w:rPr>
          <w:rFonts w:ascii="游明朝" w:eastAsia="游明朝" w:hAnsi="游明朝" w:cs="游明朝"/>
          <w:color w:val="222222"/>
          <w:sz w:val="22"/>
          <w:szCs w:val="22"/>
          <w:u w:color="222222"/>
          <w:shd w:val="clear" w:color="auto" w:fill="FFFFFF"/>
          <w:lang w:val="ja-JP"/>
        </w:rPr>
        <w:t>と考えております．一方，上側分位点（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）は</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が増えるほど誤差が大きくなり，</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の4.82に対し</w:t>
      </w:r>
      <m:oMath>
        <m:r>
          <w:rPr>
            <w:rFonts w:ascii="Cambria Math" w:hAnsi="Cambria Math"/>
            <w:sz w:val="22"/>
            <w:szCs w:val="22"/>
          </w:rPr>
          <m:t>K=8</m:t>
        </m:r>
      </m:oMath>
      <w:r>
        <w:rPr>
          <w:rFonts w:ascii="游明朝" w:eastAsia="游明朝" w:hAnsi="游明朝" w:cs="游明朝"/>
          <w:color w:val="222222"/>
          <w:sz w:val="22"/>
          <w:szCs w:val="22"/>
          <w:u w:color="222222"/>
          <w:shd w:val="clear" w:color="auto" w:fill="FFFFFF"/>
          <w:lang w:val="ja-JP"/>
        </w:rPr>
        <w:t>では5.36でした．</w:t>
      </w:r>
    </w:p>
    <w:p w14:paraId="00676422"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なお，これは推論時のみ</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を変えたもので，</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別の再学習は行っておりません．学習時の</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は3であるため，</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の悪化は，学習時より多くの参照を与えたことの影響と切り分けられておりません．</w:t>
      </w:r>
      <w:commentRangeStart w:id="28"/>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別に学習し直した感度分析は今後の課題</w:t>
      </w:r>
      <w:commentRangeEnd w:id="28"/>
      <w:r w:rsidR="004072DD">
        <w:rPr>
          <w:rStyle w:val="ac"/>
          <w:rFonts w:ascii="游明朝" w:eastAsia="游明朝" w:hAnsi="游明朝" w:cs="游明朝"/>
          <w:color w:val="222222"/>
          <w:sz w:val="22"/>
          <w:szCs w:val="22"/>
          <w:u w:color="222222"/>
          <w:shd w:val="clear" w:color="auto" w:fill="FFFFFF"/>
          <w:lang w:val="ja-JP"/>
        </w:rPr>
        <w:commentReference w:id="28"/>
      </w:r>
      <w:r>
        <w:rPr>
          <w:rFonts w:ascii="游明朝" w:eastAsia="游明朝" w:hAnsi="游明朝" w:cs="游明朝"/>
          <w:color w:val="222222"/>
          <w:sz w:val="22"/>
          <w:szCs w:val="22"/>
          <w:u w:color="222222"/>
          <w:shd w:val="clear" w:color="auto" w:fill="FFFFFF"/>
          <w:lang w:val="ja-JP"/>
        </w:rPr>
        <w:t>とさせていただきます．</w:t>
      </w:r>
    </w:p>
    <w:p w14:paraId="1979282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関連する報告として，参照を関連度に応じて重み付けして統合するCross-RAGでは，参照件数を2件から14件まで変えても平均MSEが0.1944から0.1927までしか変化しない一方，</w:t>
      </w:r>
      <w:commentRangeStart w:id="29"/>
      <w:r>
        <w:rPr>
          <w:rFonts w:ascii="游明朝" w:eastAsia="游明朝" w:hAnsi="游明朝" w:cs="游明朝"/>
          <w:color w:val="222222"/>
          <w:sz w:val="22"/>
          <w:szCs w:val="22"/>
          <w:u w:color="222222"/>
          <w:shd w:val="clear" w:color="auto" w:fill="FFFFFF"/>
          <w:lang w:val="ja-JP"/>
        </w:rPr>
        <w:t>重み付けを行わない手法</w:t>
      </w:r>
      <w:commentRangeEnd w:id="29"/>
      <w:r w:rsidR="004072DD">
        <w:rPr>
          <w:rStyle w:val="ac"/>
          <w:rFonts w:ascii="游明朝" w:eastAsia="游明朝" w:hAnsi="游明朝" w:cs="游明朝"/>
          <w:color w:val="222222"/>
          <w:sz w:val="22"/>
          <w:szCs w:val="22"/>
          <w:u w:color="222222"/>
          <w:shd w:val="clear" w:color="auto" w:fill="FFFFFF"/>
          <w:lang w:val="ja-JP"/>
        </w:rPr>
        <w:commentReference w:id="29"/>
      </w:r>
      <w:r>
        <w:rPr>
          <w:rFonts w:ascii="游明朝" w:eastAsia="游明朝" w:hAnsi="游明朝" w:cs="游明朝"/>
          <w:color w:val="222222"/>
          <w:sz w:val="22"/>
          <w:szCs w:val="22"/>
          <w:u w:color="222222"/>
          <w:shd w:val="clear" w:color="auto" w:fill="FFFFFF"/>
          <w:lang w:val="ja-JP"/>
        </w:rPr>
        <w:t>では非単調に変動することが示されております（S. Lee et al., arXiv:2603.14709, 2026）．本研究のゲート機構も同種の役割を果たすため，</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に対する頑健性は整合する結果と考えております．</w:t>
      </w:r>
    </w:p>
    <w:p w14:paraId="5805EB55" w14:textId="77777777" w:rsidR="007109C2" w:rsidRDefault="007109C2">
      <w:pPr>
        <w:rPr>
          <w:rFonts w:ascii="游明朝" w:eastAsia="游明朝" w:hAnsi="游明朝" w:cs="游明朝"/>
          <w:color w:val="222222"/>
          <w:sz w:val="22"/>
          <w:szCs w:val="22"/>
          <w:u w:color="222222"/>
          <w:shd w:val="clear" w:color="auto" w:fill="FFFFFF"/>
          <w:lang w:val="ja-JP"/>
        </w:rPr>
      </w:pPr>
    </w:p>
    <w:p w14:paraId="7622068E" w14:textId="77777777" w:rsidR="007109C2" w:rsidRDefault="007109C2">
      <w:pPr>
        <w:rPr>
          <w:rFonts w:ascii="游明朝" w:eastAsia="游明朝" w:hAnsi="游明朝" w:cs="游明朝"/>
          <w:color w:val="222222"/>
          <w:sz w:val="22"/>
          <w:szCs w:val="22"/>
          <w:u w:color="222222"/>
          <w:shd w:val="clear" w:color="auto" w:fill="FFFFFF"/>
        </w:rPr>
      </w:pPr>
    </w:p>
    <w:p w14:paraId="1262707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581813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提案手法では処理を5つのステップに分割していることから，従来手法と比較して計算コストが増加する可能性があるように見受けられる．提案手法と従来手法の計算量，学習時間，あるいは予測時間について比較または考察があると，本手法の実用性を評価しやすくなると考える．</w:t>
      </w:r>
    </w:p>
    <w:p w14:paraId="3447CC3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1731A26" w14:textId="77777777" w:rsidR="007109C2" w:rsidRPr="004072DD" w:rsidRDefault="0041754F">
      <w:pPr>
        <w:rPr>
          <w:rFonts w:asciiTheme="majorEastAsia" w:eastAsiaTheme="majorEastAsia" w:hAnsiTheme="majorEastAsia" w:cs="游明朝" w:hint="eastAsia"/>
          <w:b/>
          <w:bCs/>
          <w:sz w:val="22"/>
          <w:szCs w:val="22"/>
          <w:rPrChange w:id="30" w:author="MIKAWA Kenta" w:date="2026-09-17T22:11:00Z" w16du:dateUtc="2026-09-17T13:11:00Z">
            <w:rPr>
              <w:rFonts w:asciiTheme="majorEastAsia" w:eastAsiaTheme="majorEastAsia" w:hAnsiTheme="majorEastAsia" w:cs="游明朝"/>
              <w:b/>
              <w:bCs/>
              <w:sz w:val="22"/>
              <w:szCs w:val="22"/>
              <w:lang w:val="ja-JP"/>
            </w:rPr>
          </w:rPrChange>
        </w:rPr>
      </w:pPr>
      <w:commentRangeStart w:id="31"/>
      <w:commentRangeStart w:id="32"/>
      <w:r w:rsidRPr="001A2D82">
        <w:rPr>
          <w:rFonts w:asciiTheme="majorEastAsia" w:eastAsiaTheme="majorEastAsia" w:hAnsiTheme="majorEastAsia" w:cs="游明朝"/>
          <w:b/>
          <w:bCs/>
          <w:sz w:val="22"/>
          <w:szCs w:val="22"/>
          <w:lang w:val="ja-JP"/>
        </w:rPr>
        <w:lastRenderedPageBreak/>
        <w:t>【著者の回答】</w:t>
      </w:r>
      <w:commentRangeEnd w:id="31"/>
      <w:r w:rsidR="00CE199C" w:rsidRPr="004072DD">
        <w:rPr>
          <w:rStyle w:val="ac"/>
          <w:rFonts w:asciiTheme="majorEastAsia" w:eastAsiaTheme="majorEastAsia" w:hAnsiTheme="majorEastAsia" w:cs="游明朝"/>
          <w:b/>
          <w:bCs/>
          <w:sz w:val="22"/>
          <w:szCs w:val="22"/>
          <w:rPrChange w:id="33" w:author="MIKAWA Kenta" w:date="2026-09-17T22:11:00Z" w16du:dateUtc="2026-09-17T13:11:00Z">
            <w:rPr>
              <w:rStyle w:val="ac"/>
              <w:rFonts w:asciiTheme="majorEastAsia" w:eastAsiaTheme="majorEastAsia" w:hAnsiTheme="majorEastAsia" w:cs="游明朝"/>
              <w:b/>
              <w:bCs/>
              <w:sz w:val="22"/>
              <w:szCs w:val="22"/>
              <w:lang w:val="ja-JP"/>
            </w:rPr>
          </w:rPrChange>
        </w:rPr>
        <w:commentReference w:id="31"/>
      </w:r>
      <w:commentRangeEnd w:id="32"/>
      <w:r w:rsidR="00CE199C" w:rsidRPr="004072DD">
        <w:rPr>
          <w:rStyle w:val="ac"/>
          <w:rFonts w:asciiTheme="majorEastAsia" w:eastAsiaTheme="majorEastAsia" w:hAnsiTheme="majorEastAsia" w:cs="游明朝"/>
          <w:b/>
          <w:bCs/>
          <w:sz w:val="22"/>
          <w:szCs w:val="22"/>
          <w:rPrChange w:id="34" w:author="MIKAWA Kenta" w:date="2026-09-17T22:11:00Z" w16du:dateUtc="2026-09-17T13:11:00Z">
            <w:rPr>
              <w:rStyle w:val="ac"/>
              <w:rFonts w:asciiTheme="majorEastAsia" w:eastAsiaTheme="majorEastAsia" w:hAnsiTheme="majorEastAsia" w:cs="游明朝"/>
              <w:b/>
              <w:bCs/>
              <w:sz w:val="22"/>
              <w:szCs w:val="22"/>
              <w:lang w:val="ja-JP"/>
            </w:rPr>
          </w:rPrChange>
        </w:rPr>
        <w:commentReference w:id="32"/>
      </w:r>
    </w:p>
    <w:p w14:paraId="77BF0369" w14:textId="26423B7B"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ご指摘ありがとうございました．計算コストに関する記載が</w:t>
      </w:r>
      <w:ins w:id="35" w:author="MIKAWA Kenta" w:date="2026-09-17T22:05:00Z" w16du:dateUtc="2026-09-17T13:05:00Z">
        <w:r w:rsidR="004072DD">
          <w:rPr>
            <w:rFonts w:ascii="游明朝" w:eastAsia="游明朝" w:hAnsi="游明朝" w:cs="游明朝" w:hint="eastAsia"/>
            <w:color w:val="222222"/>
            <w:sz w:val="22"/>
            <w:szCs w:val="22"/>
            <w:u w:color="222222"/>
            <w:shd w:val="clear" w:color="auto" w:fill="FFFFFF"/>
            <w:lang w:val="ja-JP"/>
          </w:rPr>
          <w:t>なく，大変失礼いたしました</w:t>
        </w:r>
      </w:ins>
      <w:del w:id="36" w:author="MIKAWA Kenta" w:date="2026-09-17T22:05:00Z" w16du:dateUtc="2026-09-17T13:05:00Z">
        <w:r w:rsidDel="004072DD">
          <w:rPr>
            <w:rFonts w:ascii="游明朝" w:eastAsia="游明朝" w:hAnsi="游明朝" w:cs="游明朝" w:hint="eastAsia"/>
            <w:color w:val="222222"/>
            <w:sz w:val="22"/>
            <w:szCs w:val="22"/>
            <w:u w:color="222222"/>
            <w:shd w:val="clear" w:color="auto" w:fill="FFFFFF"/>
            <w:lang w:val="ja-JP"/>
          </w:rPr>
          <w:delText>あ</w:delText>
        </w:r>
        <w:r w:rsidDel="004072DD">
          <w:rPr>
            <w:rFonts w:ascii="游明朝" w:eastAsia="游明朝" w:hAnsi="游明朝" w:cs="游明朝"/>
            <w:color w:val="222222"/>
            <w:sz w:val="22"/>
            <w:szCs w:val="22"/>
            <w:u w:color="222222"/>
            <w:shd w:val="clear" w:color="auto" w:fill="FFFFFF"/>
            <w:lang w:val="ja-JP"/>
          </w:rPr>
          <w:delText>りませんでした</w:delText>
        </w:r>
      </w:del>
      <w:r>
        <w:rPr>
          <w:rFonts w:ascii="游明朝" w:eastAsia="游明朝" w:hAnsi="游明朝" w:cs="游明朝"/>
          <w:color w:val="222222"/>
          <w:sz w:val="22"/>
          <w:szCs w:val="22"/>
          <w:u w:color="222222"/>
          <w:shd w:val="clear" w:color="auto" w:fill="FFFFFF"/>
          <w:lang w:val="ja-JP"/>
        </w:rPr>
        <w:t>．</w:t>
      </w:r>
    </w:p>
    <w:p w14:paraId="75F2CAA7"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まず，5つのステップへの分割は，参照ウィンドウとローカルコンテキストを独立に符号化するための構成であり，</w:t>
      </w:r>
      <w:commentRangeStart w:id="37"/>
      <w:commentRangeStart w:id="38"/>
      <w:r>
        <w:rPr>
          <w:rFonts w:ascii="游明朝" w:eastAsia="游明朝" w:hAnsi="游明朝" w:cs="游明朝"/>
          <w:color w:val="222222"/>
          <w:sz w:val="22"/>
          <w:szCs w:val="22"/>
          <w:u w:color="222222"/>
          <w:shd w:val="clear" w:color="auto" w:fill="FFFFFF"/>
          <w:lang w:val="ja-JP"/>
        </w:rPr>
        <w:t>逐次的な処理の追加を意味するものではございません</w:t>
      </w:r>
      <w:commentRangeEnd w:id="37"/>
      <w:r w:rsidR="004072DD">
        <w:rPr>
          <w:rStyle w:val="ac"/>
          <w:rFonts w:ascii="游明朝" w:eastAsia="游明朝" w:hAnsi="游明朝" w:cs="游明朝"/>
          <w:color w:val="222222"/>
          <w:sz w:val="22"/>
          <w:szCs w:val="22"/>
          <w:u w:color="222222"/>
          <w:shd w:val="clear" w:color="auto" w:fill="FFFFFF"/>
          <w:lang w:val="ja-JP"/>
        </w:rPr>
        <w:commentReference w:id="37"/>
      </w:r>
      <w:commentRangeEnd w:id="38"/>
      <w:r w:rsidR="004072DD">
        <w:rPr>
          <w:rStyle w:val="ac"/>
          <w:rFonts w:ascii="游明朝" w:eastAsia="游明朝" w:hAnsi="游明朝" w:cs="游明朝"/>
          <w:color w:val="222222"/>
          <w:sz w:val="22"/>
          <w:szCs w:val="22"/>
          <w:u w:color="222222"/>
          <w:shd w:val="clear" w:color="auto" w:fill="FFFFFF"/>
          <w:lang w:val="ja-JP"/>
        </w:rPr>
        <w:commentReference w:id="38"/>
      </w:r>
      <w:r>
        <w:rPr>
          <w:rFonts w:ascii="游明朝" w:eastAsia="游明朝" w:hAnsi="游明朝" w:cs="游明朝"/>
          <w:color w:val="222222"/>
          <w:sz w:val="22"/>
          <w:szCs w:val="22"/>
          <w:u w:color="222222"/>
          <w:shd w:val="clear" w:color="auto" w:fill="FFFFFF"/>
          <w:lang w:val="ja-JP"/>
        </w:rPr>
        <w:t>．Step 1とStep 2のエンコードは互いに独立に実行でき，Step 3からStep 5はパッチ表現に対する要素ごとの積と多層パーセプトロンの適用にとどまります．</w:t>
      </w:r>
    </w:p>
    <w:p w14:paraId="7E555E14" w14:textId="2D69530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計算量の観点では，従来手法ProtoRAFがパッチ数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游明朝" w:eastAsia="游明朝" w:hAnsi="游明朝" w:cs="游明朝"/>
          <w:color w:val="222222"/>
          <w:sz w:val="22"/>
          <w:szCs w:val="22"/>
          <w:u w:color="222222"/>
          <w:shd w:val="clear" w:color="auto" w:fill="FFFFFF"/>
          <w:lang w:val="ja-JP"/>
        </w:rPr>
        <w:t>の単一系列を符号化するのに対し，提案手法は</w:t>
      </w:r>
      <w:del w:id="39" w:author="MIKAWA Kenta" w:date="2026-09-17T22:09:00Z" w16du:dateUtc="2026-09-17T13:09:00Z">
        <w:r w:rsidDel="004072DD">
          <w:rPr>
            <w:rFonts w:ascii="游明朝" w:eastAsia="游明朝" w:hAnsi="游明朝" w:cs="游明朝" w:hint="eastAsia"/>
            <w:color w:val="222222"/>
            <w:sz w:val="22"/>
            <w:szCs w:val="22"/>
            <w:u w:color="222222"/>
            <w:shd w:val="clear" w:color="auto" w:fill="FFFFFF"/>
            <w:lang w:val="ja-JP"/>
          </w:rPr>
          <w:delText>長さ</w:delText>
        </w:r>
      </w:del>
      <w:ins w:id="40" w:author="MIKAWA Kenta" w:date="2026-09-17T22:09:00Z" w16du:dateUtc="2026-09-17T13:09:00Z">
        <w:r w:rsidR="004072DD">
          <w:rPr>
            <w:rFonts w:ascii="游明朝" w:eastAsia="游明朝" w:hAnsi="游明朝" w:cs="游明朝" w:hint="eastAsia"/>
            <w:color w:val="222222"/>
            <w:sz w:val="22"/>
            <w:szCs w:val="22"/>
            <w:u w:color="222222"/>
            <w:shd w:val="clear" w:color="auto" w:fill="FFFFFF"/>
            <w:lang w:val="ja-JP"/>
          </w:rPr>
          <w:t>パッチ数</w:t>
        </w:r>
      </w:ins>
      <m:oMath>
        <m:r>
          <w:rPr>
            <w:rFonts w:ascii="Cambria Math" w:hAnsi="Cambria Math"/>
            <w:sz w:val="22"/>
            <w:szCs w:val="22"/>
          </w:rPr>
          <m:t>P</m:t>
        </m:r>
      </m:oMath>
      <w:r>
        <w:rPr>
          <w:rFonts w:ascii="游明朝" w:eastAsia="游明朝" w:hAnsi="游明朝" w:cs="游明朝"/>
          <w:color w:val="222222"/>
          <w:sz w:val="22"/>
          <w:szCs w:val="22"/>
          <w:u w:color="222222"/>
          <w:shd w:val="clear" w:color="auto" w:fill="FFFFFF"/>
          <w:lang w:val="ja-JP"/>
        </w:rPr>
        <w:t>の系列を</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本符号化いたします．そのためエンコーダの自己注意の計算量は，ProtoRAFの</w:t>
      </w:r>
      <m:oMath>
        <m: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222222"/>
          <w:sz w:val="22"/>
          <w:szCs w:val="22"/>
          <w:u w:color="222222"/>
          <w:shd w:val="clear" w:color="auto" w:fill="FFFFFF"/>
          <w:lang w:val="ja-JP"/>
        </w:rPr>
        <w:t>に対し提案手法では</w:t>
      </w:r>
      <m:oMath>
        <m: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222222"/>
          <w:sz w:val="22"/>
          <w:szCs w:val="22"/>
          <w:u w:color="222222"/>
          <w:shd w:val="clear" w:color="auto" w:fill="FFFFFF"/>
          <w:lang w:val="ja-JP"/>
        </w:rPr>
        <w:t>となり，</w:t>
      </w:r>
      <w:commentRangeStart w:id="41"/>
      <w:r>
        <w:rPr>
          <w:rFonts w:ascii="游明朝" w:eastAsia="游明朝" w:hAnsi="游明朝" w:cs="游明朝"/>
          <w:color w:val="222222"/>
          <w:sz w:val="22"/>
          <w:szCs w:val="22"/>
          <w:u w:color="222222"/>
          <w:shd w:val="clear" w:color="auto" w:fill="FFFFFF"/>
          <w:lang w:val="ja-JP"/>
        </w:rPr>
        <w:t>参照の連結に伴う二次的な増加は生じません</w:t>
      </w:r>
      <w:commentRangeEnd w:id="41"/>
      <w:r w:rsidR="004072DD">
        <w:rPr>
          <w:rStyle w:val="ac"/>
          <w:rFonts w:ascii="游明朝" w:eastAsia="游明朝" w:hAnsi="游明朝" w:cs="游明朝"/>
          <w:color w:val="222222"/>
          <w:sz w:val="22"/>
          <w:szCs w:val="22"/>
          <w:u w:color="222222"/>
          <w:shd w:val="clear" w:color="auto" w:fill="FFFFFF"/>
          <w:lang w:val="ja-JP"/>
        </w:rPr>
        <w:commentReference w:id="41"/>
      </w:r>
      <w:r>
        <w:rPr>
          <w:rFonts w:ascii="游明朝" w:eastAsia="游明朝" w:hAnsi="游明朝" w:cs="游明朝"/>
          <w:color w:val="222222"/>
          <w:sz w:val="22"/>
          <w:szCs w:val="22"/>
          <w:u w:color="222222"/>
          <w:shd w:val="clear" w:color="auto" w:fill="FFFFFF"/>
          <w:lang w:val="ja-JP"/>
        </w:rPr>
        <w:t>．一方で，提案手法は各参照を独立した系列として扱うため，系列ごとに区切りの要素が付き，処理する要素の数はその分だけ増加いたします．また，ゲート機構が追加する計算量は</w:t>
      </w:r>
      <m:oMath>
        <m: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游明朝" w:eastAsia="游明朝" w:hAnsi="游明朝" w:cs="游明朝"/>
          <w:color w:val="222222"/>
          <w:sz w:val="22"/>
          <w:szCs w:val="22"/>
          <w:u w:color="222222"/>
          <w:shd w:val="clear" w:color="auto" w:fill="FFFFFF"/>
          <w:lang w:val="ja-JP"/>
        </w:rPr>
        <w:t>であり，エンコーダ全体と比べて小さい規模です．なお，参照ウィンドウの検索に要する計算は両手法で完全に共通であり，本実験の条件では1予測あたり0.20ミリ秒と，モデルの順伝播に対して無視できる水準でした．</w:t>
      </w:r>
    </w:p>
    <w:p w14:paraId="2C071762"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その上で，同一の計算機のGPU上で同一の入力を与え，各手法の推論時間を実測いたしました．PyTorchを用い，</w:t>
      </w:r>
      <w:commentRangeStart w:id="42"/>
      <w:r>
        <w:rPr>
          <w:rFonts w:ascii="游明朝" w:eastAsia="游明朝" w:hAnsi="游明朝" w:cs="游明朝"/>
          <w:color w:val="222222"/>
          <w:sz w:val="22"/>
          <w:szCs w:val="22"/>
          <w:u w:color="222222"/>
          <w:shd w:val="clear" w:color="auto" w:fill="FFFFFF"/>
          <w:lang w:val="ja-JP"/>
        </w:rPr>
        <w:t>予備の実行</w:t>
      </w:r>
      <w:commentRangeEnd w:id="42"/>
      <w:r w:rsidR="004072DD">
        <w:rPr>
          <w:rStyle w:val="ac"/>
          <w:rFonts w:ascii="游明朝" w:eastAsia="游明朝" w:hAnsi="游明朝" w:cs="游明朝"/>
          <w:color w:val="222222"/>
          <w:sz w:val="22"/>
          <w:szCs w:val="22"/>
          <w:u w:color="222222"/>
          <w:shd w:val="clear" w:color="auto" w:fill="FFFFFF"/>
          <w:lang w:val="ja-JP"/>
        </w:rPr>
        <w:commentReference w:id="42"/>
      </w:r>
      <w:r>
        <w:rPr>
          <w:rFonts w:ascii="游明朝" w:eastAsia="游明朝" w:hAnsi="游明朝" w:cs="游明朝"/>
          <w:color w:val="222222"/>
          <w:sz w:val="22"/>
          <w:szCs w:val="22"/>
          <w:u w:color="222222"/>
          <w:shd w:val="clear" w:color="auto" w:fill="FFFFFF"/>
          <w:lang w:val="ja-JP"/>
        </w:rPr>
        <w:t>を行ったうえで30回測定した平均を示しております．結果は下表の通りです（バッチサイズ16，</w:t>
      </w:r>
      <m:oMath>
        <m:r>
          <w:rPr>
            <w:rFonts w:ascii="Cambria Math" w:hAnsi="Cambria Math"/>
            <w:sz w:val="22"/>
            <w:szCs w:val="22"/>
          </w:rPr>
          <m:t>L=128</m:t>
        </m:r>
      </m:oMath>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K=3</m:t>
        </m:r>
      </m:oMath>
      <w:r>
        <w:rPr>
          <w:rFonts w:ascii="游明朝" w:eastAsia="游明朝" w:hAnsi="游明朝" w:cs="游明朝"/>
          <w:color w:val="222222"/>
          <w:sz w:val="22"/>
          <w:szCs w:val="22"/>
          <w:u w:color="222222"/>
          <w:shd w:val="clear" w:color="auto" w:fill="FFFFFF"/>
          <w:lang w:val="ja-JP"/>
        </w:rPr>
        <w:t>，括弧内はBaselineに対する比）．</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14"/>
        <w:gridCol w:w="2041"/>
      </w:tblGrid>
      <w:tr w:rsidR="00C807BD" w14:paraId="4BBA3AB7" w14:textId="77777777">
        <w:trPr>
          <w:cantSplit/>
          <w:jc w:val="center"/>
        </w:trPr>
        <w:tc>
          <w:tcPr>
            <w:tcW w:w="1814" w:type="dxa"/>
            <w:tcBorders>
              <w:bottom w:val="single" w:sz="4" w:space="0" w:color="000000"/>
            </w:tcBorders>
          </w:tcPr>
          <w:p w14:paraId="2718D6A8" w14:textId="77777777" w:rsidR="00C807BD" w:rsidRDefault="00000000">
            <w:pPr>
              <w:keepNext/>
              <w:spacing w:before="40" w:after="40"/>
              <w:jc w:val="center"/>
            </w:pPr>
            <w:r>
              <w:rPr>
                <w:rFonts w:ascii="游明朝" w:eastAsia="游明朝" w:hAnsi="游明朝"/>
                <w:b/>
                <w:sz w:val="20"/>
              </w:rPr>
              <w:t>モデル</w:t>
            </w:r>
          </w:p>
        </w:tc>
        <w:tc>
          <w:tcPr>
            <w:tcW w:w="2041" w:type="dxa"/>
            <w:tcBorders>
              <w:bottom w:val="single" w:sz="4" w:space="0" w:color="000000"/>
            </w:tcBorders>
          </w:tcPr>
          <w:p w14:paraId="7EEFAC84" w14:textId="77777777" w:rsidR="00C807BD" w:rsidRDefault="00000000">
            <w:pPr>
              <w:keepNext/>
              <w:spacing w:before="40" w:after="40"/>
              <w:jc w:val="center"/>
            </w:pPr>
            <w:r>
              <w:rPr>
                <w:rFonts w:ascii="游明朝" w:eastAsia="游明朝" w:hAnsi="游明朝"/>
                <w:b/>
                <w:sz w:val="20"/>
              </w:rPr>
              <w:t>推論時間 [ms]</w:t>
            </w:r>
          </w:p>
        </w:tc>
      </w:tr>
      <w:tr w:rsidR="00C807BD" w14:paraId="31BEC0BA" w14:textId="77777777">
        <w:trPr>
          <w:cantSplit/>
          <w:jc w:val="center"/>
        </w:trPr>
        <w:tc>
          <w:tcPr>
            <w:tcW w:w="1814" w:type="dxa"/>
          </w:tcPr>
          <w:p w14:paraId="426B5493" w14:textId="77777777" w:rsidR="00C807BD" w:rsidRDefault="00000000">
            <w:pPr>
              <w:keepNext/>
              <w:spacing w:before="40" w:after="40"/>
              <w:jc w:val="left"/>
            </w:pPr>
            <w:r>
              <w:rPr>
                <w:rFonts w:ascii="游明朝" w:eastAsia="游明朝" w:hAnsi="游明朝"/>
                <w:b/>
                <w:sz w:val="20"/>
              </w:rPr>
              <w:t>GateRAF</w:t>
            </w:r>
          </w:p>
        </w:tc>
        <w:tc>
          <w:tcPr>
            <w:tcW w:w="2041" w:type="dxa"/>
          </w:tcPr>
          <w:p w14:paraId="2A9859EE" w14:textId="77777777" w:rsidR="00C807BD" w:rsidRDefault="00000000">
            <w:pPr>
              <w:keepNext/>
              <w:spacing w:before="40" w:after="40"/>
              <w:jc w:val="center"/>
            </w:pPr>
            <w:r>
              <w:rPr>
                <w:rFonts w:ascii="游明朝" w:eastAsia="游明朝" w:hAnsi="游明朝"/>
                <w:b/>
                <w:sz w:val="20"/>
              </w:rPr>
              <w:t>69.9 (2.86)</w:t>
            </w:r>
          </w:p>
        </w:tc>
      </w:tr>
      <w:tr w:rsidR="00C807BD" w14:paraId="655BDFAB" w14:textId="77777777">
        <w:trPr>
          <w:cantSplit/>
          <w:jc w:val="center"/>
        </w:trPr>
        <w:tc>
          <w:tcPr>
            <w:tcW w:w="1814" w:type="dxa"/>
          </w:tcPr>
          <w:p w14:paraId="7DF45B0F" w14:textId="77777777" w:rsidR="00C807BD" w:rsidRDefault="00000000">
            <w:pPr>
              <w:keepNext/>
              <w:spacing w:before="40" w:after="40"/>
              <w:jc w:val="left"/>
            </w:pPr>
            <w:r>
              <w:rPr>
                <w:rFonts w:ascii="游明朝" w:eastAsia="游明朝" w:hAnsi="游明朝"/>
                <w:sz w:val="20"/>
              </w:rPr>
              <w:t>Multi-RAF</w:t>
            </w:r>
          </w:p>
        </w:tc>
        <w:tc>
          <w:tcPr>
            <w:tcW w:w="2041" w:type="dxa"/>
          </w:tcPr>
          <w:p w14:paraId="22565732" w14:textId="77777777" w:rsidR="00C807BD" w:rsidRDefault="00000000">
            <w:pPr>
              <w:keepNext/>
              <w:spacing w:before="40" w:after="40"/>
              <w:jc w:val="center"/>
            </w:pPr>
            <w:r>
              <w:rPr>
                <w:rFonts w:ascii="游明朝" w:eastAsia="游明朝" w:hAnsi="游明朝"/>
                <w:sz w:val="20"/>
              </w:rPr>
              <w:t>70.1 (2.87)</w:t>
            </w:r>
          </w:p>
        </w:tc>
      </w:tr>
      <w:tr w:rsidR="00C807BD" w14:paraId="29BBEE4F" w14:textId="77777777">
        <w:trPr>
          <w:cantSplit/>
          <w:jc w:val="center"/>
        </w:trPr>
        <w:tc>
          <w:tcPr>
            <w:tcW w:w="1814" w:type="dxa"/>
          </w:tcPr>
          <w:p w14:paraId="10A0A068" w14:textId="77777777" w:rsidR="00C807BD" w:rsidRDefault="00000000">
            <w:pPr>
              <w:keepNext/>
              <w:spacing w:before="40" w:after="40"/>
              <w:jc w:val="left"/>
            </w:pPr>
            <w:r>
              <w:rPr>
                <w:rFonts w:ascii="游明朝" w:eastAsia="游明朝" w:hAnsi="游明朝"/>
                <w:sz w:val="20"/>
              </w:rPr>
              <w:t>ProtoRAF</w:t>
            </w:r>
          </w:p>
        </w:tc>
        <w:tc>
          <w:tcPr>
            <w:tcW w:w="2041" w:type="dxa"/>
          </w:tcPr>
          <w:p w14:paraId="7D365DDD" w14:textId="77777777" w:rsidR="00C807BD" w:rsidRDefault="00000000">
            <w:pPr>
              <w:keepNext/>
              <w:spacing w:before="40" w:after="40"/>
              <w:jc w:val="center"/>
            </w:pPr>
            <w:r>
              <w:rPr>
                <w:rFonts w:ascii="游明朝" w:eastAsia="游明朝" w:hAnsi="游明朝"/>
                <w:sz w:val="20"/>
              </w:rPr>
              <w:t>60.1 (2.46)</w:t>
            </w:r>
          </w:p>
        </w:tc>
      </w:tr>
      <w:tr w:rsidR="00C807BD" w14:paraId="47D9EB7E" w14:textId="77777777">
        <w:trPr>
          <w:cantSplit/>
          <w:jc w:val="center"/>
        </w:trPr>
        <w:tc>
          <w:tcPr>
            <w:tcW w:w="1814" w:type="dxa"/>
          </w:tcPr>
          <w:p w14:paraId="29B20C51" w14:textId="77777777" w:rsidR="00C807BD" w:rsidRDefault="00000000">
            <w:pPr>
              <w:spacing w:before="40" w:after="40"/>
              <w:jc w:val="left"/>
            </w:pPr>
            <w:r>
              <w:rPr>
                <w:rFonts w:ascii="游明朝" w:eastAsia="游明朝" w:hAnsi="游明朝"/>
                <w:sz w:val="20"/>
              </w:rPr>
              <w:t>Baseline</w:t>
            </w:r>
          </w:p>
        </w:tc>
        <w:tc>
          <w:tcPr>
            <w:tcW w:w="2041" w:type="dxa"/>
          </w:tcPr>
          <w:p w14:paraId="2E8F3B12" w14:textId="77777777" w:rsidR="00C807BD" w:rsidRDefault="00000000">
            <w:pPr>
              <w:spacing w:before="40" w:after="40"/>
              <w:jc w:val="center"/>
            </w:pPr>
            <w:r>
              <w:rPr>
                <w:rFonts w:ascii="游明朝" w:eastAsia="游明朝" w:hAnsi="游明朝"/>
                <w:sz w:val="20"/>
              </w:rPr>
              <w:t>24.4 (1.00)</w:t>
            </w:r>
          </w:p>
        </w:tc>
      </w:tr>
    </w:tbl>
    <w:p w14:paraId="0E2C255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EA0D836" w14:textId="77777777" w:rsidR="007109C2" w:rsidRDefault="0041754F" w:rsidP="00623CFE">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提案手法は従来手法ProtoRAFに対し，推論で約1.16倍の時間を要します．この増分は参照を独立に符号化することによるものであり，ゲート機構自体による増分は，Multi-RAFとの差から1%未満（測定誤差の範囲内）にとどまっております．また，参照数</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を1から8まで変化させて測定したところ，両手法の比はおよそ1.16から1.18でほぼ一定であり，5つのステップへの分割によって計算量の増え方が悪化するものではないことを確認いたしました．</w:t>
      </w:r>
    </w:p>
    <w:p w14:paraId="0B938183" w14:textId="77777777" w:rsidR="00623CFE" w:rsidRDefault="00623CFE" w:rsidP="00623CFE">
      <w:pPr>
        <w:rPr>
          <w:rFonts w:ascii="游明朝" w:eastAsia="游明朝" w:hAnsi="游明朝" w:cs="游明朝"/>
          <w:color w:val="222222"/>
          <w:sz w:val="22"/>
          <w:szCs w:val="22"/>
          <w:u w:color="222222"/>
          <w:shd w:val="clear" w:color="auto" w:fill="FFFFFF"/>
          <w:lang w:val="ja-JP"/>
        </w:rPr>
      </w:pPr>
    </w:p>
    <w:p w14:paraId="34DC35AA" w14:textId="77777777" w:rsidR="007109C2" w:rsidRDefault="007109C2">
      <w:pPr>
        <w:rPr>
          <w:rFonts w:ascii="游明朝" w:eastAsia="游明朝" w:hAnsi="游明朝" w:cs="游明朝"/>
          <w:color w:val="222222"/>
          <w:sz w:val="22"/>
          <w:szCs w:val="22"/>
          <w:u w:color="222222"/>
          <w:shd w:val="clear" w:color="auto" w:fill="FFFFFF"/>
        </w:rPr>
      </w:pPr>
    </w:p>
    <w:p w14:paraId="7F0381A3"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449143F9"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販売冊数に生じるスパイクの大きさや発生頻度について，さらなる考察が必要であるように思われる．書籍の売上は，さまざまな契機によって一時的に大きく増加する可能性があるが，その頻度や規模によって予測の難易度も異なると考えられる．例えば，スパイクの頻度や大きさごとに予測性能を評価することで，提案手法がどのような状況で有効であるかをより明確にできるのではないか．</w:t>
      </w:r>
    </w:p>
    <w:p w14:paraId="13E987BE"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109472A"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5BFBC024" w14:textId="4BB79A82" w:rsidR="007109C2" w:rsidRDefault="0041754F">
      <w:pPr>
        <w:ind w:firstLine="220"/>
        <w:rPr>
          <w:rFonts w:ascii="游明朝" w:eastAsia="游明朝" w:hAnsi="游明朝" w:cs="游明朝" w:hint="eastAsia"/>
          <w:color w:val="222222"/>
          <w:sz w:val="22"/>
          <w:szCs w:val="22"/>
          <w:u w:color="222222"/>
          <w:shd w:val="clear" w:color="auto" w:fill="FFFFFF"/>
          <w:lang w:val="ja-JP"/>
        </w:rPr>
      </w:pPr>
      <w:del w:id="43" w:author="MIKAWA Kenta" w:date="2026-09-17T22:14:00Z" w16du:dateUtc="2026-09-17T13:14:00Z">
        <w:r w:rsidDel="00CE199C">
          <w:rPr>
            <w:rFonts w:ascii="游明朝" w:eastAsia="游明朝" w:hAnsi="游明朝" w:cs="游明朝"/>
            <w:color w:val="222222"/>
            <w:sz w:val="22"/>
            <w:szCs w:val="22"/>
            <w:u w:color="222222"/>
            <w:shd w:val="clear" w:color="auto" w:fill="FFFFFF"/>
            <w:lang w:val="ja-JP"/>
          </w:rPr>
          <w:delText>ご指摘ありがとうございました．</w:delText>
        </w:r>
      </w:del>
      <w:r>
        <w:rPr>
          <w:rFonts w:ascii="游明朝" w:eastAsia="游明朝" w:hAnsi="游明朝" w:cs="游明朝"/>
          <w:color w:val="222222"/>
          <w:sz w:val="22"/>
          <w:szCs w:val="22"/>
          <w:u w:color="222222"/>
          <w:shd w:val="clear" w:color="auto" w:fill="FFFFFF"/>
          <w:lang w:val="ja-JP"/>
        </w:rPr>
        <w:t>スパイクの現れ方による評価が不足しており</w:t>
      </w:r>
      <w:ins w:id="44" w:author="MIKAWA Kenta" w:date="2026-09-17T22:14:00Z" w16du:dateUtc="2026-09-17T13:14:00Z">
        <w:r w:rsidR="00CE199C">
          <w:rPr>
            <w:rFonts w:ascii="游明朝" w:eastAsia="游明朝" w:hAnsi="游明朝" w:cs="游明朝" w:hint="eastAsia"/>
            <w:color w:val="222222"/>
            <w:sz w:val="22"/>
            <w:szCs w:val="22"/>
            <w:u w:color="222222"/>
            <w:shd w:val="clear" w:color="auto" w:fill="FFFFFF"/>
            <w:lang w:val="ja-JP"/>
          </w:rPr>
          <w:t>，大変失礼いたしました</w:t>
        </w:r>
      </w:ins>
      <w:del w:id="45" w:author="MIKAWA Kenta" w:date="2026-09-17T22:14:00Z" w16du:dateUtc="2026-09-17T13:14:00Z">
        <w:r w:rsidDel="00CE199C">
          <w:rPr>
            <w:rFonts w:ascii="游明朝" w:eastAsia="游明朝" w:hAnsi="游明朝" w:cs="游明朝" w:hint="eastAsia"/>
            <w:color w:val="222222"/>
            <w:sz w:val="22"/>
            <w:szCs w:val="22"/>
            <w:u w:color="222222"/>
            <w:shd w:val="clear" w:color="auto" w:fill="FFFFFF"/>
            <w:lang w:val="ja-JP"/>
          </w:rPr>
          <w:delText>ま</w:delText>
        </w:r>
        <w:r w:rsidDel="00CE199C">
          <w:rPr>
            <w:rFonts w:ascii="游明朝" w:eastAsia="游明朝" w:hAnsi="游明朝" w:cs="游明朝"/>
            <w:color w:val="222222"/>
            <w:sz w:val="22"/>
            <w:szCs w:val="22"/>
            <w:u w:color="222222"/>
            <w:shd w:val="clear" w:color="auto" w:fill="FFFFFF"/>
            <w:lang w:val="ja-JP"/>
          </w:rPr>
          <w:delText>した</w:delText>
        </w:r>
      </w:del>
      <w:r>
        <w:rPr>
          <w:rFonts w:ascii="游明朝" w:eastAsia="游明朝" w:hAnsi="游明朝" w:cs="游明朝"/>
          <w:color w:val="222222"/>
          <w:sz w:val="22"/>
          <w:szCs w:val="22"/>
          <w:u w:color="222222"/>
          <w:shd w:val="clear" w:color="auto" w:fill="FFFFFF"/>
          <w:lang w:val="ja-JP"/>
        </w:rPr>
        <w:t>．</w:t>
      </w:r>
      <w:ins w:id="46" w:author="MIKAWA Kenta" w:date="2026-09-17T22:14:00Z" w16du:dateUtc="2026-09-17T13:14:00Z">
        <w:r w:rsidR="00CE199C">
          <w:rPr>
            <w:rFonts w:ascii="游明朝" w:eastAsia="游明朝" w:hAnsi="游明朝" w:cs="游明朝" w:hint="eastAsia"/>
            <w:color w:val="222222"/>
            <w:sz w:val="22"/>
            <w:szCs w:val="22"/>
            <w:u w:color="222222"/>
            <w:shd w:val="clear" w:color="auto" w:fill="FFFFFF"/>
            <w:lang w:val="ja-JP"/>
          </w:rPr>
          <w:t>貴重なご指摘をいただきまして誠にありがとうございました．</w:t>
        </w:r>
      </w:ins>
    </w:p>
    <w:p w14:paraId="64071386" w14:textId="683B38D7" w:rsidR="007109C2" w:rsidDel="00E90896" w:rsidRDefault="0041754F">
      <w:pPr>
        <w:ind w:firstLine="220"/>
        <w:rPr>
          <w:del w:id="47" w:author="MIKAWA Kenta" w:date="2026-09-17T22:21:00Z" w16du:dateUtc="2026-09-17T13:21:00Z"/>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大きさにつきましては表2が該当いたしますが，これは時点単位の区分であり，書籍ごとに現れ方が異なるという観点</w:t>
      </w:r>
      <w:ins w:id="48" w:author="MIKAWA Kenta" w:date="2026-09-17T22:14:00Z" w16du:dateUtc="2026-09-17T13:14:00Z">
        <w:r w:rsidR="00AD5F46">
          <w:rPr>
            <w:rFonts w:ascii="游明朝" w:eastAsia="游明朝" w:hAnsi="游明朝" w:cs="游明朝" w:hint="eastAsia"/>
            <w:color w:val="222222"/>
            <w:sz w:val="22"/>
            <w:szCs w:val="22"/>
            <w:u w:color="222222"/>
            <w:shd w:val="clear" w:color="auto" w:fill="FFFFFF"/>
            <w:lang w:val="ja-JP"/>
          </w:rPr>
          <w:t>が抜けておりました．</w:t>
        </w:r>
      </w:ins>
      <w:del w:id="49" w:author="MIKAWA Kenta" w:date="2026-09-17T22:14:00Z" w16du:dateUtc="2026-09-17T13:14:00Z">
        <w:r w:rsidDel="00AD5F46">
          <w:rPr>
            <w:rFonts w:ascii="游明朝" w:eastAsia="游明朝" w:hAnsi="游明朝" w:cs="游明朝"/>
            <w:color w:val="222222"/>
            <w:sz w:val="22"/>
            <w:szCs w:val="22"/>
            <w:u w:color="222222"/>
            <w:shd w:val="clear" w:color="auto" w:fill="FFFFFF"/>
            <w:lang w:val="ja-JP"/>
          </w:rPr>
          <w:delText>は捉えられておりませんでした．</w:delText>
        </w:r>
      </w:del>
    </w:p>
    <w:p w14:paraId="7E84D6F0" w14:textId="6D9A5A0D" w:rsidR="007109C2" w:rsidRDefault="00AD5F46" w:rsidP="00E90896">
      <w:pPr>
        <w:ind w:firstLine="220"/>
        <w:rPr>
          <w:rFonts w:ascii="游明朝" w:eastAsia="游明朝" w:hAnsi="游明朝" w:cs="游明朝"/>
          <w:color w:val="222222"/>
          <w:sz w:val="22"/>
          <w:szCs w:val="22"/>
          <w:u w:color="222222"/>
          <w:shd w:val="clear" w:color="auto" w:fill="FFFFFF"/>
          <w:lang w:val="ja-JP"/>
        </w:rPr>
      </w:pPr>
      <w:ins w:id="50" w:author="MIKAWA Kenta" w:date="2026-09-17T22:14:00Z" w16du:dateUtc="2026-09-17T13:14:00Z">
        <w:r>
          <w:rPr>
            <w:rFonts w:ascii="游明朝" w:eastAsia="游明朝" w:hAnsi="游明朝" w:cs="游明朝" w:hint="eastAsia"/>
            <w:color w:val="222222"/>
            <w:sz w:val="22"/>
            <w:szCs w:val="22"/>
            <w:u w:color="222222"/>
            <w:shd w:val="clear" w:color="auto" w:fill="FFFFFF"/>
            <w:lang w:val="ja-JP"/>
          </w:rPr>
          <w:t>査読者</w:t>
        </w:r>
        <w:r>
          <w:rPr>
            <w:rFonts w:ascii="游明朝" w:eastAsia="游明朝" w:hAnsi="游明朝" w:cs="游明朝"/>
            <w:color w:val="222222"/>
            <w:sz w:val="22"/>
            <w:szCs w:val="22"/>
            <w:u w:color="222222"/>
            <w:shd w:val="clear" w:color="auto" w:fill="FFFFFF"/>
          </w:rPr>
          <w:t>#A</w:t>
        </w:r>
        <w:r>
          <w:rPr>
            <w:rFonts w:ascii="游明朝" w:eastAsia="游明朝" w:hAnsi="游明朝" w:cs="游明朝" w:hint="eastAsia"/>
            <w:color w:val="222222"/>
            <w:sz w:val="22"/>
            <w:szCs w:val="22"/>
            <w:u w:color="222222"/>
            <w:shd w:val="clear" w:color="auto" w:fill="FFFFFF"/>
          </w:rPr>
          <w:t>のご指摘を鑑み</w:t>
        </w:r>
      </w:ins>
      <w:del w:id="51" w:author="MIKAWA Kenta" w:date="2026-09-17T22:14:00Z" w16du:dateUtc="2026-09-17T13:14:00Z">
        <w:r w:rsidR="0041754F" w:rsidDel="00AD5F46">
          <w:rPr>
            <w:rFonts w:ascii="游明朝" w:eastAsia="游明朝" w:hAnsi="游明朝" w:cs="游明朝" w:hint="eastAsia"/>
            <w:color w:val="222222"/>
            <w:sz w:val="22"/>
            <w:szCs w:val="22"/>
            <w:u w:color="222222"/>
            <w:shd w:val="clear" w:color="auto" w:fill="FFFFFF"/>
            <w:lang w:val="ja-JP"/>
          </w:rPr>
          <w:delText>そ</w:delText>
        </w:r>
        <w:r w:rsidR="0041754F" w:rsidDel="00AD5F46">
          <w:rPr>
            <w:rFonts w:ascii="游明朝" w:eastAsia="游明朝" w:hAnsi="游明朝" w:cs="游明朝"/>
            <w:color w:val="222222"/>
            <w:sz w:val="22"/>
            <w:szCs w:val="22"/>
            <w:u w:color="222222"/>
            <w:shd w:val="clear" w:color="auto" w:fill="FFFFFF"/>
            <w:lang w:val="ja-JP"/>
          </w:rPr>
          <w:delText>こで</w:delText>
        </w:r>
      </w:del>
      <w:r w:rsidR="0041754F">
        <w:rPr>
          <w:rFonts w:ascii="游明朝" w:eastAsia="游明朝" w:hAnsi="游明朝" w:cs="游明朝"/>
          <w:color w:val="222222"/>
          <w:sz w:val="22"/>
          <w:szCs w:val="22"/>
          <w:u w:color="222222"/>
          <w:shd w:val="clear" w:color="auto" w:fill="FFFFFF"/>
          <w:lang w:val="ja-JP"/>
        </w:rPr>
        <w:t>，評価期間の64日のうち</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スコアが2.0以上となった時点の数を発生頻度，系列内の</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スコアの最大値を最大規模とし，系列単位で層別した評価を追加いたしました．なお，一度もスパイクが生じなかった25書名は層別の対</w:t>
      </w:r>
      <w:r w:rsidR="0041754F">
        <w:rPr>
          <w:rFonts w:ascii="游明朝" w:eastAsia="游明朝" w:hAnsi="游明朝" w:cs="游明朝"/>
          <w:color w:val="222222"/>
          <w:sz w:val="22"/>
          <w:szCs w:val="22"/>
          <w:u w:color="222222"/>
          <w:shd w:val="clear" w:color="auto" w:fill="FFFFFF"/>
          <w:lang w:val="ja-JP"/>
        </w:rPr>
        <w:lastRenderedPageBreak/>
        <w:t>象とならないため除外し，残る1,132書名を対象としております．</w:t>
      </w:r>
    </w:p>
    <w:p w14:paraId="4936BE88"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4383F4C" w14:textId="58D9319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改善率は，発生頻度別に1回から5回では約7〜11%</w:t>
      </w:r>
      <w:ins w:id="52" w:author="MIKAWA Kenta" w:date="2026-09-17T22:21:00Z" w16du:dateUtc="2026-09-17T13:21:00Z">
        <w:r w:rsidR="00E90896">
          <w:rPr>
            <w:rFonts w:ascii="游明朝" w:eastAsia="游明朝" w:hAnsi="游明朝" w:cs="游明朝" w:hint="eastAsia"/>
            <w:color w:val="222222"/>
            <w:sz w:val="22"/>
            <w:szCs w:val="22"/>
            <w:u w:color="222222"/>
            <w:shd w:val="clear" w:color="auto" w:fill="FFFFFF"/>
            <w:lang w:val="ja-JP"/>
          </w:rPr>
          <w:t>と相対的に小さい</w:t>
        </w:r>
      </w:ins>
      <w:del w:id="53" w:author="MIKAWA Kenta" w:date="2026-09-17T22:21:00Z" w16du:dateUtc="2026-09-17T13:21:00Z">
        <w:r w:rsidDel="00E90896">
          <w:rPr>
            <w:rFonts w:ascii="游明朝" w:eastAsia="游明朝" w:hAnsi="游明朝" w:cs="游明朝" w:hint="eastAsia"/>
            <w:color w:val="222222"/>
            <w:sz w:val="22"/>
            <w:szCs w:val="22"/>
            <w:u w:color="222222"/>
            <w:shd w:val="clear" w:color="auto" w:fill="FFFFFF"/>
            <w:lang w:val="ja-JP"/>
          </w:rPr>
          <w:delText>である</w:delText>
        </w:r>
        <w:r w:rsidR="00E90896" w:rsidDel="00E90896">
          <w:rPr>
            <w:rFonts w:ascii="游明朝" w:eastAsia="游明朝" w:hAnsi="游明朝" w:cs="游明朝" w:hint="eastAsia"/>
            <w:color w:val="222222"/>
            <w:sz w:val="22"/>
            <w:szCs w:val="22"/>
            <w:u w:color="222222"/>
            <w:shd w:val="clear" w:color="auto" w:fill="FFFFFF"/>
            <w:lang w:val="ja-JP"/>
          </w:rPr>
          <w:delText>のに対し</w:delText>
        </w:r>
      </w:del>
      <w:ins w:id="54" w:author="MIKAWA Kenta" w:date="2026-09-17T22:21:00Z" w16du:dateUtc="2026-09-17T13:21:00Z">
        <w:r w:rsidR="00E90896">
          <w:rPr>
            <w:rFonts w:ascii="游明朝" w:eastAsia="游明朝" w:hAnsi="游明朝" w:cs="游明朝" w:hint="eastAsia"/>
            <w:color w:val="222222"/>
            <w:sz w:val="22"/>
            <w:szCs w:val="22"/>
            <w:u w:color="222222"/>
            <w:shd w:val="clear" w:color="auto" w:fill="FFFFFF"/>
            <w:lang w:val="ja-JP"/>
          </w:rPr>
          <w:t>ですが</w:t>
        </w:r>
      </w:ins>
      <w:r>
        <w:rPr>
          <w:rFonts w:ascii="游明朝" w:eastAsia="游明朝" w:hAnsi="游明朝" w:cs="游明朝"/>
          <w:color w:val="222222"/>
          <w:sz w:val="22"/>
          <w:szCs w:val="22"/>
          <w:u w:color="222222"/>
          <w:shd w:val="clear" w:color="auto" w:fill="FFFFFF"/>
          <w:lang w:val="ja-JP"/>
        </w:rPr>
        <w:t>，6回以上では約35%に達します．スパイクが頻繁に現れる系列で提案手法の</w:t>
      </w:r>
      <w:del w:id="55" w:author="MIKAWA Kenta" w:date="2026-09-17T22:21:00Z" w16du:dateUtc="2026-09-17T13:21:00Z">
        <w:r w:rsidDel="00805CB6">
          <w:rPr>
            <w:rFonts w:ascii="游明朝" w:eastAsia="游明朝" w:hAnsi="游明朝" w:cs="游明朝" w:hint="eastAsia"/>
            <w:color w:val="222222"/>
            <w:sz w:val="22"/>
            <w:szCs w:val="22"/>
            <w:u w:color="222222"/>
            <w:shd w:val="clear" w:color="auto" w:fill="FFFFFF"/>
            <w:lang w:val="ja-JP"/>
          </w:rPr>
          <w:delText>優位が特に大きく</w:delText>
        </w:r>
      </w:del>
      <w:ins w:id="56" w:author="MIKAWA Kenta" w:date="2026-09-17T22:21:00Z" w16du:dateUtc="2026-09-17T13:21:00Z">
        <w:r w:rsidR="00805CB6">
          <w:rPr>
            <w:rFonts w:ascii="游明朝" w:eastAsia="游明朝" w:hAnsi="游明朝" w:cs="游明朝" w:hint="eastAsia"/>
            <w:color w:val="222222"/>
            <w:sz w:val="22"/>
            <w:szCs w:val="22"/>
            <w:u w:color="222222"/>
            <w:shd w:val="clear" w:color="auto" w:fill="FFFFFF"/>
            <w:lang w:val="ja-JP"/>
          </w:rPr>
          <w:t>特に</w:t>
        </w:r>
      </w:ins>
      <w:ins w:id="57" w:author="MIKAWA Kenta" w:date="2026-09-17T22:22:00Z" w16du:dateUtc="2026-09-17T13:22:00Z">
        <w:r w:rsidR="00805CB6">
          <w:rPr>
            <w:rFonts w:ascii="游明朝" w:eastAsia="游明朝" w:hAnsi="游明朝" w:cs="游明朝" w:hint="eastAsia"/>
            <w:color w:val="222222"/>
            <w:sz w:val="22"/>
            <w:szCs w:val="22"/>
            <w:u w:color="222222"/>
            <w:shd w:val="clear" w:color="auto" w:fill="FFFFFF"/>
            <w:lang w:val="ja-JP"/>
          </w:rPr>
          <w:t>有効に働いておりますが，</w:t>
        </w:r>
      </w:ins>
      <w:del w:id="58" w:author="MIKAWA Kenta" w:date="2026-09-17T22:22:00Z" w16du:dateUtc="2026-09-17T13:22:00Z">
        <w:r w:rsidDel="00805CB6">
          <w:rPr>
            <w:rFonts w:ascii="游明朝" w:eastAsia="游明朝" w:hAnsi="游明朝" w:cs="游明朝" w:hint="eastAsia"/>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これは同種の変動が過去に複数回生じている系列ほど，検索によって有用な参照ウィンドウが得られやすいためと解釈</w:t>
      </w:r>
      <w:ins w:id="59" w:author="MIKAWA Kenta" w:date="2026-09-17T22:22:00Z" w16du:dateUtc="2026-09-17T13:22:00Z">
        <w:r w:rsidR="00805CB6">
          <w:rPr>
            <w:rFonts w:ascii="游明朝" w:eastAsia="游明朝" w:hAnsi="游明朝" w:cs="游明朝" w:hint="eastAsia"/>
            <w:color w:val="222222"/>
            <w:sz w:val="22"/>
            <w:szCs w:val="22"/>
            <w:u w:color="222222"/>
            <w:shd w:val="clear" w:color="auto" w:fill="FFFFFF"/>
            <w:lang w:val="ja-JP"/>
          </w:rPr>
          <w:t>しております</w:t>
        </w:r>
      </w:ins>
      <w:del w:id="60" w:author="MIKAWA Kenta" w:date="2026-09-17T22:15:00Z" w16du:dateUtc="2026-09-17T13:15:00Z">
        <w:r w:rsidDel="00AD5F46">
          <w:rPr>
            <w:rFonts w:ascii="游明朝" w:eastAsia="游明朝" w:hAnsi="游明朝" w:cs="游明朝"/>
            <w:color w:val="222222"/>
            <w:sz w:val="22"/>
            <w:szCs w:val="22"/>
            <w:u w:color="222222"/>
            <w:shd w:val="clear" w:color="auto" w:fill="FFFFFF"/>
            <w:lang w:val="ja-JP"/>
          </w:rPr>
          <w:delText>しております</w:delText>
        </w:r>
      </w:del>
      <w:r>
        <w:rPr>
          <w:rFonts w:ascii="游明朝" w:eastAsia="游明朝" w:hAnsi="游明朝" w:cs="游明朝"/>
          <w:color w:val="222222"/>
          <w:sz w:val="22"/>
          <w:szCs w:val="22"/>
          <w:u w:color="222222"/>
          <w:shd w:val="clear" w:color="auto" w:fill="FFFFFF"/>
          <w:lang w:val="ja-JP"/>
        </w:rPr>
        <w:t>．最大規模</w:t>
      </w:r>
      <w:ins w:id="61" w:author="MIKAWA Kenta" w:date="2026-09-17T22:15:00Z" w16du:dateUtc="2026-09-17T13:15:00Z">
        <w:r w:rsidR="00E90896">
          <w:rPr>
            <w:rFonts w:ascii="游明朝" w:eastAsia="游明朝" w:hAnsi="游明朝" w:cs="游明朝" w:hint="eastAsia"/>
            <w:color w:val="222222"/>
            <w:sz w:val="22"/>
            <w:szCs w:val="22"/>
            <w:u w:color="222222"/>
            <w:shd w:val="clear" w:color="auto" w:fill="FFFFFF"/>
            <w:lang w:val="ja-JP"/>
          </w:rPr>
          <w:t>(</w:t>
        </w:r>
        <w:r w:rsidR="00E90896">
          <w:rPr>
            <w:rFonts w:ascii="游明朝" w:eastAsia="游明朝" w:hAnsi="游明朝" w:cs="游明朝"/>
            <w:color w:val="222222"/>
            <w:sz w:val="22"/>
            <w:szCs w:val="22"/>
            <w:u w:color="222222"/>
            <w:shd w:val="clear" w:color="auto" w:fill="FFFFFF"/>
            <w:lang w:val="ja-JP"/>
          </w:rPr>
          <w:t>系列内の</w:t>
        </w:r>
      </w:ins>
      <m:oMath>
        <m:r>
          <w:ins w:id="62" w:author="MIKAWA Kenta" w:date="2026-09-17T22:15:00Z" w16du:dateUtc="2026-09-17T13:15:00Z">
            <w:rPr>
              <w:rFonts w:ascii="Cambria Math" w:hAnsi="Cambria Math"/>
              <w:sz w:val="22"/>
              <w:szCs w:val="22"/>
            </w:rPr>
            <m:t>z</m:t>
          </w:ins>
        </m:r>
      </m:oMath>
      <w:ins w:id="63" w:author="MIKAWA Kenta" w:date="2026-09-17T22:15:00Z" w16du:dateUtc="2026-09-17T13:15:00Z">
        <w:r w:rsidR="00E90896">
          <w:rPr>
            <w:rFonts w:ascii="游明朝" w:eastAsia="游明朝" w:hAnsi="游明朝" w:cs="游明朝"/>
            <w:color w:val="222222"/>
            <w:sz w:val="22"/>
            <w:szCs w:val="22"/>
            <w:u w:color="222222"/>
            <w:shd w:val="clear" w:color="auto" w:fill="FFFFFF"/>
            <w:lang w:val="ja-JP"/>
          </w:rPr>
          <w:t>スコアの最大値</w:t>
        </w:r>
        <w:r w:rsidR="00E90896">
          <w:rPr>
            <w:rFonts w:ascii="游明朝" w:eastAsia="游明朝" w:hAnsi="游明朝" w:cs="游明朝" w:hint="eastAsia"/>
            <w:color w:val="222222"/>
            <w:sz w:val="22"/>
            <w:szCs w:val="22"/>
            <w:u w:color="222222"/>
            <w:shd w:val="clear" w:color="auto" w:fill="FFFFFF"/>
            <w:lang w:val="ja-JP"/>
          </w:rPr>
          <w:t>)</w:t>
        </w:r>
      </w:ins>
      <w:r>
        <w:rPr>
          <w:rFonts w:ascii="游明朝" w:eastAsia="游明朝" w:hAnsi="游明朝" w:cs="游明朝"/>
          <w:color w:val="222222"/>
          <w:sz w:val="22"/>
          <w:szCs w:val="22"/>
          <w:u w:color="222222"/>
          <w:shd w:val="clear" w:color="auto" w:fill="FFFFFF"/>
          <w:lang w:val="ja-JP"/>
        </w:rPr>
        <w:t>別</w:t>
      </w:r>
      <w:ins w:id="64" w:author="MIKAWA Kenta" w:date="2026-09-17T22:22:00Z" w16du:dateUtc="2026-09-17T13:22:00Z">
        <w:r w:rsidR="00214E6B">
          <w:rPr>
            <w:rFonts w:ascii="游明朝" w:eastAsia="游明朝" w:hAnsi="游明朝" w:cs="游明朝" w:hint="eastAsia"/>
            <w:color w:val="222222"/>
            <w:sz w:val="22"/>
            <w:szCs w:val="22"/>
            <w:u w:color="222222"/>
            <w:shd w:val="clear" w:color="auto" w:fill="FFFFFF"/>
            <w:lang w:val="ja-JP"/>
          </w:rPr>
          <w:t>の改善率は</w:t>
        </w:r>
      </w:ins>
      <w:del w:id="65" w:author="MIKAWA Kenta" w:date="2026-09-17T22:22:00Z" w16du:dateUtc="2026-09-17T13:22:00Z">
        <w:r w:rsidDel="00214E6B">
          <w:rPr>
            <w:rFonts w:ascii="游明朝" w:eastAsia="游明朝" w:hAnsi="游明朝" w:cs="游明朝" w:hint="eastAsia"/>
            <w:color w:val="222222"/>
            <w:sz w:val="22"/>
            <w:szCs w:val="22"/>
            <w:u w:color="222222"/>
            <w:shd w:val="clear" w:color="auto" w:fill="FFFFFF"/>
            <w:lang w:val="ja-JP"/>
          </w:rPr>
          <w:delText>で</w:delText>
        </w:r>
        <w:r w:rsidDel="00214E6B">
          <w:rPr>
            <w:rFonts w:ascii="游明朝" w:eastAsia="游明朝" w:hAnsi="游明朝" w:cs="游明朝"/>
            <w:color w:val="222222"/>
            <w:sz w:val="22"/>
            <w:szCs w:val="22"/>
            <w:u w:color="222222"/>
            <w:shd w:val="clear" w:color="auto" w:fill="FFFFFF"/>
            <w:lang w:val="ja-JP"/>
          </w:rPr>
          <w:delText>は</w:delText>
        </w:r>
      </w:del>
      <w:r>
        <w:rPr>
          <w:rFonts w:ascii="游明朝" w:eastAsia="游明朝" w:hAnsi="游明朝" w:cs="游明朝"/>
          <w:color w:val="222222"/>
          <w:sz w:val="22"/>
          <w:szCs w:val="22"/>
          <w:u w:color="222222"/>
          <w:shd w:val="clear" w:color="auto" w:fill="FFFFFF"/>
          <w:lang w:val="ja-JP"/>
        </w:rPr>
        <w:t>2〜3で約19%，3〜5で約9%，5以上で約6%であり，いずれ</w:t>
      </w:r>
      <w:ins w:id="66" w:author="MIKAWA Kenta" w:date="2026-09-17T22:22:00Z" w16du:dateUtc="2026-09-17T13:22:00Z">
        <w:r w:rsidR="00214E6B">
          <w:rPr>
            <w:rFonts w:ascii="游明朝" w:eastAsia="游明朝" w:hAnsi="游明朝" w:cs="游明朝" w:hint="eastAsia"/>
            <w:color w:val="222222"/>
            <w:sz w:val="22"/>
            <w:szCs w:val="22"/>
            <w:u w:color="222222"/>
            <w:shd w:val="clear" w:color="auto" w:fill="FFFFFF"/>
            <w:lang w:val="ja-JP"/>
          </w:rPr>
          <w:t>場合</w:t>
        </w:r>
      </w:ins>
      <w:del w:id="67" w:author="MIKAWA Kenta" w:date="2026-09-17T22:22:00Z" w16du:dateUtc="2026-09-17T13:22:00Z">
        <w:r w:rsidDel="00214E6B">
          <w:rPr>
            <w:rFonts w:ascii="游明朝" w:eastAsia="游明朝" w:hAnsi="游明朝" w:cs="游明朝" w:hint="eastAsia"/>
            <w:color w:val="222222"/>
            <w:sz w:val="22"/>
            <w:szCs w:val="22"/>
            <w:u w:color="222222"/>
            <w:shd w:val="clear" w:color="auto" w:fill="FFFFFF"/>
            <w:lang w:val="ja-JP"/>
          </w:rPr>
          <w:delText>の</w:delText>
        </w:r>
        <w:r w:rsidDel="00214E6B">
          <w:rPr>
            <w:rFonts w:ascii="游明朝" w:eastAsia="游明朝" w:hAnsi="游明朝" w:cs="游明朝"/>
            <w:color w:val="222222"/>
            <w:sz w:val="22"/>
            <w:szCs w:val="22"/>
            <w:u w:color="222222"/>
            <w:shd w:val="clear" w:color="auto" w:fill="FFFFFF"/>
            <w:lang w:val="ja-JP"/>
          </w:rPr>
          <w:delText>区分で</w:delText>
        </w:r>
      </w:del>
      <w:r>
        <w:rPr>
          <w:rFonts w:ascii="游明朝" w:eastAsia="游明朝" w:hAnsi="游明朝" w:cs="游明朝"/>
          <w:color w:val="222222"/>
          <w:sz w:val="22"/>
          <w:szCs w:val="22"/>
          <w:u w:color="222222"/>
          <w:shd w:val="clear" w:color="auto" w:fill="FFFFFF"/>
          <w:lang w:val="ja-JP"/>
        </w:rPr>
        <w:t>も提案手法のMAEが最小</w:t>
      </w:r>
      <w:del w:id="68" w:author="MIKAWA Kenta" w:date="2026-09-17T22:22:00Z" w16du:dateUtc="2026-09-17T13:22:00Z">
        <w:r w:rsidDel="00214E6B">
          <w:rPr>
            <w:rFonts w:ascii="游明朝" w:eastAsia="游明朝" w:hAnsi="游明朝" w:cs="游明朝" w:hint="eastAsia"/>
            <w:color w:val="222222"/>
            <w:sz w:val="22"/>
            <w:szCs w:val="22"/>
            <w:u w:color="222222"/>
            <w:shd w:val="clear" w:color="auto" w:fill="FFFFFF"/>
            <w:lang w:val="ja-JP"/>
          </w:rPr>
          <w:delText>でした</w:delText>
        </w:r>
      </w:del>
      <w:ins w:id="69" w:author="MIKAWA Kenta" w:date="2026-09-17T22:23:00Z" w16du:dateUtc="2026-09-17T13:23:00Z">
        <w:r w:rsidR="00214E6B">
          <w:rPr>
            <w:rFonts w:ascii="游明朝" w:eastAsia="游明朝" w:hAnsi="游明朝" w:cs="游明朝" w:hint="eastAsia"/>
            <w:color w:val="222222"/>
            <w:sz w:val="22"/>
            <w:szCs w:val="22"/>
            <w:u w:color="222222"/>
            <w:shd w:val="clear" w:color="auto" w:fill="FFFFFF"/>
            <w:lang w:val="ja-JP"/>
          </w:rPr>
          <w:t>であることが明らかになりました</w:t>
        </w:r>
      </w:ins>
      <w:r>
        <w:rPr>
          <w:rFonts w:ascii="游明朝" w:eastAsia="游明朝" w:hAnsi="游明朝" w:cs="游明朝" w:hint="eastAsia"/>
          <w:color w:val="222222"/>
          <w:sz w:val="22"/>
          <w:szCs w:val="22"/>
          <w:u w:color="222222"/>
          <w:shd w:val="clear" w:color="auto" w:fill="FFFFFF"/>
          <w:lang w:val="ja-JP"/>
        </w:rPr>
        <w:t>．</w:t>
      </w:r>
      <w:r>
        <w:rPr>
          <w:rFonts w:ascii="游明朝" w:eastAsia="游明朝" w:hAnsi="游明朝" w:cs="游明朝"/>
          <w:color w:val="222222"/>
          <w:sz w:val="22"/>
          <w:szCs w:val="22"/>
          <w:u w:color="222222"/>
          <w:shd w:val="clear" w:color="auto" w:fill="FFFFFF"/>
          <w:lang w:val="ja-JP"/>
        </w:rPr>
        <w:t>なお，</w:t>
      </w:r>
      <w:commentRangeStart w:id="70"/>
      <w:r>
        <w:rPr>
          <w:rFonts w:ascii="游明朝" w:eastAsia="游明朝" w:hAnsi="游明朝" w:cs="游明朝"/>
          <w:color w:val="222222"/>
          <w:sz w:val="22"/>
          <w:szCs w:val="22"/>
          <w:u w:color="222222"/>
          <w:shd w:val="clear" w:color="auto" w:fill="FFFFFF"/>
          <w:lang w:val="ja-JP"/>
        </w:rPr>
        <w:t>スパイクの大きさにつきましては表2が時点単位の評価として該当いたしますので，最大規模別の結果は表には載せず，本文で1文触れるにとどめております</w:t>
      </w:r>
      <w:commentRangeEnd w:id="70"/>
      <w:r w:rsidR="00214E6B">
        <w:rPr>
          <w:rStyle w:val="ac"/>
          <w:rFonts w:ascii="游明朝" w:eastAsia="游明朝" w:hAnsi="游明朝" w:cs="游明朝"/>
          <w:color w:val="222222"/>
          <w:sz w:val="22"/>
          <w:szCs w:val="22"/>
          <w:u w:color="222222"/>
          <w:shd w:val="clear" w:color="auto" w:fill="FFFFFF"/>
          <w:lang w:val="ja-JP"/>
        </w:rPr>
        <w:commentReference w:id="70"/>
      </w:r>
      <w:r>
        <w:rPr>
          <w:rFonts w:ascii="游明朝" w:eastAsia="游明朝" w:hAnsi="游明朝" w:cs="游明朝"/>
          <w:color w:val="222222"/>
          <w:sz w:val="22"/>
          <w:szCs w:val="22"/>
          <w:u w:color="222222"/>
          <w:shd w:val="clear" w:color="auto" w:fill="FFFFFF"/>
          <w:lang w:val="ja-JP"/>
        </w:rPr>
        <w:t>．</w:t>
      </w:r>
    </w:p>
    <w:p w14:paraId="0CE122ED" w14:textId="0A35247A"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以上を実験2の考察に追記し，発生頻度別の結果を</w:t>
      </w:r>
      <w:commentRangeStart w:id="71"/>
      <w:r>
        <w:rPr>
          <w:rFonts w:ascii="游明朝" w:eastAsia="游明朝" w:hAnsi="游明朝" w:cs="游明朝"/>
          <w:color w:val="222222"/>
          <w:sz w:val="22"/>
          <w:szCs w:val="22"/>
          <w:u w:color="222222"/>
          <w:shd w:val="clear" w:color="auto" w:fill="FFFFFF"/>
          <w:lang w:val="ja-JP"/>
        </w:rPr>
        <w:t>表3</w:t>
      </w:r>
      <w:commentRangeEnd w:id="71"/>
      <w:r w:rsidR="00214E6B">
        <w:rPr>
          <w:rStyle w:val="ac"/>
          <w:rFonts w:ascii="游明朝" w:eastAsia="游明朝" w:hAnsi="游明朝" w:cs="游明朝"/>
          <w:color w:val="222222"/>
          <w:sz w:val="22"/>
          <w:szCs w:val="22"/>
          <w:u w:color="222222"/>
          <w:shd w:val="clear" w:color="auto" w:fill="FFFFFF"/>
          <w:lang w:val="ja-JP"/>
        </w:rPr>
        <w:commentReference w:id="71"/>
      </w:r>
      <w:r>
        <w:rPr>
          <w:rFonts w:ascii="游明朝" w:eastAsia="游明朝" w:hAnsi="游明朝" w:cs="游明朝"/>
          <w:color w:val="222222"/>
          <w:sz w:val="22"/>
          <w:szCs w:val="22"/>
          <w:u w:color="222222"/>
          <w:shd w:val="clear" w:color="auto" w:fill="FFFFFF"/>
          <w:lang w:val="ja-JP"/>
        </w:rPr>
        <w:t>として掲載いたしました．</w:t>
      </w:r>
    </w:p>
    <w:p w14:paraId="3405892F"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36C948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p.6 左〜右カラム，5.4.2 実験2（記載の追加）：</w:t>
      </w:r>
    </w:p>
    <w:p w14:paraId="078C0C8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commentRangeStart w:id="72"/>
      <w:commentRangeStart w:id="73"/>
      <w:r>
        <w:rPr>
          <w:rFonts w:ascii="游明朝" w:eastAsia="游明朝" w:hAnsi="游明朝" w:cs="游明朝"/>
          <w:color w:val="000000" w:themeColor="text1"/>
          <w:sz w:val="22"/>
          <w:szCs w:val="22"/>
          <w:u w:color="222222"/>
          <w:shd w:val="clear" w:color="auto" w:fill="FFFFFF"/>
          <w:lang w:val="ja-JP"/>
        </w:rPr>
        <w:t>表2が時点単位でのスパイクの強度別の評価であるのに対し，書籍ごとにスパイクの現れ方が異なることを踏まえ，系列単位でスパイクの発生頻度により層別した評価を行う</w:t>
      </w:r>
      <w:commentRangeEnd w:id="72"/>
      <w:r w:rsidR="00214E6B">
        <w:rPr>
          <w:rStyle w:val="ac"/>
          <w:rFonts w:ascii="游明朝" w:eastAsia="游明朝" w:hAnsi="游明朝" w:cs="游明朝"/>
          <w:color w:val="000000" w:themeColor="text1"/>
          <w:sz w:val="22"/>
          <w:szCs w:val="22"/>
          <w:u w:color="222222"/>
          <w:shd w:val="clear" w:color="auto" w:fill="FFFFFF"/>
          <w:lang w:val="ja-JP"/>
        </w:rPr>
        <w:commentReference w:id="72"/>
      </w:r>
      <w:commentRangeEnd w:id="73"/>
      <w:r w:rsidR="00214E6B">
        <w:rPr>
          <w:rStyle w:val="ac"/>
          <w:rFonts w:ascii="游明朝" w:eastAsia="游明朝" w:hAnsi="游明朝" w:cs="游明朝"/>
          <w:color w:val="000000" w:themeColor="text1"/>
          <w:sz w:val="22"/>
          <w:szCs w:val="22"/>
          <w:u w:color="222222"/>
          <w:shd w:val="clear" w:color="auto" w:fill="FFFFFF"/>
          <w:lang w:val="ja-JP"/>
        </w:rPr>
        <w:commentReference w:id="73"/>
      </w:r>
      <w:r>
        <w:rPr>
          <w:rFonts w:ascii="游明朝" w:eastAsia="游明朝" w:hAnsi="游明朝" w:cs="游明朝"/>
          <w:color w:val="000000" w:themeColor="text1"/>
          <w:sz w:val="22"/>
          <w:szCs w:val="22"/>
          <w:u w:color="222222"/>
          <w:shd w:val="clear" w:color="auto" w:fill="FFFFFF"/>
          <w:lang w:val="ja-JP"/>
        </w:rPr>
        <w:t>．評価期間の64日のうち</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2.0以上となった時点の数を発生頻度とし，書名を区分した．なお，評価期間中に一度もスパイクが生じなかった25書名は，スパイクに関する層別の対象とならないため除外し，残る1,132書名を対象とした．結果を表3に示す．</w:t>
      </w:r>
    </w:p>
    <w:p w14:paraId="22C9D4C3"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発生頻度別にみると，GateRAFのProtoRAFに対するMAEの改善率は，1回から5回では約7〜11%であるのに対し，6回以上では約35%に達する．すなわち，スパイクが頻繁に現れる系列で提案手法の優位が特に大きい．これは，同種の変動が過去に複数回生じている系列ほど，検索によって有用な参照が得られやすいためと解釈できる．なお，系列内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スコアの最大値により層別した場合も，いずれの区分でGateRAFのMAEが最小であった．</w:t>
      </w:r>
    </w:p>
    <w:p w14:paraId="33F41362"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（表3「スパイクの発生頻度により層別したMAEとRMSE」を追加）</w:t>
      </w:r>
    </w:p>
    <w:p w14:paraId="35986893" w14:textId="77777777" w:rsidR="007109C2" w:rsidRDefault="007109C2">
      <w:pPr>
        <w:rPr>
          <w:rFonts w:ascii="游明朝" w:eastAsia="游明朝" w:hAnsi="游明朝" w:cs="游明朝"/>
          <w:color w:val="222222"/>
          <w:sz w:val="22"/>
          <w:szCs w:val="22"/>
          <w:u w:color="222222"/>
          <w:shd w:val="clear" w:color="auto" w:fill="FFFFFF"/>
          <w:lang w:val="ja-JP"/>
        </w:rPr>
      </w:pPr>
    </w:p>
    <w:p w14:paraId="32F09E4E" w14:textId="77777777" w:rsidR="007109C2" w:rsidRDefault="007109C2">
      <w:pPr>
        <w:rPr>
          <w:rFonts w:ascii="游明朝" w:eastAsia="游明朝" w:hAnsi="游明朝" w:cs="游明朝"/>
          <w:color w:val="222222"/>
          <w:sz w:val="22"/>
          <w:szCs w:val="22"/>
          <w:u w:color="222222"/>
          <w:shd w:val="clear" w:color="auto" w:fill="FFFFFF"/>
        </w:rPr>
      </w:pPr>
    </w:p>
    <w:p w14:paraId="53F5D413"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18D5D085"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目的変数 Y が具体的に何を表しているのかを，本文中で明記する必要があると考える．例えば，ある時点における販売冊数そのものなのか，一定期間内の販売冊数なのかを明確にしていただきたい．</w:t>
      </w:r>
    </w:p>
    <w:p w14:paraId="5DAD3C3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9EB9871"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E440310" w14:textId="1C9C49BE"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ご指摘ありがとうございました．目的変数の定義を本文に記載してお</w:t>
      </w:r>
      <w:ins w:id="74" w:author="MIKAWA Kenta" w:date="2026-09-17T22:27:00Z" w16du:dateUtc="2026-09-17T13:27:00Z">
        <w:r w:rsidR="00214E6B">
          <w:rPr>
            <w:rFonts w:ascii="游明朝" w:eastAsia="游明朝" w:hAnsi="游明朝" w:cs="游明朝" w:hint="eastAsia"/>
            <w:color w:val="222222"/>
            <w:sz w:val="22"/>
            <w:szCs w:val="22"/>
            <w:u w:color="222222"/>
            <w:shd w:val="clear" w:color="auto" w:fill="FFFFFF"/>
            <w:lang w:val="ja-JP"/>
          </w:rPr>
          <w:t>らず誠に申し訳ございません</w:t>
        </w:r>
      </w:ins>
      <w:del w:id="75" w:author="MIKAWA Kenta" w:date="2026-09-17T22:27:00Z" w16du:dateUtc="2026-09-17T13:27:00Z">
        <w:r w:rsidDel="00214E6B">
          <w:rPr>
            <w:rFonts w:ascii="游明朝" w:eastAsia="游明朝" w:hAnsi="游明朝" w:cs="游明朝" w:hint="eastAsia"/>
            <w:color w:val="222222"/>
            <w:sz w:val="22"/>
            <w:szCs w:val="22"/>
            <w:u w:color="222222"/>
            <w:shd w:val="clear" w:color="auto" w:fill="FFFFFF"/>
            <w:lang w:val="ja-JP"/>
          </w:rPr>
          <w:delText>り</w:delText>
        </w:r>
        <w:r w:rsidDel="00214E6B">
          <w:rPr>
            <w:rFonts w:ascii="游明朝" w:eastAsia="游明朝" w:hAnsi="游明朝" w:cs="游明朝"/>
            <w:color w:val="222222"/>
            <w:sz w:val="22"/>
            <w:szCs w:val="22"/>
            <w:u w:color="222222"/>
            <w:shd w:val="clear" w:color="auto" w:fill="FFFFFF"/>
            <w:lang w:val="ja-JP"/>
          </w:rPr>
          <w:delText>ませんでした</w:delText>
        </w:r>
      </w:del>
      <w:r>
        <w:rPr>
          <w:rFonts w:ascii="游明朝" w:eastAsia="游明朝" w:hAnsi="游明朝" w:cs="游明朝"/>
          <w:color w:val="222222"/>
          <w:sz w:val="22"/>
          <w:szCs w:val="22"/>
          <w:u w:color="222222"/>
          <w:shd w:val="clear" w:color="auto" w:fill="FFFFFF"/>
          <w:lang w:val="ja-JP"/>
        </w:rPr>
        <w:t>．</w:t>
      </w:r>
    </w:p>
    <w:p w14:paraId="523658C0" w14:textId="7D81C37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本研究の目的変数は，書名ごとに全店舗の販売冊数を日単位で合算した値であり，将来の各日における販売冊数そのものです．</w:t>
      </w:r>
      <w:ins w:id="76" w:author="MIKAWA Kenta" w:date="2026-09-17T22:27:00Z" w16du:dateUtc="2026-09-17T13:27:00Z">
        <w:r w:rsidR="00214E6B">
          <w:rPr>
            <w:rFonts w:ascii="游明朝" w:eastAsia="游明朝" w:hAnsi="游明朝" w:cs="游明朝" w:hint="eastAsia"/>
            <w:color w:val="222222"/>
            <w:sz w:val="22"/>
            <w:szCs w:val="22"/>
            <w:u w:color="222222"/>
            <w:shd w:val="clear" w:color="auto" w:fill="FFFFFF"/>
            <w:lang w:val="ja-JP"/>
          </w:rPr>
          <w:t>従いまして，</w:t>
        </w:r>
      </w:ins>
      <w:r>
        <w:rPr>
          <w:rFonts w:ascii="游明朝" w:eastAsia="游明朝" w:hAnsi="游明朝" w:cs="游明朝"/>
          <w:color w:val="222222"/>
          <w:sz w:val="22"/>
          <w:szCs w:val="22"/>
          <w:u w:color="222222"/>
          <w:shd w:val="clear" w:color="auto" w:fill="FFFFFF"/>
          <w:lang w:val="ja-JP"/>
        </w:rPr>
        <w:t>一定期間の累計ではございません．予測値の各要素も，予測起点から数えた特定の1日の販売冊数にあたります．</w:t>
      </w:r>
    </w:p>
    <w:p w14:paraId="09F792B9" w14:textId="07BAB18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77" w:author="MIKAWA Kenta" w:date="2026-09-17T22:27:00Z" w16du:dateUtc="2026-09-17T13:27:00Z">
        <w:r w:rsidR="00214E6B">
          <w:rPr>
            <w:rFonts w:ascii="游明朝" w:eastAsia="游明朝" w:hAnsi="游明朝" w:cs="游明朝" w:hint="eastAsia"/>
            <w:color w:val="222222"/>
            <w:sz w:val="22"/>
            <w:szCs w:val="22"/>
            <w:u w:color="222222"/>
            <w:shd w:val="clear" w:color="auto" w:fill="FFFFFF"/>
            <w:lang w:val="ja-JP"/>
          </w:rPr>
          <w:t>の点につきまして</w:t>
        </w:r>
      </w:ins>
      <w:del w:id="78" w:author="MIKAWA Kenta" w:date="2026-09-17T22:27:00Z" w16du:dateUtc="2026-09-17T13:27:00Z">
        <w:r w:rsidDel="00214E6B">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2.1節と4.3節に明記いたしました．</w:t>
      </w:r>
    </w:p>
    <w:p w14:paraId="79C475EE"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00ED2A8B"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2585CC5F" w14:textId="0F95944B"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予測の対象は，書名ごとに全店舗の販売冊数を日単位で合算した時系列であり，目的変数は将来の各日における販売冊数そのもの</w:t>
      </w:r>
      <w:del w:id="79" w:author="MIKAWA Kenta" w:date="2026-09-17T22:29:00Z" w16du:dateUtc="2026-09-17T13:29:00Z">
        <w:r w:rsidDel="00214E6B">
          <w:rPr>
            <w:rFonts w:ascii="游明朝" w:eastAsia="游明朝" w:hAnsi="游明朝" w:cs="游明朝" w:hint="eastAsia"/>
            <w:color w:val="000000" w:themeColor="text1"/>
            <w:sz w:val="22"/>
            <w:szCs w:val="22"/>
            <w:u w:color="222222"/>
            <w:shd w:val="clear" w:color="auto" w:fill="FFFFFF"/>
            <w:lang w:val="ja-JP"/>
          </w:rPr>
          <w:delText>である</w:delText>
        </w:r>
      </w:del>
      <w:ins w:id="80" w:author="MIKAWA Kenta" w:date="2026-09-17T22:29:00Z" w16du:dateUtc="2026-09-17T13:29:00Z">
        <w:r w:rsidR="00214E6B">
          <w:rPr>
            <w:rFonts w:ascii="游明朝" w:eastAsia="游明朝" w:hAnsi="游明朝" w:cs="游明朝" w:hint="eastAsia"/>
            <w:color w:val="000000" w:themeColor="text1"/>
            <w:sz w:val="22"/>
            <w:szCs w:val="22"/>
            <w:u w:color="222222"/>
            <w:shd w:val="clear" w:color="auto" w:fill="FFFFFF"/>
            <w:lang w:val="ja-JP"/>
          </w:rPr>
          <w:t>とする</w:t>
        </w:r>
      </w:ins>
      <w:r>
        <w:rPr>
          <w:rFonts w:ascii="游明朝" w:eastAsia="游明朝" w:hAnsi="游明朝" w:cs="游明朝"/>
          <w:color w:val="000000" w:themeColor="text1"/>
          <w:sz w:val="22"/>
          <w:szCs w:val="22"/>
          <w:u w:color="222222"/>
          <w:shd w:val="clear" w:color="auto" w:fill="FFFFFF"/>
          <w:lang w:val="ja-JP"/>
        </w:rPr>
        <w:t>．すなわち，一定期間の累計販売冊数ではなく，1日単位の販売冊数を予測の対象とする．</w:t>
      </w:r>
    </w:p>
    <w:p w14:paraId="18FE22FF"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8913E61"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p.4 右カラム，4.3 予測（記載の追加）：</w:t>
      </w:r>
    </w:p>
    <w:p w14:paraId="2712F81A" w14:textId="05A0AAC4"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また，</w:t>
      </w:r>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の第</w:t>
      </w:r>
      <m:oMath>
        <m:d>
          <m:dPr>
            <m:ctrlPr>
              <w:rPr>
                <w:rFonts w:ascii="Cambria Math" w:hAnsi="Cambria Math"/>
                <w:i/>
              </w:rPr>
            </m:ctrlPr>
          </m:dPr>
          <m:e>
            <m:r>
              <w:rPr>
                <w:rFonts w:ascii="Cambria Math" w:hAnsi="Cambria Math"/>
                <w:sz w:val="22"/>
                <w:szCs w:val="22"/>
              </w:rPr>
              <m:t>q, f</m:t>
            </m:r>
          </m:e>
        </m:d>
      </m:oMath>
      <w:r>
        <w:rPr>
          <w:rFonts w:ascii="游明朝" w:eastAsia="游明朝" w:hAnsi="游明朝" w:cs="游明朝"/>
          <w:color w:val="000000" w:themeColor="text1"/>
          <w:sz w:val="22"/>
          <w:szCs w:val="22"/>
          <w:u w:color="222222"/>
          <w:shd w:val="clear" w:color="auto" w:fill="FFFFFF"/>
          <w:lang w:val="ja-JP"/>
        </w:rPr>
        <w:t>要素は，予測起点から</w:t>
      </w:r>
      <m:oMath>
        <m:r>
          <w:rPr>
            <w:rFonts w:ascii="Cambria Math" w:hAnsi="Cambria Math"/>
            <w:sz w:val="22"/>
            <w:szCs w:val="22"/>
          </w:rPr>
          <m:t>f</m:t>
        </m:r>
      </m:oMath>
      <w:r>
        <w:rPr>
          <w:rFonts w:ascii="游明朝" w:eastAsia="游明朝" w:hAnsi="游明朝" w:cs="游明朝"/>
          <w:color w:val="000000" w:themeColor="text1"/>
          <w:sz w:val="22"/>
          <w:szCs w:val="22"/>
          <w:u w:color="222222"/>
          <w:shd w:val="clear" w:color="auto" w:fill="FFFFFF"/>
          <w:lang w:val="ja-JP"/>
        </w:rPr>
        <w:t>日先の1日における販売冊数について，</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の第</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番目の分位点に対応する予測値を表す．すなわち</w:t>
      </w:r>
      <w:ins w:id="81" w:author="MIKAWA Kenta" w:date="2026-09-17T22:29:00Z" w16du:dateUtc="2026-09-17T13:29:00Z">
        <w:r w:rsidR="00214E6B">
          <w:rPr>
            <w:rFonts w:ascii="游明朝" w:eastAsia="游明朝" w:hAnsi="游明朝" w:cs="游明朝" w:hint="eastAsia"/>
            <w:color w:val="000000" w:themeColor="text1"/>
            <w:sz w:val="22"/>
            <w:szCs w:val="22"/>
            <w:u w:color="222222"/>
            <w:shd w:val="clear" w:color="auto" w:fill="FFFFFF"/>
            <w:lang w:val="ja-JP"/>
          </w:rPr>
          <w:t>，</w:t>
        </w:r>
      </w:ins>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の各要素は特定の1日の販売冊数であり，複</w:t>
      </w:r>
      <w:r>
        <w:rPr>
          <w:rFonts w:ascii="游明朝" w:eastAsia="游明朝" w:hAnsi="游明朝" w:cs="游明朝"/>
          <w:color w:val="000000" w:themeColor="text1"/>
          <w:sz w:val="22"/>
          <w:szCs w:val="22"/>
          <w:u w:color="222222"/>
          <w:shd w:val="clear" w:color="auto" w:fill="FFFFFF"/>
          <w:lang w:val="ja-JP"/>
        </w:rPr>
        <w:lastRenderedPageBreak/>
        <w:t>数日にわたる累計ではない．</w:t>
      </w:r>
    </w:p>
    <w:p w14:paraId="1DC4CC0C" w14:textId="77777777" w:rsidR="007109C2" w:rsidRDefault="007109C2">
      <w:pPr>
        <w:rPr>
          <w:rFonts w:ascii="游明朝" w:eastAsia="游明朝" w:hAnsi="游明朝" w:cs="游明朝"/>
          <w:color w:val="222222"/>
          <w:sz w:val="22"/>
          <w:szCs w:val="22"/>
          <w:u w:color="222222"/>
          <w:shd w:val="clear" w:color="auto" w:fill="FFFFFF"/>
          <w:lang w:val="ja-JP"/>
        </w:rPr>
      </w:pPr>
    </w:p>
    <w:p w14:paraId="21D4B098" w14:textId="77777777" w:rsidR="007109C2" w:rsidRDefault="007109C2">
      <w:pPr>
        <w:rPr>
          <w:rFonts w:ascii="游明朝" w:eastAsia="游明朝" w:hAnsi="游明朝" w:cs="游明朝"/>
          <w:color w:val="222222"/>
          <w:sz w:val="22"/>
          <w:szCs w:val="22"/>
          <w:u w:color="222222"/>
          <w:shd w:val="clear" w:color="auto" w:fill="FFFFFF"/>
        </w:rPr>
      </w:pPr>
    </w:p>
    <w:p w14:paraId="77876E96"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21AA799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論文における「需要」の定義を明確にしていただきたい．本研究で直接観測されているのは販売冊数であり，潜在的な需要そのものとは必ずしも一致しないと考えられる．販売冊数，販売冊数の予測値，および需要の関係を整理した上で，用語を定義することが望ましい．</w:t>
      </w:r>
    </w:p>
    <w:p w14:paraId="24083EF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B63AB9E"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9BBC734" w14:textId="320BD7F4"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del w:id="82" w:author="MIKAWA Kenta" w:date="2026-09-17T22:29:00Z" w16du:dateUtc="2026-09-17T13:29:00Z">
        <w:r w:rsidDel="00214E6B">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需要</w:t>
      </w:r>
      <w:del w:id="83" w:author="MIKAWA Kenta" w:date="2026-09-17T22:29:00Z" w16du:dateUtc="2026-09-17T13:29:00Z">
        <w:r w:rsidDel="00214E6B">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と販売冊数を区別せずに</w:t>
      </w:r>
      <w:del w:id="84" w:author="MIKAWA Kenta" w:date="2026-09-17T22:29:00Z" w16du:dateUtc="2026-09-17T13:29:00Z">
        <w:r w:rsidDel="00214E6B">
          <w:rPr>
            <w:rFonts w:ascii="游明朝" w:eastAsia="游明朝" w:hAnsi="游明朝" w:cs="游明朝" w:hint="eastAsia"/>
            <w:color w:val="222222"/>
            <w:sz w:val="22"/>
            <w:szCs w:val="22"/>
            <w:u w:color="222222"/>
            <w:shd w:val="clear" w:color="auto" w:fill="FFFFFF"/>
            <w:lang w:val="ja-JP"/>
          </w:rPr>
          <w:delText>用いておりました</w:delText>
        </w:r>
      </w:del>
      <w:ins w:id="85" w:author="MIKAWA Kenta" w:date="2026-09-17T22:30:00Z" w16du:dateUtc="2026-09-17T13:30:00Z">
        <w:r w:rsidR="00214E6B">
          <w:rPr>
            <w:rFonts w:ascii="游明朝" w:eastAsia="游明朝" w:hAnsi="游明朝" w:cs="游明朝" w:hint="eastAsia"/>
            <w:color w:val="222222"/>
            <w:sz w:val="22"/>
            <w:szCs w:val="22"/>
            <w:u w:color="222222"/>
            <w:shd w:val="clear" w:color="auto" w:fill="FFFFFF"/>
            <w:lang w:val="ja-JP"/>
          </w:rPr>
          <w:t>用いてしまい，余計な混乱を招いてしまっておりました</w:t>
        </w:r>
      </w:ins>
      <w:r>
        <w:rPr>
          <w:rFonts w:ascii="游明朝" w:eastAsia="游明朝" w:hAnsi="游明朝" w:cs="游明朝"/>
          <w:color w:val="222222"/>
          <w:sz w:val="22"/>
          <w:szCs w:val="22"/>
          <w:u w:color="222222"/>
          <w:shd w:val="clear" w:color="auto" w:fill="FFFFFF"/>
          <w:lang w:val="ja-JP"/>
        </w:rPr>
        <w:t>．</w:t>
      </w:r>
      <w:ins w:id="86" w:author="MIKAWA Kenta" w:date="2026-09-17T22:30:00Z" w16du:dateUtc="2026-09-17T13:30:00Z">
        <w:r w:rsidR="00214E6B">
          <w:rPr>
            <w:rFonts w:ascii="游明朝" w:eastAsia="游明朝" w:hAnsi="游明朝" w:cs="游明朝" w:hint="eastAsia"/>
            <w:color w:val="222222"/>
            <w:sz w:val="22"/>
            <w:szCs w:val="22"/>
            <w:u w:color="222222"/>
            <w:shd w:val="clear" w:color="auto" w:fill="FFFFFF"/>
            <w:lang w:val="ja-JP"/>
          </w:rPr>
          <w:t>大変失礼いたしました．</w:t>
        </w:r>
      </w:ins>
    </w:p>
    <w:p w14:paraId="63D60B00" w14:textId="12A4FC0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本研究が実務上目指しているのは，需要に見合う量を入荷することです．入荷が需要に届かなければ機会損失が生じ，需要を上回れば売れ残って返本になります．第6章で評価しているのは</w:t>
      </w:r>
      <w:del w:id="87" w:author="MIKAWA Kenta" w:date="2026-09-17T22:30:00Z" w16du:dateUtc="2026-09-17T13:30:00Z">
        <w:r w:rsidDel="00A75803">
          <w:rPr>
            <w:rFonts w:ascii="游明朝" w:eastAsia="游明朝" w:hAnsi="游明朝" w:cs="游明朝"/>
            <w:color w:val="222222"/>
            <w:sz w:val="22"/>
            <w:szCs w:val="22"/>
            <w:u w:color="222222"/>
            <w:shd w:val="clear" w:color="auto" w:fill="FFFFFF"/>
            <w:lang w:val="ja-JP"/>
          </w:rPr>
          <w:delText>まさに</w:delText>
        </w:r>
      </w:del>
      <w:r>
        <w:rPr>
          <w:rFonts w:ascii="游明朝" w:eastAsia="游明朝" w:hAnsi="游明朝" w:cs="游明朝"/>
          <w:color w:val="222222"/>
          <w:sz w:val="22"/>
          <w:szCs w:val="22"/>
          <w:u w:color="222222"/>
          <w:shd w:val="clear" w:color="auto" w:fill="FFFFFF"/>
          <w:lang w:val="ja-JP"/>
        </w:rPr>
        <w:t>この過不足であり，本来予測したいのは需要そのもの</w:t>
      </w:r>
      <w:ins w:id="88" w:author="MIKAWA Kenta" w:date="2026-09-17T22:30:00Z" w16du:dateUtc="2026-09-17T13:30:00Z">
        <w:r w:rsidR="00A75803">
          <w:rPr>
            <w:rFonts w:ascii="游明朝" w:eastAsia="游明朝" w:hAnsi="游明朝" w:cs="游明朝" w:hint="eastAsia"/>
            <w:color w:val="222222"/>
            <w:sz w:val="22"/>
            <w:szCs w:val="22"/>
            <w:u w:color="222222"/>
            <w:shd w:val="clear" w:color="auto" w:fill="FFFFFF"/>
            <w:lang w:val="ja-JP"/>
          </w:rPr>
          <w:t>となります</w:t>
        </w:r>
      </w:ins>
      <w:del w:id="89" w:author="MIKAWA Kenta" w:date="2026-09-17T22:30:00Z" w16du:dateUtc="2026-09-17T13:30:00Z">
        <w:r w:rsidDel="00A75803">
          <w:rPr>
            <w:rFonts w:ascii="游明朝" w:eastAsia="游明朝" w:hAnsi="游明朝" w:cs="游明朝"/>
            <w:color w:val="222222"/>
            <w:sz w:val="22"/>
            <w:szCs w:val="22"/>
            <w:u w:color="222222"/>
            <w:shd w:val="clear" w:color="auto" w:fill="FFFFFF"/>
            <w:lang w:val="ja-JP"/>
          </w:rPr>
          <w:delText>です</w:delText>
        </w:r>
      </w:del>
      <w:r>
        <w:rPr>
          <w:rFonts w:ascii="游明朝" w:eastAsia="游明朝" w:hAnsi="游明朝" w:cs="游明朝"/>
          <w:color w:val="222222"/>
          <w:sz w:val="22"/>
          <w:szCs w:val="22"/>
          <w:u w:color="222222"/>
          <w:shd w:val="clear" w:color="auto" w:fill="FFFFFF"/>
          <w:lang w:val="ja-JP"/>
        </w:rPr>
        <w:t>．</w:t>
      </w:r>
    </w:p>
    <w:p w14:paraId="2570FB88" w14:textId="340E3E12" w:rsidR="007109C2" w:rsidRDefault="0041754F">
      <w:pPr>
        <w:ind w:firstLine="220"/>
        <w:rPr>
          <w:rFonts w:ascii="游明朝" w:eastAsia="游明朝" w:hAnsi="游明朝" w:cs="游明朝"/>
          <w:color w:val="222222"/>
          <w:sz w:val="22"/>
          <w:szCs w:val="22"/>
          <w:u w:color="222222"/>
          <w:shd w:val="clear" w:color="auto" w:fill="FFFFFF"/>
          <w:lang w:val="ja-JP"/>
        </w:rPr>
      </w:pPr>
      <w:del w:id="90" w:author="MIKAWA Kenta" w:date="2026-09-17T22:30:00Z" w16du:dateUtc="2026-09-17T13:30:00Z">
        <w:r w:rsidDel="00A75803">
          <w:rPr>
            <w:rFonts w:ascii="游明朝" w:eastAsia="游明朝" w:hAnsi="游明朝" w:cs="游明朝" w:hint="eastAsia"/>
            <w:color w:val="222222"/>
            <w:sz w:val="22"/>
            <w:szCs w:val="22"/>
            <w:u w:color="222222"/>
            <w:shd w:val="clear" w:color="auto" w:fill="FFFFFF"/>
            <w:lang w:val="ja-JP"/>
          </w:rPr>
          <w:delText>しかし</w:delText>
        </w:r>
      </w:del>
      <w:ins w:id="91" w:author="MIKAWA Kenta" w:date="2026-09-17T22:30:00Z" w16du:dateUtc="2026-09-17T13:30:00Z">
        <w:r w:rsidR="00A75803">
          <w:rPr>
            <w:rFonts w:ascii="游明朝" w:eastAsia="游明朝" w:hAnsi="游明朝" w:cs="游明朝" w:hint="eastAsia"/>
            <w:color w:val="222222"/>
            <w:sz w:val="22"/>
            <w:szCs w:val="22"/>
            <w:u w:color="222222"/>
            <w:shd w:val="clear" w:color="auto" w:fill="FFFFFF"/>
            <w:lang w:val="ja-JP"/>
          </w:rPr>
          <w:t>一方で</w:t>
        </w:r>
      </w:ins>
      <w:r>
        <w:rPr>
          <w:rFonts w:ascii="游明朝" w:eastAsia="游明朝" w:hAnsi="游明朝" w:cs="游明朝"/>
          <w:color w:val="222222"/>
          <w:sz w:val="22"/>
          <w:szCs w:val="22"/>
          <w:u w:color="222222"/>
          <w:shd w:val="clear" w:color="auto" w:fill="FFFFFF"/>
          <w:lang w:val="ja-JP"/>
        </w:rPr>
        <w:t>，実際に観測できる</w:t>
      </w:r>
      <w:del w:id="92" w:author="MIKAWA Kenta" w:date="2026-09-17T22:30:00Z" w16du:dateUtc="2026-09-17T13:30:00Z">
        <w:r w:rsidDel="00A75803">
          <w:rPr>
            <w:rFonts w:ascii="游明朝" w:eastAsia="游明朝" w:hAnsi="游明朝" w:cs="游明朝"/>
            <w:color w:val="222222"/>
            <w:sz w:val="22"/>
            <w:szCs w:val="22"/>
            <w:u w:color="222222"/>
            <w:shd w:val="clear" w:color="auto" w:fill="FFFFFF"/>
            <w:lang w:val="ja-JP"/>
          </w:rPr>
          <w:delText>の</w:delText>
        </w:r>
      </w:del>
      <w:ins w:id="93" w:author="MIKAWA Kenta" w:date="2026-09-17T22:30:00Z" w16du:dateUtc="2026-09-17T13:30:00Z">
        <w:r w:rsidR="00A75803">
          <w:rPr>
            <w:rFonts w:ascii="游明朝" w:eastAsia="游明朝" w:hAnsi="游明朝" w:cs="游明朝" w:hint="eastAsia"/>
            <w:color w:val="222222"/>
            <w:sz w:val="22"/>
            <w:szCs w:val="22"/>
            <w:u w:color="222222"/>
            <w:shd w:val="clear" w:color="auto" w:fill="FFFFFF"/>
            <w:lang w:val="ja-JP"/>
          </w:rPr>
          <w:t>指標</w:t>
        </w:r>
      </w:ins>
      <w:r>
        <w:rPr>
          <w:rFonts w:ascii="游明朝" w:eastAsia="游明朝" w:hAnsi="游明朝" w:cs="游明朝"/>
          <w:color w:val="222222"/>
          <w:sz w:val="22"/>
          <w:szCs w:val="22"/>
          <w:u w:color="222222"/>
          <w:shd w:val="clear" w:color="auto" w:fill="FFFFFF"/>
          <w:lang w:val="ja-JP"/>
        </w:rPr>
        <w:t>は販売された冊数だけ</w:t>
      </w:r>
      <w:del w:id="94" w:author="MIKAWA Kenta" w:date="2026-09-17T22:30:00Z" w16du:dateUtc="2026-09-17T13:30:00Z">
        <w:r w:rsidDel="00A75803">
          <w:rPr>
            <w:rFonts w:ascii="游明朝" w:eastAsia="游明朝" w:hAnsi="游明朝" w:cs="游明朝" w:hint="eastAsia"/>
            <w:color w:val="222222"/>
            <w:sz w:val="22"/>
            <w:szCs w:val="22"/>
            <w:u w:color="222222"/>
            <w:shd w:val="clear" w:color="auto" w:fill="FFFFFF"/>
            <w:lang w:val="ja-JP"/>
          </w:rPr>
          <w:delText>です</w:delText>
        </w:r>
      </w:del>
      <w:ins w:id="95" w:author="MIKAWA Kenta" w:date="2026-09-17T22:30:00Z" w16du:dateUtc="2026-09-17T13:30:00Z">
        <w:r w:rsidR="00A75803">
          <w:rPr>
            <w:rFonts w:ascii="游明朝" w:eastAsia="游明朝" w:hAnsi="游明朝" w:cs="游明朝" w:hint="eastAsia"/>
            <w:color w:val="222222"/>
            <w:sz w:val="22"/>
            <w:szCs w:val="22"/>
            <w:u w:color="222222"/>
            <w:shd w:val="clear" w:color="auto" w:fill="FFFFFF"/>
            <w:lang w:val="ja-JP"/>
          </w:rPr>
          <w:t>となっております</w:t>
        </w:r>
      </w:ins>
      <w:r>
        <w:rPr>
          <w:rFonts w:ascii="游明朝" w:eastAsia="游明朝" w:hAnsi="游明朝" w:cs="游明朝"/>
          <w:color w:val="222222"/>
          <w:sz w:val="22"/>
          <w:szCs w:val="22"/>
          <w:u w:color="222222"/>
          <w:shd w:val="clear" w:color="auto" w:fill="FFFFFF"/>
          <w:lang w:val="ja-JP"/>
        </w:rPr>
        <w:t>．</w:t>
      </w:r>
      <w:ins w:id="96" w:author="MIKAWA Kenta" w:date="2026-09-17T22:31:00Z" w16du:dateUtc="2026-09-17T13:31:00Z">
        <w:r w:rsidR="00A75803">
          <w:rPr>
            <w:rFonts w:ascii="游明朝" w:eastAsia="游明朝" w:hAnsi="游明朝" w:cs="游明朝" w:hint="eastAsia"/>
            <w:color w:val="222222"/>
            <w:sz w:val="22"/>
            <w:szCs w:val="22"/>
            <w:u w:color="222222"/>
            <w:shd w:val="clear" w:color="auto" w:fill="FFFFFF"/>
            <w:lang w:val="ja-JP"/>
          </w:rPr>
          <w:t>このため，</w:t>
        </w:r>
      </w:ins>
      <w:r>
        <w:rPr>
          <w:rFonts w:ascii="游明朝" w:eastAsia="游明朝" w:hAnsi="游明朝" w:cs="游明朝"/>
          <w:color w:val="222222"/>
          <w:sz w:val="22"/>
          <w:szCs w:val="22"/>
          <w:u w:color="222222"/>
          <w:shd w:val="clear" w:color="auto" w:fill="FFFFFF"/>
          <w:lang w:val="ja-JP"/>
        </w:rPr>
        <w:t>売り切れた日には販売冊数が入荷量で頭打ちになり，</w:t>
      </w:r>
      <w:del w:id="97" w:author="MIKAWA Kenta" w:date="2026-09-17T22:31:00Z" w16du:dateUtc="2026-09-17T13:31:00Z">
        <w:r w:rsidDel="00A75803">
          <w:rPr>
            <w:rFonts w:ascii="游明朝" w:eastAsia="游明朝" w:hAnsi="游明朝" w:cs="游明朝" w:hint="eastAsia"/>
            <w:color w:val="222222"/>
            <w:sz w:val="22"/>
            <w:szCs w:val="22"/>
            <w:u w:color="222222"/>
            <w:shd w:val="clear" w:color="auto" w:fill="FFFFFF"/>
            <w:lang w:val="ja-JP"/>
          </w:rPr>
          <w:delText>そのとき本当</w:delText>
        </w:r>
      </w:del>
      <w:ins w:id="98" w:author="MIKAWA Kenta" w:date="2026-09-17T22:31:00Z" w16du:dateUtc="2026-09-17T13:31:00Z">
        <w:r w:rsidR="00A75803">
          <w:rPr>
            <w:rFonts w:ascii="游明朝" w:eastAsia="游明朝" w:hAnsi="游明朝" w:cs="游明朝" w:hint="eastAsia"/>
            <w:color w:val="222222"/>
            <w:sz w:val="22"/>
            <w:szCs w:val="22"/>
            <w:u w:color="222222"/>
            <w:shd w:val="clear" w:color="auto" w:fill="FFFFFF"/>
            <w:lang w:val="ja-JP"/>
          </w:rPr>
          <w:t>需要に対して十分な量が店舗に存在した場合に</w:t>
        </w:r>
      </w:ins>
      <w:del w:id="99" w:author="MIKAWA Kenta" w:date="2026-09-17T22:31:00Z" w16du:dateUtc="2026-09-17T13:31:00Z">
        <w:r w:rsidDel="00A75803">
          <w:rPr>
            <w:rFonts w:ascii="游明朝" w:eastAsia="游明朝" w:hAnsi="游明朝" w:cs="游明朝" w:hint="eastAsia"/>
            <w:color w:val="222222"/>
            <w:sz w:val="22"/>
            <w:szCs w:val="22"/>
            <w:u w:color="222222"/>
            <w:shd w:val="clear" w:color="auto" w:fill="FFFFFF"/>
            <w:lang w:val="ja-JP"/>
          </w:rPr>
          <w:delText>はいくつ売れたはずだったのか</w:delText>
        </w:r>
      </w:del>
      <w:ins w:id="100" w:author="MIKAWA Kenta" w:date="2026-09-17T22:31:00Z" w16du:dateUtc="2026-09-17T13:31:00Z">
        <w:r w:rsidR="00A75803">
          <w:rPr>
            <w:rFonts w:ascii="游明朝" w:eastAsia="游明朝" w:hAnsi="游明朝" w:cs="游明朝" w:hint="eastAsia"/>
            <w:color w:val="222222"/>
            <w:sz w:val="22"/>
            <w:szCs w:val="22"/>
            <w:u w:color="222222"/>
            <w:shd w:val="clear" w:color="auto" w:fill="FFFFFF"/>
            <w:lang w:val="ja-JP"/>
          </w:rPr>
          <w:t>何冊売れたはずか，という情報を算出することはできません</w:t>
        </w:r>
      </w:ins>
      <w:del w:id="101" w:author="MIKAWA Kenta" w:date="2026-09-17T22:31:00Z" w16du:dateUtc="2026-09-17T13:31:00Z">
        <w:r w:rsidDel="00A75803">
          <w:rPr>
            <w:rFonts w:ascii="游明朝" w:eastAsia="游明朝" w:hAnsi="游明朝" w:cs="游明朝"/>
            <w:color w:val="222222"/>
            <w:sz w:val="22"/>
            <w:szCs w:val="22"/>
            <w:u w:color="222222"/>
            <w:shd w:val="clear" w:color="auto" w:fill="FFFFFF"/>
            <w:lang w:val="ja-JP"/>
          </w:rPr>
          <w:delText>は</w:delText>
        </w:r>
        <w:r w:rsidDel="00A75803">
          <w:rPr>
            <w:rFonts w:ascii="游明朝" w:eastAsia="游明朝" w:hAnsi="游明朝" w:cs="游明朝" w:hint="eastAsia"/>
            <w:color w:val="222222"/>
            <w:sz w:val="22"/>
            <w:szCs w:val="22"/>
            <w:u w:color="222222"/>
            <w:shd w:val="clear" w:color="auto" w:fill="FFFFFF"/>
            <w:lang w:val="ja-JP"/>
          </w:rPr>
          <w:delText>記</w:delText>
        </w:r>
        <w:r w:rsidDel="00A75803">
          <w:rPr>
            <w:rFonts w:ascii="游明朝" w:eastAsia="游明朝" w:hAnsi="游明朝" w:cs="游明朝"/>
            <w:color w:val="222222"/>
            <w:sz w:val="22"/>
            <w:szCs w:val="22"/>
            <w:u w:color="222222"/>
            <w:shd w:val="clear" w:color="auto" w:fill="FFFFFF"/>
            <w:lang w:val="ja-JP"/>
          </w:rPr>
          <w:delText>録に残りません</w:delText>
        </w:r>
      </w:del>
      <w:r>
        <w:rPr>
          <w:rFonts w:ascii="游明朝" w:eastAsia="游明朝" w:hAnsi="游明朝" w:cs="游明朝"/>
          <w:color w:val="222222"/>
          <w:sz w:val="22"/>
          <w:szCs w:val="22"/>
          <w:u w:color="222222"/>
          <w:shd w:val="clear" w:color="auto" w:fill="FFFFFF"/>
          <w:lang w:val="ja-JP"/>
        </w:rPr>
        <w:t>．本研究のPOSデータには在庫や入荷の情報が含まれないため，</w:t>
      </w:r>
      <w:ins w:id="102" w:author="MIKAWA Kenta" w:date="2026-09-17T22:32:00Z" w16du:dateUtc="2026-09-17T13:32:00Z">
        <w:r w:rsidR="00A75803">
          <w:rPr>
            <w:rFonts w:ascii="游明朝" w:eastAsia="游明朝" w:hAnsi="游明朝" w:cs="游明朝" w:hint="eastAsia"/>
            <w:color w:val="222222"/>
            <w:sz w:val="22"/>
            <w:szCs w:val="22"/>
            <w:u w:color="222222"/>
            <w:shd w:val="clear" w:color="auto" w:fill="FFFFFF"/>
            <w:lang w:val="ja-JP"/>
          </w:rPr>
          <w:t>上記</w:t>
        </w:r>
      </w:ins>
      <w:del w:id="103" w:author="MIKAWA Kenta" w:date="2026-09-17T22:32:00Z" w16du:dateUtc="2026-09-17T13:32:00Z">
        <w:r w:rsidDel="00A75803">
          <w:rPr>
            <w:rFonts w:ascii="游明朝" w:eastAsia="游明朝" w:hAnsi="游明朝" w:cs="游明朝"/>
            <w:color w:val="222222"/>
            <w:sz w:val="22"/>
            <w:szCs w:val="22"/>
            <w:u w:color="222222"/>
            <w:shd w:val="clear" w:color="auto" w:fill="FFFFFF"/>
            <w:lang w:val="ja-JP"/>
          </w:rPr>
          <w:delText>こ</w:delText>
        </w:r>
      </w:del>
      <w:r>
        <w:rPr>
          <w:rFonts w:ascii="游明朝" w:eastAsia="游明朝" w:hAnsi="游明朝" w:cs="游明朝"/>
          <w:color w:val="222222"/>
          <w:sz w:val="22"/>
          <w:szCs w:val="22"/>
          <w:u w:color="222222"/>
          <w:shd w:val="clear" w:color="auto" w:fill="FFFFFF"/>
          <w:lang w:val="ja-JP"/>
        </w:rPr>
        <w:t>の</w:t>
      </w:r>
      <w:ins w:id="104" w:author="MIKAWA Kenta" w:date="2026-09-17T22:32:00Z" w16du:dateUtc="2026-09-17T13:32:00Z">
        <w:r w:rsidR="00A75803">
          <w:rPr>
            <w:rFonts w:ascii="游明朝" w:eastAsia="游明朝" w:hAnsi="游明朝" w:cs="游明朝" w:hint="eastAsia"/>
            <w:color w:val="222222"/>
            <w:sz w:val="22"/>
            <w:szCs w:val="22"/>
            <w:u w:color="222222"/>
            <w:shd w:val="clear" w:color="auto" w:fill="FFFFFF"/>
            <w:lang w:val="ja-JP"/>
          </w:rPr>
          <w:t>状況</w:t>
        </w:r>
      </w:ins>
      <w:del w:id="105" w:author="MIKAWA Kenta" w:date="2026-09-17T22:32:00Z" w16du:dateUtc="2026-09-17T13:32:00Z">
        <w:r w:rsidDel="00A75803">
          <w:rPr>
            <w:rFonts w:ascii="游明朝" w:eastAsia="游明朝" w:hAnsi="游明朝" w:cs="游明朝"/>
            <w:color w:val="222222"/>
            <w:sz w:val="22"/>
            <w:szCs w:val="22"/>
            <w:u w:color="222222"/>
            <w:shd w:val="clear" w:color="auto" w:fill="FFFFFF"/>
            <w:lang w:val="ja-JP"/>
          </w:rPr>
          <w:delText>頭打ち</w:delText>
        </w:r>
      </w:del>
      <w:r>
        <w:rPr>
          <w:rFonts w:ascii="游明朝" w:eastAsia="游明朝" w:hAnsi="游明朝" w:cs="游明朝"/>
          <w:color w:val="222222"/>
          <w:sz w:val="22"/>
          <w:szCs w:val="22"/>
          <w:u w:color="222222"/>
          <w:shd w:val="clear" w:color="auto" w:fill="FFFFFF"/>
          <w:lang w:val="ja-JP"/>
        </w:rPr>
        <w:t>が</w:t>
      </w:r>
      <w:del w:id="106" w:author="MIKAWA Kenta" w:date="2026-09-17T22:32:00Z" w16du:dateUtc="2026-09-17T13:32:00Z">
        <w:r w:rsidDel="00A75803">
          <w:rPr>
            <w:rFonts w:ascii="游明朝" w:eastAsia="游明朝" w:hAnsi="游明朝" w:cs="游明朝"/>
            <w:color w:val="222222"/>
            <w:sz w:val="22"/>
            <w:szCs w:val="22"/>
            <w:u w:color="222222"/>
            <w:shd w:val="clear" w:color="auto" w:fill="FFFFFF"/>
            <w:lang w:val="ja-JP"/>
          </w:rPr>
          <w:delText>どの程度</w:delText>
        </w:r>
      </w:del>
      <w:r>
        <w:rPr>
          <w:rFonts w:ascii="游明朝" w:eastAsia="游明朝" w:hAnsi="游明朝" w:cs="游明朝"/>
          <w:color w:val="222222"/>
          <w:sz w:val="22"/>
          <w:szCs w:val="22"/>
          <w:u w:color="222222"/>
          <w:shd w:val="clear" w:color="auto" w:fill="FFFFFF"/>
          <w:lang w:val="ja-JP"/>
        </w:rPr>
        <w:t>生じているのか</w:t>
      </w:r>
      <w:ins w:id="107" w:author="MIKAWA Kenta" w:date="2026-09-17T22:32:00Z" w16du:dateUtc="2026-09-17T13:32:00Z">
        <w:r w:rsidR="00A75803">
          <w:rPr>
            <w:rFonts w:ascii="游明朝" w:eastAsia="游明朝" w:hAnsi="游明朝" w:cs="游明朝" w:hint="eastAsia"/>
            <w:color w:val="222222"/>
            <w:sz w:val="22"/>
            <w:szCs w:val="22"/>
            <w:u w:color="222222"/>
            <w:shd w:val="clear" w:color="auto" w:fill="FFFFFF"/>
            <w:lang w:val="ja-JP"/>
          </w:rPr>
          <w:t>否か</w:t>
        </w:r>
      </w:ins>
      <w:r>
        <w:rPr>
          <w:rFonts w:ascii="游明朝" w:eastAsia="游明朝" w:hAnsi="游明朝" w:cs="游明朝"/>
          <w:color w:val="222222"/>
          <w:sz w:val="22"/>
          <w:szCs w:val="22"/>
          <w:u w:color="222222"/>
          <w:shd w:val="clear" w:color="auto" w:fill="FFFFFF"/>
          <w:lang w:val="ja-JP"/>
        </w:rPr>
        <w:t>を</w:t>
      </w:r>
      <w:del w:id="108" w:author="MIKAWA Kenta" w:date="2026-09-17T22:32:00Z" w16du:dateUtc="2026-09-17T13:32:00Z">
        <w:r w:rsidDel="00A75803">
          <w:rPr>
            <w:rFonts w:ascii="游明朝" w:eastAsia="游明朝" w:hAnsi="游明朝" w:cs="游明朝" w:hint="eastAsia"/>
            <w:color w:val="222222"/>
            <w:sz w:val="22"/>
            <w:szCs w:val="22"/>
            <w:u w:color="222222"/>
            <w:shd w:val="clear" w:color="auto" w:fill="FFFFFF"/>
            <w:lang w:val="ja-JP"/>
          </w:rPr>
          <w:delText>確かめることも</w:delText>
        </w:r>
      </w:del>
      <w:ins w:id="109" w:author="MIKAWA Kenta" w:date="2026-09-17T22:32:00Z" w16du:dateUtc="2026-09-17T13:32:00Z">
        <w:r w:rsidR="00A75803">
          <w:rPr>
            <w:rFonts w:ascii="游明朝" w:eastAsia="游明朝" w:hAnsi="游明朝" w:cs="游明朝" w:hint="eastAsia"/>
            <w:color w:val="222222"/>
            <w:sz w:val="22"/>
            <w:szCs w:val="22"/>
            <w:u w:color="222222"/>
            <w:shd w:val="clear" w:color="auto" w:fill="FFFFFF"/>
            <w:lang w:val="ja-JP"/>
          </w:rPr>
          <w:t>確認することは</w:t>
        </w:r>
      </w:ins>
      <w:r>
        <w:rPr>
          <w:rFonts w:ascii="游明朝" w:eastAsia="游明朝" w:hAnsi="游明朝" w:cs="游明朝"/>
          <w:color w:val="222222"/>
          <w:sz w:val="22"/>
          <w:szCs w:val="22"/>
          <w:u w:color="222222"/>
          <w:shd w:val="clear" w:color="auto" w:fill="FFFFFF"/>
          <w:lang w:val="ja-JP"/>
        </w:rPr>
        <w:t>できません．</w:t>
      </w:r>
    </w:p>
    <w:p w14:paraId="7A6E65E5" w14:textId="7B9F93BF"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そこで，販売冊数を需要の観測可能な代理指標として扱い，</w:t>
      </w:r>
      <w:del w:id="110" w:author="MIKAWA Kenta" w:date="2026-09-17T22:32:00Z" w16du:dateUtc="2026-09-17T13:32:00Z">
        <w:r w:rsidDel="00127174">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需要予測</w:t>
      </w:r>
      <w:del w:id="111" w:author="MIKAWA Kenta" w:date="2026-09-17T22:32:00Z" w16du:dateUtc="2026-09-17T13:32:00Z">
        <w:r w:rsidDel="00127174">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は販売冊数の予測を指すものと定義いたしました．</w:t>
      </w:r>
      <w:ins w:id="112" w:author="MIKAWA Kenta" w:date="2026-09-17T22:32:00Z" w16du:dateUtc="2026-09-17T13:32:00Z">
        <w:r w:rsidR="00127174">
          <w:rPr>
            <w:rFonts w:ascii="游明朝" w:eastAsia="游明朝" w:hAnsi="游明朝" w:cs="游明朝" w:hint="eastAsia"/>
            <w:color w:val="222222"/>
            <w:sz w:val="22"/>
            <w:szCs w:val="22"/>
            <w:u w:color="222222"/>
            <w:shd w:val="clear" w:color="auto" w:fill="FFFFFF"/>
            <w:lang w:val="ja-JP"/>
          </w:rPr>
          <w:t>しかしながら，</w:t>
        </w:r>
      </w:ins>
      <w:del w:id="113" w:author="MIKAWA Kenta" w:date="2026-09-17T22:32:00Z" w16du:dateUtc="2026-09-17T13:32:00Z">
        <w:r w:rsidDel="00127174">
          <w:rPr>
            <w:rFonts w:ascii="游明朝" w:eastAsia="游明朝" w:hAnsi="游明朝" w:cs="游明朝"/>
            <w:color w:val="222222"/>
            <w:sz w:val="22"/>
            <w:szCs w:val="22"/>
            <w:u w:color="222222"/>
            <w:shd w:val="clear" w:color="auto" w:fill="FFFFFF"/>
            <w:lang w:val="ja-JP"/>
          </w:rPr>
          <w:delText>この扱いには限界もございます．</w:delText>
        </w:r>
      </w:del>
      <w:r>
        <w:rPr>
          <w:rFonts w:ascii="游明朝" w:eastAsia="游明朝" w:hAnsi="游明朝" w:cs="游明朝"/>
          <w:color w:val="222222"/>
          <w:sz w:val="22"/>
          <w:szCs w:val="22"/>
          <w:u w:color="222222"/>
          <w:shd w:val="clear" w:color="auto" w:fill="FFFFFF"/>
          <w:lang w:val="ja-JP"/>
        </w:rPr>
        <w:t>学習に用いる販売冊数自体が売り切れによって過小に記録されている可能性があり，</w:t>
      </w:r>
      <w:del w:id="114" w:author="MIKAWA Kenta" w:date="2026-09-17T22:33:00Z" w16du:dateUtc="2026-09-17T13:33:00Z">
        <w:r w:rsidDel="00127174">
          <w:rPr>
            <w:rFonts w:ascii="游明朝" w:eastAsia="游明朝" w:hAnsi="游明朝" w:cs="游明朝"/>
            <w:color w:val="222222"/>
            <w:sz w:val="22"/>
            <w:szCs w:val="22"/>
            <w:u w:color="222222"/>
            <w:shd w:val="clear" w:color="auto" w:fill="FFFFFF"/>
            <w:lang w:val="ja-JP"/>
          </w:rPr>
          <w:delText>その場合，</w:delText>
        </w:r>
      </w:del>
      <w:r>
        <w:rPr>
          <w:rFonts w:ascii="游明朝" w:eastAsia="游明朝" w:hAnsi="游明朝" w:cs="游明朝"/>
          <w:color w:val="222222"/>
          <w:sz w:val="22"/>
          <w:szCs w:val="22"/>
          <w:u w:color="222222"/>
          <w:shd w:val="clear" w:color="auto" w:fill="FFFFFF"/>
          <w:lang w:val="ja-JP"/>
        </w:rPr>
        <w:t>モデルはスパイク時の水準を実際より低く学習することにな</w:t>
      </w:r>
      <w:ins w:id="115" w:author="MIKAWA Kenta" w:date="2026-09-17T22:33:00Z" w16du:dateUtc="2026-09-17T13:33:00Z">
        <w:r w:rsidR="00127174">
          <w:rPr>
            <w:rFonts w:ascii="游明朝" w:eastAsia="游明朝" w:hAnsi="游明朝" w:cs="游明朝" w:hint="eastAsia"/>
            <w:color w:val="222222"/>
            <w:sz w:val="22"/>
            <w:szCs w:val="22"/>
            <w:u w:color="222222"/>
            <w:shd w:val="clear" w:color="auto" w:fill="FFFFFF"/>
            <w:lang w:val="ja-JP"/>
          </w:rPr>
          <w:t>るという</w:t>
        </w:r>
        <w:r w:rsidR="00127174">
          <w:rPr>
            <w:rFonts w:ascii="游明朝" w:eastAsia="游明朝" w:hAnsi="游明朝" w:cs="游明朝"/>
            <w:color w:val="222222"/>
            <w:sz w:val="22"/>
            <w:szCs w:val="22"/>
            <w:u w:color="222222"/>
            <w:shd w:val="clear" w:color="auto" w:fill="FFFFFF"/>
            <w:lang w:val="ja-JP"/>
          </w:rPr>
          <w:t>限界も</w:t>
        </w:r>
        <w:r w:rsidR="00127174">
          <w:rPr>
            <w:rFonts w:ascii="游明朝" w:eastAsia="游明朝" w:hAnsi="游明朝" w:cs="游明朝" w:hint="eastAsia"/>
            <w:color w:val="222222"/>
            <w:sz w:val="22"/>
            <w:szCs w:val="22"/>
            <w:u w:color="222222"/>
            <w:shd w:val="clear" w:color="auto" w:fill="FFFFFF"/>
            <w:lang w:val="ja-JP"/>
          </w:rPr>
          <w:t>存在しております</w:t>
        </w:r>
      </w:ins>
      <w:del w:id="116" w:author="MIKAWA Kenta" w:date="2026-09-17T22:33:00Z" w16du:dateUtc="2026-09-17T13:33:00Z">
        <w:r w:rsidDel="00127174">
          <w:rPr>
            <w:rFonts w:ascii="游明朝" w:eastAsia="游明朝" w:hAnsi="游明朝" w:cs="游明朝"/>
            <w:color w:val="222222"/>
            <w:sz w:val="22"/>
            <w:szCs w:val="22"/>
            <w:u w:color="222222"/>
            <w:shd w:val="clear" w:color="auto" w:fill="FFFFFF"/>
            <w:lang w:val="ja-JP"/>
          </w:rPr>
          <w:delText>ります</w:delText>
        </w:r>
      </w:del>
      <w:r>
        <w:rPr>
          <w:rFonts w:ascii="游明朝" w:eastAsia="游明朝" w:hAnsi="游明朝" w:cs="游明朝"/>
          <w:color w:val="222222"/>
          <w:sz w:val="22"/>
          <w:szCs w:val="22"/>
          <w:u w:color="222222"/>
          <w:shd w:val="clear" w:color="auto" w:fill="FFFFFF"/>
          <w:lang w:val="ja-JP"/>
        </w:rPr>
        <w:t>．図4の書籍Bで実績の水準を再現できていないことにも，この影響が含まれている可能性があると考えております．</w:t>
      </w:r>
    </w:p>
    <w:p w14:paraId="78480C0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以上を2.1節に明記いたしました．</w:t>
      </w:r>
    </w:p>
    <w:p w14:paraId="7F037DAD"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3F95B25"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502A79AD" w14:textId="3B2FE393" w:rsidR="007109C2" w:rsidDel="00127174" w:rsidRDefault="00127174" w:rsidP="00CA7519">
      <w:pPr>
        <w:ind w:leftChars="202" w:left="424"/>
        <w:rPr>
          <w:del w:id="117" w:author="MIKAWA Kenta" w:date="2026-09-17T22:38:00Z" w16du:dateUtc="2026-09-17T13:38:00Z"/>
          <w:rFonts w:ascii="游明朝" w:eastAsia="游明朝" w:hAnsi="游明朝" w:cs="游明朝"/>
          <w:color w:val="000000" w:themeColor="text1"/>
          <w:sz w:val="22"/>
          <w:szCs w:val="22"/>
          <w:u w:color="222222"/>
          <w:shd w:val="clear" w:color="auto" w:fill="FFFFFF"/>
          <w:lang w:val="ja-JP"/>
        </w:rPr>
      </w:pPr>
      <w:ins w:id="118" w:author="MIKAWA Kenta" w:date="2026-09-17T22:38:00Z" w16du:dateUtc="2026-09-17T13:38:00Z">
        <w:r w:rsidRPr="00127174">
          <w:rPr>
            <w:rFonts w:ascii="游明朝" w:eastAsia="游明朝" w:hAnsi="游明朝" w:cs="游明朝"/>
            <w:color w:val="000000" w:themeColor="text1"/>
            <w:sz w:val="22"/>
            <w:szCs w:val="22"/>
            <w:u w:color="222222"/>
            <w:shd w:val="clear" w:color="auto" w:fill="FFFFFF"/>
            <w:lang w:val="ja-JP"/>
          </w:rPr>
          <w:t>本研究で</w:t>
        </w:r>
        <w:r>
          <w:rPr>
            <w:rFonts w:ascii="游明朝" w:eastAsia="游明朝" w:hAnsi="游明朝" w:cs="游明朝" w:hint="eastAsia"/>
            <w:color w:val="000000" w:themeColor="text1"/>
            <w:sz w:val="22"/>
            <w:szCs w:val="22"/>
            <w:u w:color="222222"/>
            <w:shd w:val="clear" w:color="auto" w:fill="FFFFFF"/>
            <w:lang w:val="ja-JP"/>
          </w:rPr>
          <w:t>対象とする</w:t>
        </w:r>
        <w:r w:rsidRPr="00127174">
          <w:rPr>
            <w:rFonts w:ascii="游明朝" w:eastAsia="游明朝" w:hAnsi="游明朝" w:cs="游明朝"/>
            <w:color w:val="000000" w:themeColor="text1"/>
            <w:sz w:val="22"/>
            <w:szCs w:val="22"/>
            <w:u w:color="222222"/>
            <w:shd w:val="clear" w:color="auto" w:fill="FFFFFF"/>
            <w:lang w:val="ja-JP"/>
          </w:rPr>
          <w:t>POSデータから直接観測できるのは，実際に販売された冊数のみである．以下では，これを販売冊数と呼ぶ．一方，消費者の購買意向に基づく潜在的な需要は，在庫切れが生じた場合には販売冊数を上回り得る．しかし，本研究で用いるPOSデータには在庫情報が含まれていないため，このような潜在需要を直接観測することはできない．そこで本研究では，販売冊数を需要の代理指標として用い，需要予測を販売冊数の予測として定義する．</w:t>
        </w:r>
      </w:ins>
      <w:del w:id="119" w:author="MIKAWA Kenta" w:date="2026-09-17T22:33:00Z" w16du:dateUtc="2026-09-17T13:33:00Z">
        <w:r w:rsidR="0041754F" w:rsidRPr="009D37BA" w:rsidDel="00127174">
          <w:rPr>
            <w:rFonts w:ascii="游明朝" w:eastAsia="游明朝" w:hAnsi="游明朝" w:cs="游明朝"/>
            <w:color w:val="000000" w:themeColor="text1"/>
            <w:sz w:val="22"/>
            <w:szCs w:val="22"/>
            <w:u w:color="222222"/>
            <w:shd w:val="clear" w:color="auto" w:fill="FFFFFF"/>
            <w:lang w:val="ja-JP"/>
          </w:rPr>
          <w:delText>本研究で</w:delText>
        </w:r>
      </w:del>
      <w:del w:id="120" w:author="MIKAWA Kenta" w:date="2026-09-17T22:38:00Z" w16du:dateUtc="2026-09-17T13:38:00Z">
        <w:r w:rsidR="0041754F" w:rsidRPr="009D37BA" w:rsidDel="00127174">
          <w:rPr>
            <w:rFonts w:ascii="游明朝" w:eastAsia="游明朝" w:hAnsi="游明朝" w:cs="游明朝"/>
            <w:color w:val="000000" w:themeColor="text1"/>
            <w:sz w:val="22"/>
            <w:szCs w:val="22"/>
            <w:u w:color="222222"/>
            <w:shd w:val="clear" w:color="auto" w:fill="FFFFFF"/>
            <w:lang w:val="ja-JP"/>
          </w:rPr>
          <w:delText>観測できるのは実際に販売された冊数であ</w:delText>
        </w:r>
      </w:del>
      <w:del w:id="121" w:author="MIKAWA Kenta" w:date="2026-09-17T22:34:00Z" w16du:dateUtc="2026-09-17T13:34:00Z">
        <w:r w:rsidR="0041754F" w:rsidRPr="009D37BA" w:rsidDel="00127174">
          <w:rPr>
            <w:rFonts w:ascii="游明朝" w:eastAsia="游明朝" w:hAnsi="游明朝" w:cs="游明朝"/>
            <w:color w:val="000000" w:themeColor="text1"/>
            <w:sz w:val="22"/>
            <w:szCs w:val="22"/>
            <w:u w:color="222222"/>
            <w:shd w:val="clear" w:color="auto" w:fill="FFFFFF"/>
            <w:lang w:val="ja-JP"/>
          </w:rPr>
          <w:delText>り</w:delText>
        </w:r>
      </w:del>
      <w:del w:id="122" w:author="MIKAWA Kenta" w:date="2026-09-17T22:38:00Z" w16du:dateUtc="2026-09-17T13:38:00Z">
        <w:r w:rsidR="0041754F" w:rsidRPr="009D37BA" w:rsidDel="00127174">
          <w:rPr>
            <w:rFonts w:ascii="游明朝" w:eastAsia="游明朝" w:hAnsi="游明朝" w:cs="游明朝"/>
            <w:color w:val="000000" w:themeColor="text1"/>
            <w:sz w:val="22"/>
            <w:szCs w:val="22"/>
            <w:u w:color="222222"/>
            <w:shd w:val="clear" w:color="auto" w:fill="FFFFFF"/>
            <w:lang w:val="ja-JP"/>
          </w:rPr>
          <w:delText>，これを販売冊数と呼ぶ．消費者が買いたいと考えた量である需要は，在庫切れがあれば販売冊数を上回るが，本研究のPOSデータには在庫情報がないため観測できない．そこで販売冊数を需要の代理指標とし，需要予測は販売冊数の予測を指すものとする．</w:delText>
        </w:r>
      </w:del>
    </w:p>
    <w:p w14:paraId="088AB685" w14:textId="77777777" w:rsidR="007109C2" w:rsidRDefault="007109C2" w:rsidP="00127174">
      <w:pPr>
        <w:ind w:leftChars="202" w:left="424"/>
        <w:rPr>
          <w:rFonts w:ascii="游明朝" w:eastAsia="游明朝" w:hAnsi="游明朝" w:cs="游明朝"/>
          <w:color w:val="222222"/>
          <w:sz w:val="22"/>
          <w:szCs w:val="22"/>
          <w:u w:color="222222"/>
          <w:shd w:val="clear" w:color="auto" w:fill="FFFFFF"/>
          <w:lang w:val="ja-JP"/>
        </w:rPr>
        <w:pPrChange w:id="123" w:author="MIKAWA Kenta" w:date="2026-09-17T22:38:00Z" w16du:dateUtc="2026-09-17T13:38:00Z">
          <w:pPr/>
        </w:pPrChange>
      </w:pPr>
    </w:p>
    <w:p w14:paraId="4C88C988" w14:textId="77777777" w:rsidR="007109C2" w:rsidRDefault="007109C2">
      <w:pPr>
        <w:rPr>
          <w:rFonts w:ascii="游明朝" w:eastAsia="游明朝" w:hAnsi="游明朝" w:cs="游明朝"/>
          <w:color w:val="222222"/>
          <w:sz w:val="22"/>
          <w:szCs w:val="22"/>
          <w:u w:color="222222"/>
          <w:shd w:val="clear" w:color="auto" w:fill="FFFFFF"/>
        </w:rPr>
      </w:pPr>
    </w:p>
    <w:p w14:paraId="36A84F9B"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7202C80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4では，書籍AおよびBについて予測値と実績値の比較が示されている．従来手法と比較して予測精度が改善していることは確認できる一方で，少なくとも図からはスパイクそのものを十分に予測できているとは判断しにくい．本研究ではスパイクへの対応が重要な目的の一つであると理解しているため，</w:t>
      </w:r>
      <w:commentRangeStart w:id="124"/>
      <w:commentRangeStart w:id="125"/>
      <w:r>
        <w:rPr>
          <w:rFonts w:ascii="游明朝" w:eastAsia="游明朝" w:hAnsi="游明朝" w:cs="游明朝"/>
          <w:color w:val="222222"/>
          <w:sz w:val="22"/>
          <w:szCs w:val="22"/>
          <w:u w:color="222222"/>
          <w:shd w:val="clear" w:color="auto" w:fill="FFFFFF"/>
          <w:lang w:val="ja-JP"/>
        </w:rPr>
        <w:t>スパイク発生時に限定した予測性能の評価や，定量的な指標を追加するなど，提案手法の有効性を補足する分析</w:t>
      </w:r>
      <w:commentRangeEnd w:id="124"/>
      <w:r w:rsidR="009D45AA">
        <w:rPr>
          <w:rStyle w:val="ac"/>
          <w:rFonts w:ascii="游明朝" w:eastAsia="游明朝" w:hAnsi="游明朝" w:cs="游明朝"/>
          <w:color w:val="222222"/>
          <w:sz w:val="22"/>
          <w:szCs w:val="22"/>
          <w:u w:color="222222"/>
          <w:shd w:val="clear" w:color="auto" w:fill="FFFFFF"/>
          <w:lang w:val="ja-JP"/>
        </w:rPr>
        <w:commentReference w:id="124"/>
      </w:r>
      <w:commentRangeEnd w:id="125"/>
      <w:r w:rsidR="00710952">
        <w:rPr>
          <w:rStyle w:val="ac"/>
          <w:rFonts w:ascii="游明朝" w:eastAsia="游明朝" w:hAnsi="游明朝" w:cs="游明朝"/>
          <w:color w:val="222222"/>
          <w:sz w:val="22"/>
          <w:szCs w:val="22"/>
          <w:u w:color="222222"/>
          <w:shd w:val="clear" w:color="auto" w:fill="FFFFFF"/>
          <w:lang w:val="ja-JP"/>
        </w:rPr>
        <w:commentReference w:id="125"/>
      </w:r>
      <w:r>
        <w:rPr>
          <w:rFonts w:ascii="游明朝" w:eastAsia="游明朝" w:hAnsi="游明朝" w:cs="游明朝"/>
          <w:color w:val="222222"/>
          <w:sz w:val="22"/>
          <w:szCs w:val="22"/>
          <w:u w:color="222222"/>
          <w:shd w:val="clear" w:color="auto" w:fill="FFFFFF"/>
          <w:lang w:val="ja-JP"/>
        </w:rPr>
        <w:t>があるとよい．</w:t>
      </w:r>
    </w:p>
    <w:p w14:paraId="6FC14CE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5B0EE65" w14:textId="77777777" w:rsidR="007109C2" w:rsidRPr="009D45AA" w:rsidRDefault="0041754F">
      <w:pPr>
        <w:rPr>
          <w:rFonts w:asciiTheme="majorEastAsia" w:eastAsiaTheme="majorEastAsia" w:hAnsiTheme="majorEastAsia" w:cs="游明朝" w:hint="eastAsia"/>
          <w:b/>
          <w:bCs/>
          <w:sz w:val="22"/>
          <w:szCs w:val="22"/>
          <w:rPrChange w:id="126" w:author="MIKAWA Kenta" w:date="2026-09-17T22:46:00Z" w16du:dateUtc="2026-09-17T13:46:00Z">
            <w:rPr>
              <w:rFonts w:asciiTheme="majorEastAsia" w:eastAsiaTheme="majorEastAsia" w:hAnsiTheme="majorEastAsia" w:cs="游明朝"/>
              <w:b/>
              <w:bCs/>
              <w:sz w:val="22"/>
              <w:szCs w:val="22"/>
              <w:lang w:val="ja-JP"/>
            </w:rPr>
          </w:rPrChange>
        </w:rPr>
      </w:pPr>
      <w:commentRangeStart w:id="127"/>
      <w:r w:rsidRPr="001A2D82">
        <w:rPr>
          <w:rFonts w:asciiTheme="majorEastAsia" w:eastAsiaTheme="majorEastAsia" w:hAnsiTheme="majorEastAsia" w:cs="游明朝"/>
          <w:b/>
          <w:bCs/>
          <w:sz w:val="22"/>
          <w:szCs w:val="22"/>
          <w:lang w:val="ja-JP"/>
        </w:rPr>
        <w:t>【著者の回答】</w:t>
      </w:r>
      <w:commentRangeEnd w:id="127"/>
      <w:r w:rsidR="009D45AA" w:rsidRPr="009D45AA">
        <w:rPr>
          <w:rStyle w:val="ac"/>
          <w:rFonts w:asciiTheme="majorEastAsia" w:eastAsiaTheme="majorEastAsia" w:hAnsiTheme="majorEastAsia" w:cs="游明朝"/>
          <w:b/>
          <w:bCs/>
          <w:sz w:val="22"/>
          <w:szCs w:val="22"/>
          <w:rPrChange w:id="128" w:author="MIKAWA Kenta" w:date="2026-09-17T22:46:00Z" w16du:dateUtc="2026-09-17T13:46:00Z">
            <w:rPr>
              <w:rStyle w:val="ac"/>
              <w:rFonts w:asciiTheme="majorEastAsia" w:eastAsiaTheme="majorEastAsia" w:hAnsiTheme="majorEastAsia" w:cs="游明朝"/>
              <w:b/>
              <w:bCs/>
              <w:sz w:val="22"/>
              <w:szCs w:val="22"/>
              <w:lang w:val="ja-JP"/>
            </w:rPr>
          </w:rPrChange>
        </w:rPr>
        <w:commentReference w:id="127"/>
      </w:r>
    </w:p>
    <w:p w14:paraId="4FB691DA" w14:textId="4FA8E13B"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ins w:id="129" w:author="MIKAWA Kenta" w:date="2026-09-17T22:39:00Z" w16du:dateUtc="2026-09-17T13:39:00Z">
        <w:r w:rsidR="007D3DCE">
          <w:rPr>
            <w:rFonts w:ascii="游明朝" w:eastAsia="游明朝" w:hAnsi="游明朝" w:cs="游明朝" w:hint="eastAsia"/>
            <w:color w:val="222222"/>
            <w:sz w:val="22"/>
            <w:szCs w:val="22"/>
            <w:u w:color="222222"/>
            <w:shd w:val="clear" w:color="auto" w:fill="FFFFFF"/>
            <w:lang w:val="ja-JP"/>
          </w:rPr>
          <w:t>ご指摘の通り，</w:t>
        </w:r>
      </w:ins>
      <w:r>
        <w:rPr>
          <w:rFonts w:ascii="游明朝" w:eastAsia="游明朝" w:hAnsi="游明朝" w:cs="游明朝"/>
          <w:color w:val="222222"/>
          <w:sz w:val="22"/>
          <w:szCs w:val="22"/>
          <w:u w:color="222222"/>
          <w:shd w:val="clear" w:color="auto" w:fill="FFFFFF"/>
          <w:lang w:val="ja-JP"/>
        </w:rPr>
        <w:t>図4だけではスパイクへの対応が分かり</w:t>
      </w:r>
      <w:del w:id="130" w:author="MIKAWA Kenta" w:date="2026-09-17T22:39:00Z" w16du:dateUtc="2026-09-17T13:39:00Z">
        <w:r w:rsidDel="007D3DCE">
          <w:rPr>
            <w:rFonts w:ascii="游明朝" w:eastAsia="游明朝" w:hAnsi="游明朝" w:cs="游明朝" w:hint="eastAsia"/>
            <w:color w:val="222222"/>
            <w:sz w:val="22"/>
            <w:szCs w:val="22"/>
            <w:u w:color="222222"/>
            <w:shd w:val="clear" w:color="auto" w:fill="FFFFFF"/>
            <w:lang w:val="ja-JP"/>
          </w:rPr>
          <w:delText>にくく</w:delText>
        </w:r>
      </w:del>
      <w:ins w:id="131" w:author="MIKAWA Kenta" w:date="2026-09-17T22:39:00Z" w16du:dateUtc="2026-09-17T13:39:00Z">
        <w:r w:rsidR="007D3DCE">
          <w:rPr>
            <w:rFonts w:ascii="游明朝" w:eastAsia="游明朝" w:hAnsi="游明朝" w:cs="游明朝" w:hint="eastAsia"/>
            <w:color w:val="222222"/>
            <w:sz w:val="22"/>
            <w:szCs w:val="22"/>
            <w:u w:color="222222"/>
            <w:shd w:val="clear" w:color="auto" w:fill="FFFFFF"/>
            <w:lang w:val="ja-JP"/>
          </w:rPr>
          <w:t>づらく</w:t>
        </w:r>
      </w:ins>
      <w:r>
        <w:rPr>
          <w:rFonts w:ascii="游明朝" w:eastAsia="游明朝" w:hAnsi="游明朝" w:cs="游明朝"/>
          <w:color w:val="222222"/>
          <w:sz w:val="22"/>
          <w:szCs w:val="22"/>
          <w:u w:color="222222"/>
          <w:shd w:val="clear" w:color="auto" w:fill="FFFFFF"/>
          <w:lang w:val="ja-JP"/>
        </w:rPr>
        <w:t>，</w:t>
      </w:r>
      <w:ins w:id="132" w:author="MIKAWA Kenta" w:date="2026-09-17T22:39:00Z" w16du:dateUtc="2026-09-17T13:39:00Z">
        <w:r w:rsidR="007D3DCE">
          <w:rPr>
            <w:rFonts w:ascii="游明朝" w:eastAsia="游明朝" w:hAnsi="游明朝" w:cs="游明朝" w:hint="eastAsia"/>
            <w:color w:val="222222"/>
            <w:sz w:val="22"/>
            <w:szCs w:val="22"/>
            <w:u w:color="222222"/>
            <w:shd w:val="clear" w:color="auto" w:fill="FFFFFF"/>
            <w:lang w:val="ja-JP"/>
          </w:rPr>
          <w:t>大変</w:t>
        </w:r>
      </w:ins>
      <w:r>
        <w:rPr>
          <w:rFonts w:ascii="游明朝" w:eastAsia="游明朝" w:hAnsi="游明朝" w:cs="游明朝"/>
          <w:color w:val="222222"/>
          <w:sz w:val="22"/>
          <w:szCs w:val="22"/>
          <w:u w:color="222222"/>
          <w:shd w:val="clear" w:color="auto" w:fill="FFFFFF"/>
          <w:lang w:val="ja-JP"/>
        </w:rPr>
        <w:t>失礼いたしました．</w:t>
      </w:r>
    </w:p>
    <w:p w14:paraId="2A062706" w14:textId="31C39360"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スパイク時だけに限った評価は，</w:t>
      </w:r>
      <w:commentRangeStart w:id="133"/>
      <w:r>
        <w:rPr>
          <w:rFonts w:ascii="游明朝" w:eastAsia="游明朝" w:hAnsi="游明朝" w:cs="游明朝"/>
          <w:color w:val="222222"/>
          <w:sz w:val="22"/>
          <w:szCs w:val="22"/>
          <w:u w:color="222222"/>
          <w:shd w:val="clear" w:color="auto" w:fill="FFFFFF"/>
          <w:lang w:val="ja-JP"/>
        </w:rPr>
        <w:t>改訂稿の表2</w:t>
      </w:r>
      <w:commentRangeEnd w:id="133"/>
      <w:r w:rsidR="004D7D1A">
        <w:rPr>
          <w:rStyle w:val="ac"/>
          <w:rFonts w:ascii="游明朝" w:eastAsia="游明朝" w:hAnsi="游明朝" w:cs="游明朝"/>
          <w:color w:val="222222"/>
          <w:sz w:val="22"/>
          <w:szCs w:val="22"/>
          <w:u w:color="222222"/>
          <w:shd w:val="clear" w:color="auto" w:fill="FFFFFF"/>
          <w:lang w:val="ja-JP"/>
        </w:rPr>
        <w:commentReference w:id="133"/>
      </w:r>
      <w:r>
        <w:rPr>
          <w:rFonts w:ascii="游明朝" w:eastAsia="游明朝" w:hAnsi="游明朝" w:cs="游明朝"/>
          <w:color w:val="222222"/>
          <w:sz w:val="22"/>
          <w:szCs w:val="22"/>
          <w:u w:color="222222"/>
          <w:shd w:val="clear" w:color="auto" w:fill="FFFFFF"/>
          <w:lang w:val="ja-JP"/>
        </w:rPr>
        <w:t>に含まれております．表2は各時点を</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スコアで区分したもので，2以上の区分がスパイクの時点にあたります．</w:t>
      </w:r>
      <w:commentRangeStart w:id="134"/>
      <w:r>
        <w:rPr>
          <w:rFonts w:ascii="游明朝" w:eastAsia="游明朝" w:hAnsi="游明朝" w:cs="游明朝"/>
          <w:color w:val="222222"/>
          <w:sz w:val="22"/>
          <w:szCs w:val="22"/>
          <w:u w:color="222222"/>
          <w:shd w:val="clear" w:color="auto" w:fill="FFFFFF"/>
          <w:lang w:val="ja-JP"/>
        </w:rPr>
        <w:t>この区分でも提案手法のMAEが最小で</w:t>
      </w:r>
      <w:commentRangeEnd w:id="134"/>
      <w:r w:rsidR="004D7D1A">
        <w:rPr>
          <w:rStyle w:val="ac"/>
          <w:rFonts w:ascii="游明朝" w:eastAsia="游明朝" w:hAnsi="游明朝" w:cs="游明朝"/>
          <w:color w:val="222222"/>
          <w:sz w:val="22"/>
          <w:szCs w:val="22"/>
          <w:u w:color="222222"/>
          <w:shd w:val="clear" w:color="auto" w:fill="FFFFFF"/>
          <w:lang w:val="ja-JP"/>
        </w:rPr>
        <w:commentReference w:id="134"/>
      </w:r>
      <w:r>
        <w:rPr>
          <w:rFonts w:ascii="游明朝" w:eastAsia="游明朝" w:hAnsi="游明朝" w:cs="游明朝"/>
          <w:color w:val="222222"/>
          <w:sz w:val="22"/>
          <w:szCs w:val="22"/>
          <w:u w:color="222222"/>
          <w:shd w:val="clear" w:color="auto" w:fill="FFFFFF"/>
          <w:lang w:val="ja-JP"/>
        </w:rPr>
        <w:t>す．また表4は，予測したスパイクが実際のスパイクからどれだけずれているかを見たもので，こちらもスパイクに絞った指標です．</w:t>
      </w:r>
    </w:p>
    <w:p w14:paraId="4913C7F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lastRenderedPageBreak/>
        <w:t>図4の書籍Bについては，ご指摘の通りスパイクの高さまでは予測できておりません．スパイク時の実績が平均25冊であるのに対し，提案手法の予測は9冊にとどまります．ただし従来手法ProtoRAFは1冊未満とほとんど反応しておらず，提案手法は少なくとも需要が立ち上がったことは捉えております．書籍Aでは，スパイク時の誤差が提案手法2.4冊，ProtoRAF 7.5冊で，実績にほぼ沿った予測ができております．</w:t>
      </w:r>
    </w:p>
    <w:p w14:paraId="16EAAD0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以上を踏まえ，実験5の考察に，書籍Bで水準を再現できていないことと，スパイク時の評価は表2と表4にあることを追記いたしました．</w:t>
      </w:r>
    </w:p>
    <w:p w14:paraId="43FC2FF8"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CC91BCE"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p.8 右カラム，5.4.5 実験5（記載の追加）：</w:t>
      </w:r>
    </w:p>
    <w:p w14:paraId="0A3C7818"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ただし書籍Bでは，予測の上昇は実績の急増に比べて小さく，スパイクの水準までは再現できていない．なお，スパイクの時点だけに限った評価は表2の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が2以上の区分に，スパイクの位置のずれの評価は表4に示している．</w:t>
      </w:r>
    </w:p>
    <w:p w14:paraId="4CD7E46B" w14:textId="77777777" w:rsidR="007109C2" w:rsidRDefault="007109C2">
      <w:pPr>
        <w:rPr>
          <w:rFonts w:ascii="游明朝" w:eastAsia="游明朝" w:hAnsi="游明朝" w:cs="游明朝"/>
          <w:color w:val="222222"/>
          <w:sz w:val="22"/>
          <w:szCs w:val="22"/>
          <w:u w:color="222222"/>
          <w:shd w:val="clear" w:color="auto" w:fill="FFFFFF"/>
          <w:lang w:val="ja-JP"/>
        </w:rPr>
      </w:pPr>
    </w:p>
    <w:p w14:paraId="1162C373" w14:textId="77777777" w:rsidR="007109C2" w:rsidRDefault="007109C2">
      <w:pPr>
        <w:rPr>
          <w:rFonts w:ascii="游明朝" w:eastAsia="游明朝" w:hAnsi="游明朝" w:cs="游明朝"/>
          <w:color w:val="222222"/>
          <w:sz w:val="22"/>
          <w:szCs w:val="22"/>
          <w:u w:color="222222"/>
          <w:shd w:val="clear" w:color="auto" w:fill="FFFFFF"/>
        </w:rPr>
      </w:pPr>
    </w:p>
    <w:p w14:paraId="14F0DFC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77C6B12F"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節では返本および機会損失について議論されているが，そこで示された改善が実社会においてどの程度のインパクトを持つのかを，より明確に示していただきたい．可能であれば，返本冊数や機会損失冊数だけでなく，金額換算した効果やリスクの大きさなどを示すことで，提案手法の実務的な意義がより理解しやすくなると考える．</w:t>
      </w:r>
    </w:p>
    <w:p w14:paraId="1C883FA1"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1FDB80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D893197" w14:textId="09C4EA7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135" w:author="MIKAWA Kenta" w:date="2026-09-17T22:51:00Z" w16du:dateUtc="2026-09-17T13:51:00Z">
        <w:r w:rsidR="00710952">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ありがとうございました．冊数のみでは実務上の規模が伝わりにくい</w:t>
      </w:r>
      <w:ins w:id="136" w:author="MIKAWA Kenta" w:date="2026-09-17T22:51:00Z" w16du:dateUtc="2026-09-17T13:51:00Z">
        <w:r w:rsidR="00710952">
          <w:rPr>
            <w:rFonts w:ascii="游明朝" w:eastAsia="游明朝" w:hAnsi="游明朝" w:cs="游明朝" w:hint="eastAsia"/>
            <w:color w:val="222222"/>
            <w:sz w:val="22"/>
            <w:szCs w:val="22"/>
            <w:u w:color="222222"/>
            <w:shd w:val="clear" w:color="auto" w:fill="FFFFFF"/>
            <w:lang w:val="ja-JP"/>
          </w:rPr>
          <w:t>というご指摘</w:t>
        </w:r>
      </w:ins>
      <w:ins w:id="137" w:author="MIKAWA Kenta" w:date="2026-09-17T22:52:00Z" w16du:dateUtc="2026-09-17T13:52:00Z">
        <w:r w:rsidR="00710952">
          <w:rPr>
            <w:rFonts w:ascii="游明朝" w:eastAsia="游明朝" w:hAnsi="游明朝" w:cs="游明朝" w:hint="eastAsia"/>
            <w:color w:val="222222"/>
            <w:sz w:val="22"/>
            <w:szCs w:val="22"/>
            <w:u w:color="222222"/>
            <w:shd w:val="clear" w:color="auto" w:fill="FFFFFF"/>
            <w:lang w:val="ja-JP"/>
          </w:rPr>
          <w:t>の通りです．大変失礼いたしました</w:t>
        </w:r>
      </w:ins>
      <w:del w:id="138" w:author="MIKAWA Kenta" w:date="2026-09-17T22:51:00Z" w16du:dateUtc="2026-09-17T13:51:00Z">
        <w:r w:rsidDel="00710952">
          <w:rPr>
            <w:rFonts w:ascii="游明朝" w:eastAsia="游明朝" w:hAnsi="游明朝" w:cs="游明朝"/>
            <w:color w:val="222222"/>
            <w:sz w:val="22"/>
            <w:szCs w:val="22"/>
            <w:u w:color="222222"/>
            <w:shd w:val="clear" w:color="auto" w:fill="FFFFFF"/>
            <w:lang w:val="ja-JP"/>
          </w:rPr>
          <w:delText>構成でした</w:delText>
        </w:r>
      </w:del>
      <w:r>
        <w:rPr>
          <w:rFonts w:ascii="游明朝" w:eastAsia="游明朝" w:hAnsi="游明朝" w:cs="游明朝"/>
          <w:color w:val="222222"/>
          <w:sz w:val="22"/>
          <w:szCs w:val="22"/>
          <w:u w:color="222222"/>
          <w:shd w:val="clear" w:color="auto" w:fill="FFFFFF"/>
          <w:lang w:val="ja-JP"/>
        </w:rPr>
        <w:t>．</w:t>
      </w:r>
    </w:p>
    <w:p w14:paraId="0653E4C1" w14:textId="77777777" w:rsidR="00FB08EA" w:rsidRDefault="0041754F" w:rsidP="00FB08EA">
      <w:pPr>
        <w:ind w:firstLine="220"/>
        <w:rPr>
          <w:ins w:id="139" w:author="MIKAWA Kenta" w:date="2026-09-17T22:54:00Z" w16du:dateUtc="2026-09-17T13:54:00Z"/>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データに含まれる本体価格</w:t>
      </w:r>
      <w:ins w:id="140" w:author="MIKAWA Kenta" w:date="2026-09-17T22:52:00Z" w16du:dateUtc="2026-09-17T13:52:00Z">
        <w:r w:rsidR="00710952">
          <w:rPr>
            <w:rFonts w:ascii="游明朝" w:eastAsia="游明朝" w:hAnsi="游明朝" w:cs="游明朝" w:hint="eastAsia"/>
            <w:color w:val="222222"/>
            <w:sz w:val="22"/>
            <w:szCs w:val="22"/>
            <w:u w:color="222222"/>
            <w:shd w:val="clear" w:color="auto" w:fill="FFFFFF"/>
            <w:lang w:val="ja-JP"/>
          </w:rPr>
          <w:t>を基に</w:t>
        </w:r>
      </w:ins>
      <w:del w:id="141" w:author="MIKAWA Kenta" w:date="2026-09-17T22:52:00Z" w16du:dateUtc="2026-09-17T13:52:00Z">
        <w:r w:rsidDel="00710952">
          <w:rPr>
            <w:rFonts w:ascii="游明朝" w:eastAsia="游明朝" w:hAnsi="游明朝" w:cs="游明朝"/>
            <w:color w:val="222222"/>
            <w:sz w:val="22"/>
            <w:szCs w:val="22"/>
            <w:u w:color="222222"/>
            <w:shd w:val="clear" w:color="auto" w:fill="FFFFFF"/>
            <w:lang w:val="ja-JP"/>
          </w:rPr>
          <w:delText>で</w:delText>
        </w:r>
      </w:del>
      <w:r>
        <w:rPr>
          <w:rFonts w:ascii="游明朝" w:eastAsia="游明朝" w:hAnsi="游明朝" w:cs="游明朝"/>
          <w:color w:val="222222"/>
          <w:sz w:val="22"/>
          <w:szCs w:val="22"/>
          <w:u w:color="222222"/>
          <w:shd w:val="clear" w:color="auto" w:fill="FFFFFF"/>
          <w:lang w:val="ja-JP"/>
        </w:rPr>
        <w:t>金額に換算いたしました．GateRAFの過剰入荷は3,173万円，機会損失は1億2,052万円で，Baselineと比べ合わせて約1,560万円の損失を抑えられております</w:t>
      </w:r>
      <w:ins w:id="142" w:author="MIKAWA Kenta" w:date="2026-09-17T22:53:00Z" w16du:dateUtc="2026-09-17T13:53:00Z">
        <w:r w:rsidR="00FB08EA">
          <w:rPr>
            <w:rFonts w:ascii="游明朝" w:eastAsia="游明朝" w:hAnsi="游明朝" w:cs="游明朝" w:hint="eastAsia"/>
            <w:color w:val="222222"/>
            <w:sz w:val="22"/>
            <w:szCs w:val="22"/>
            <w:u w:color="222222"/>
            <w:shd w:val="clear" w:color="auto" w:fill="FFFFFF"/>
            <w:lang w:val="ja-JP"/>
          </w:rPr>
          <w:t>．</w:t>
        </w:r>
      </w:ins>
      <w:ins w:id="143" w:author="MIKAWA Kenta" w:date="2026-09-17T22:54:00Z" w16du:dateUtc="2026-09-17T13:54:00Z">
        <w:r w:rsidR="00FB08EA">
          <w:rPr>
            <w:rFonts w:ascii="游明朝" w:eastAsia="游明朝" w:hAnsi="游明朝" w:cs="游明朝" w:hint="eastAsia"/>
            <w:color w:val="222222"/>
            <w:sz w:val="22"/>
            <w:szCs w:val="22"/>
            <w:u w:color="222222"/>
            <w:shd w:val="clear" w:color="auto" w:fill="FFFFFF"/>
            <w:lang w:val="ja-JP"/>
          </w:rPr>
          <w:t>（</w:t>
        </w:r>
        <w:r w:rsidR="00FB08EA">
          <w:rPr>
            <w:rFonts w:ascii="游明朝" w:eastAsia="游明朝" w:hAnsi="游明朝" w:cs="游明朝"/>
            <w:color w:val="222222"/>
            <w:sz w:val="22"/>
            <w:szCs w:val="22"/>
            <w:u w:color="222222"/>
            <w:shd w:val="clear" w:color="auto" w:fill="FFFFFF"/>
            <w:lang w:val="ja-JP"/>
          </w:rPr>
          <w:t>評価対象は1,157書名の64日分，本体価格ベースの売上2億1,369万円）．</w:t>
        </w:r>
      </w:ins>
    </w:p>
    <w:p w14:paraId="43405A47" w14:textId="230504E4" w:rsidR="007109C2" w:rsidRDefault="00FB08EA">
      <w:pPr>
        <w:ind w:firstLine="220"/>
        <w:rPr>
          <w:rFonts w:ascii="游明朝" w:eastAsia="游明朝" w:hAnsi="游明朝" w:cs="游明朝"/>
          <w:color w:val="222222"/>
          <w:sz w:val="22"/>
          <w:szCs w:val="22"/>
          <w:u w:color="222222"/>
          <w:shd w:val="clear" w:color="auto" w:fill="FFFFFF"/>
          <w:lang w:val="ja-JP"/>
        </w:rPr>
      </w:pPr>
      <w:ins w:id="144" w:author="MIKAWA Kenta" w:date="2026-09-17T22:53:00Z" w16du:dateUtc="2026-09-17T13:53:00Z">
        <w:r>
          <w:rPr>
            <w:rFonts w:ascii="游明朝" w:eastAsia="游明朝" w:hAnsi="游明朝" w:cs="游明朝" w:hint="eastAsia"/>
            <w:color w:val="222222"/>
            <w:sz w:val="22"/>
            <w:szCs w:val="22"/>
            <w:u w:color="222222"/>
            <w:shd w:val="clear" w:color="auto" w:fill="FFFFFF"/>
            <w:lang w:val="ja-JP"/>
          </w:rPr>
          <w:t>ただし，本試算は在庫の繰越を考慮しない日毎に独立であることを仮定したシミュレーション</w:t>
        </w:r>
      </w:ins>
      <w:ins w:id="145" w:author="MIKAWA Kenta" w:date="2026-09-17T22:56:00Z" w16du:dateUtc="2026-09-17T13:56:00Z">
        <w:r>
          <w:rPr>
            <w:rFonts w:ascii="游明朝" w:eastAsia="游明朝" w:hAnsi="游明朝" w:cs="游明朝" w:hint="eastAsia"/>
            <w:color w:val="222222"/>
            <w:sz w:val="22"/>
            <w:szCs w:val="22"/>
            <w:u w:color="222222"/>
            <w:shd w:val="clear" w:color="auto" w:fill="FFFFFF"/>
            <w:lang w:val="ja-JP"/>
          </w:rPr>
          <w:t>であり</w:t>
        </w:r>
      </w:ins>
      <w:ins w:id="146" w:author="MIKAWA Kenta" w:date="2026-09-17T22:53:00Z" w16du:dateUtc="2026-09-17T13:53:00Z">
        <w:r>
          <w:rPr>
            <w:rFonts w:ascii="游明朝" w:eastAsia="游明朝" w:hAnsi="游明朝" w:cs="游明朝" w:hint="eastAsia"/>
            <w:color w:val="222222"/>
            <w:sz w:val="22"/>
            <w:szCs w:val="22"/>
            <w:u w:color="222222"/>
            <w:shd w:val="clear" w:color="auto" w:fill="FFFFFF"/>
            <w:lang w:val="ja-JP"/>
          </w:rPr>
          <w:t>，</w:t>
        </w:r>
      </w:ins>
      <w:ins w:id="147" w:author="MIKAWA Kenta" w:date="2026-09-17T22:55:00Z" w16du:dateUtc="2026-09-17T13:55:00Z">
        <w:r>
          <w:rPr>
            <w:rFonts w:ascii="游明朝" w:eastAsia="游明朝" w:hAnsi="游明朝" w:cs="游明朝" w:hint="eastAsia"/>
            <w:color w:val="222222"/>
            <w:sz w:val="22"/>
            <w:szCs w:val="22"/>
            <w:u w:color="222222"/>
            <w:shd w:val="clear" w:color="auto" w:fill="FFFFFF"/>
            <w:lang w:val="ja-JP"/>
          </w:rPr>
          <w:t>売り上げの半分程度が機会損失となって</w:t>
        </w:r>
      </w:ins>
      <w:ins w:id="148" w:author="MIKAWA Kenta" w:date="2026-09-17T22:56:00Z" w16du:dateUtc="2026-09-17T13:56:00Z">
        <w:r>
          <w:rPr>
            <w:rFonts w:ascii="游明朝" w:eastAsia="游明朝" w:hAnsi="游明朝" w:cs="游明朝" w:hint="eastAsia"/>
            <w:color w:val="222222"/>
            <w:sz w:val="22"/>
            <w:szCs w:val="22"/>
            <w:u w:color="222222"/>
            <w:shd w:val="clear" w:color="auto" w:fill="FFFFFF"/>
            <w:lang w:val="ja-JP"/>
          </w:rPr>
          <w:t>しまっています．在庫の繰越を考慮していないことから，機会損失は過大に</w:t>
        </w:r>
      </w:ins>
      <w:ins w:id="149" w:author="MIKAWA Kenta" w:date="2026-09-17T22:57:00Z" w16du:dateUtc="2026-09-17T13:57:00Z">
        <w:r>
          <w:rPr>
            <w:rFonts w:ascii="游明朝" w:eastAsia="游明朝" w:hAnsi="游明朝" w:cs="游明朝" w:hint="eastAsia"/>
            <w:color w:val="222222"/>
            <w:sz w:val="22"/>
            <w:szCs w:val="22"/>
            <w:u w:color="222222"/>
            <w:shd w:val="clear" w:color="auto" w:fill="FFFFFF"/>
            <w:lang w:val="ja-JP"/>
          </w:rPr>
          <w:t>生じてしまうこと，主張したいのは手法間の金額の差であることから，これを追加するものといたしました．</w:t>
        </w:r>
      </w:ins>
      <w:moveFromRangeStart w:id="150" w:author="MIKAWA Kenta" w:date="2026-09-17T22:54:00Z" w:name="move240578109"/>
      <w:del w:id="151" w:author="MIKAWA Kenta" w:date="2026-09-17T22:54:00Z" w16du:dateUtc="2026-09-17T13:54:00Z">
        <w:r w:rsidDel="00FB08EA">
          <w:rPr>
            <w:rFonts w:ascii="游明朝" w:eastAsia="游明朝" w:hAnsi="游明朝" w:cs="游明朝" w:hint="eastAsia"/>
            <w:color w:val="222222"/>
            <w:sz w:val="22"/>
            <w:szCs w:val="22"/>
            <w:u w:color="222222"/>
            <w:shd w:val="clear" w:color="auto" w:fill="FFFFFF"/>
            <w:lang w:val="ja-JP"/>
          </w:rPr>
          <w:delText>（</w:delText>
        </w:r>
        <w:r w:rsidDel="00FB08EA">
          <w:rPr>
            <w:rFonts w:ascii="游明朝" w:eastAsia="游明朝" w:hAnsi="游明朝" w:cs="游明朝"/>
            <w:color w:val="222222"/>
            <w:sz w:val="22"/>
            <w:szCs w:val="22"/>
            <w:u w:color="222222"/>
            <w:shd w:val="clear" w:color="auto" w:fill="FFFFFF"/>
            <w:lang w:val="ja-JP"/>
          </w:rPr>
          <w:delText>評価対象は1,157書名の64日分，本体価格ベースの売上2億1,369万円）．</w:delText>
        </w:r>
      </w:del>
      <w:moveFromRangeEnd w:id="150"/>
    </w:p>
    <w:p w14:paraId="16D4295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442B663"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あわせて，はじめに述べた物流コストと在庫リスクの観点からの意味づけも加えました．返本は書店から取次・出版社への返品であり往復の輸送を伴いますが，GateRAFはBaselineに対し返本を16,201冊減らしております．また委託販売制度のもとで売れ残りの在庫リスクを負うのは出版社であるため，過剰入荷の抑制はそのリスクの軽減にあたります．機会損失も同時に6,073冊減っており，欠品を増やさずにこれを実現しております．</w:t>
      </w:r>
    </w:p>
    <w:p w14:paraId="6E5BCE40"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以上を，表5の金額列と6章の考察2段落として追記いたしました．</w:t>
      </w:r>
    </w:p>
    <w:p w14:paraId="530468BB"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B32B4F5"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w:t>
      </w:r>
      <w:commentRangeStart w:id="152"/>
      <w:r w:rsidRPr="001A2D82">
        <w:rPr>
          <w:rFonts w:ascii="游明朝" w:eastAsia="游明朝" w:hAnsi="游明朝" w:cs="游明朝"/>
          <w:b/>
          <w:bCs/>
          <w:color w:val="000000" w:themeColor="text1"/>
          <w:sz w:val="22"/>
          <w:szCs w:val="22"/>
          <w:u w:val="single"/>
          <w:shd w:val="clear" w:color="auto" w:fill="FFFFFF"/>
          <w:lang w:val="ja-JP"/>
        </w:rPr>
        <w:t>新原稿 p.8 右カラム，表5（金額列の追加）：</w:t>
      </w:r>
      <w:commentRangeEnd w:id="152"/>
      <w:r w:rsidR="00FB08EA">
        <w:rPr>
          <w:rStyle w:val="ac"/>
          <w:rFonts w:ascii="游明朝" w:eastAsia="游明朝" w:hAnsi="游明朝" w:cs="游明朝"/>
          <w:b/>
          <w:bCs/>
          <w:color w:val="000000" w:themeColor="text1"/>
          <w:sz w:val="22"/>
          <w:szCs w:val="22"/>
          <w:u w:val="single"/>
          <w:shd w:val="clear" w:color="auto" w:fill="FFFFFF"/>
          <w:lang w:val="ja-JP"/>
        </w:rPr>
        <w:commentReference w:id="152"/>
      </w:r>
    </w:p>
    <w:p w14:paraId="135511D8"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冊数の3列に加え，過剰入荷と機会損失を本体価格で換算した金額［万円］の2列を追加．</w:t>
      </w:r>
    </w:p>
    <w:p w14:paraId="419A4217" w14:textId="77777777" w:rsidR="007109C2" w:rsidRDefault="007109C2">
      <w:pPr>
        <w:spacing w:line="200" w:lineRule="exact"/>
        <w:rPr>
          <w:rFonts w:ascii="游明朝" w:eastAsia="游明朝" w:hAnsi="游明朝" w:cs="游明朝"/>
          <w:color w:val="222222"/>
          <w:sz w:val="22"/>
          <w:szCs w:val="22"/>
          <w:u w:color="222222"/>
          <w:shd w:val="clear" w:color="auto" w:fill="FFFFFF"/>
        </w:rPr>
      </w:pPr>
      <w:commentRangeStart w:id="153"/>
    </w:p>
    <w:p w14:paraId="55E65627"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p.9 右カラム，6. 返本と機会損失の観点からの評価（記載の追加）：</w:t>
      </w:r>
      <w:commentRangeEnd w:id="153"/>
      <w:r w:rsidR="00FB08EA">
        <w:rPr>
          <w:rStyle w:val="ac"/>
          <w:rFonts w:ascii="游明朝" w:eastAsia="游明朝" w:hAnsi="游明朝" w:cs="游明朝"/>
          <w:b/>
          <w:bCs/>
          <w:color w:val="000000" w:themeColor="text1"/>
          <w:sz w:val="22"/>
          <w:szCs w:val="22"/>
          <w:u w:val="single"/>
          <w:shd w:val="clear" w:color="auto" w:fill="FFFFFF"/>
          <w:lang w:val="ja-JP"/>
        </w:rPr>
        <w:commentReference w:id="153"/>
      </w:r>
    </w:p>
    <w:p w14:paraId="0084024B" w14:textId="6F52BD3C"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これらを本体価格で金額に換算すると，GateRAFの過剰入荷は3,173万円，機会損失は1億2,052万円となる．Baselineと比べると返本が1,228万円，機会損失が332万円減り，</w:t>
      </w:r>
      <w:ins w:id="154" w:author="MIKAWA Kenta" w:date="2026-09-17T22:59:00Z" w16du:dateUtc="2026-09-17T13:59:00Z">
        <w:r w:rsidR="00FB08EA">
          <w:rPr>
            <w:rFonts w:ascii="游明朝" w:eastAsia="游明朝" w:hAnsi="游明朝" w:cs="游明朝" w:hint="eastAsia"/>
            <w:color w:val="000000" w:themeColor="text1"/>
            <w:sz w:val="22"/>
            <w:szCs w:val="22"/>
            <w:u w:color="222222"/>
            <w:shd w:val="clear" w:color="auto" w:fill="FFFFFF"/>
            <w:lang w:val="ja-JP"/>
          </w:rPr>
          <w:t>提案手法を用いることで</w:t>
        </w:r>
      </w:ins>
      <w:del w:id="155" w:author="MIKAWA Kenta" w:date="2026-09-17T22:59:00Z" w16du:dateUtc="2026-09-17T13:59:00Z">
        <w:r w:rsidRPr="009D37BA" w:rsidDel="00FB08EA">
          <w:rPr>
            <w:rFonts w:ascii="游明朝" w:eastAsia="游明朝" w:hAnsi="游明朝" w:cs="游明朝"/>
            <w:color w:val="000000" w:themeColor="text1"/>
            <w:sz w:val="22"/>
            <w:szCs w:val="22"/>
            <w:u w:color="222222"/>
            <w:shd w:val="clear" w:color="auto" w:fill="FFFFFF"/>
            <w:lang w:val="ja-JP"/>
          </w:rPr>
          <w:delText>合わせて</w:delText>
        </w:r>
      </w:del>
      <w:r w:rsidRPr="009D37BA">
        <w:rPr>
          <w:rFonts w:ascii="游明朝" w:eastAsia="游明朝" w:hAnsi="游明朝" w:cs="游明朝"/>
          <w:color w:val="000000" w:themeColor="text1"/>
          <w:sz w:val="22"/>
          <w:szCs w:val="22"/>
          <w:u w:color="222222"/>
          <w:shd w:val="clear" w:color="auto" w:fill="FFFFFF"/>
          <w:lang w:val="ja-JP"/>
        </w:rPr>
        <w:t>約1,560万円の損失を抑えら</w:t>
      </w:r>
      <w:ins w:id="156" w:author="MIKAWA Kenta" w:date="2026-09-17T22:59:00Z" w16du:dateUtc="2026-09-17T13:59:00Z">
        <w:r w:rsidR="00FB08EA">
          <w:rPr>
            <w:rFonts w:ascii="游明朝" w:eastAsia="游明朝" w:hAnsi="游明朝" w:cs="游明朝" w:hint="eastAsia"/>
            <w:color w:val="000000" w:themeColor="text1"/>
            <w:sz w:val="22"/>
            <w:szCs w:val="22"/>
            <w:u w:color="222222"/>
            <w:shd w:val="clear" w:color="auto" w:fill="FFFFFF"/>
            <w:lang w:val="ja-JP"/>
          </w:rPr>
          <w:t>れ</w:t>
        </w:r>
      </w:ins>
      <w:del w:id="157" w:author="MIKAWA Kenta" w:date="2026-09-17T22:59:00Z" w16du:dateUtc="2026-09-17T13:59:00Z">
        <w:r w:rsidRPr="009D37BA" w:rsidDel="00FB08EA">
          <w:rPr>
            <w:rFonts w:ascii="游明朝" w:eastAsia="游明朝" w:hAnsi="游明朝" w:cs="游明朝" w:hint="eastAsia"/>
            <w:color w:val="000000" w:themeColor="text1"/>
            <w:sz w:val="22"/>
            <w:szCs w:val="22"/>
            <w:u w:color="222222"/>
            <w:shd w:val="clear" w:color="auto" w:fill="FFFFFF"/>
            <w:lang w:val="ja-JP"/>
          </w:rPr>
          <w:delText>れ</w:delText>
        </w:r>
        <w:r w:rsidRPr="009D37BA" w:rsidDel="00FB08EA">
          <w:rPr>
            <w:rFonts w:ascii="游明朝" w:eastAsia="游明朝" w:hAnsi="游明朝" w:cs="游明朝"/>
            <w:color w:val="000000" w:themeColor="text1"/>
            <w:sz w:val="22"/>
            <w:szCs w:val="22"/>
            <w:u w:color="222222"/>
            <w:shd w:val="clear" w:color="auto" w:fill="FFFFFF"/>
            <w:lang w:val="ja-JP"/>
          </w:rPr>
          <w:delText>てい</w:delText>
        </w:r>
      </w:del>
      <w:r w:rsidRPr="009D37BA">
        <w:rPr>
          <w:rFonts w:ascii="游明朝" w:eastAsia="游明朝" w:hAnsi="游明朝" w:cs="游明朝"/>
          <w:color w:val="000000" w:themeColor="text1"/>
          <w:sz w:val="22"/>
          <w:szCs w:val="22"/>
          <w:u w:color="222222"/>
          <w:shd w:val="clear" w:color="auto" w:fill="FFFFFF"/>
          <w:lang w:val="ja-JP"/>
        </w:rPr>
        <w:t>る</w:t>
      </w:r>
      <w:ins w:id="158" w:author="MIKAWA Kenta" w:date="2026-09-17T22:59:00Z" w16du:dateUtc="2026-09-17T13:59:00Z">
        <w:r w:rsidR="00FB08EA">
          <w:rPr>
            <w:rFonts w:ascii="游明朝" w:eastAsia="游明朝" w:hAnsi="游明朝" w:cs="游明朝" w:hint="eastAsia"/>
            <w:color w:val="000000" w:themeColor="text1"/>
            <w:sz w:val="22"/>
            <w:szCs w:val="22"/>
            <w:u w:color="222222"/>
            <w:shd w:val="clear" w:color="auto" w:fill="FFFFFF"/>
            <w:lang w:val="ja-JP"/>
          </w:rPr>
          <w:t>ことが示唆される</w:t>
        </w:r>
      </w:ins>
      <w:r w:rsidRPr="009D37BA">
        <w:rPr>
          <w:rFonts w:ascii="游明朝" w:eastAsia="游明朝" w:hAnsi="游明朝" w:cs="游明朝"/>
          <w:color w:val="000000" w:themeColor="text1"/>
          <w:sz w:val="22"/>
          <w:szCs w:val="22"/>
          <w:u w:color="222222"/>
          <w:shd w:val="clear" w:color="auto" w:fill="FFFFFF"/>
          <w:lang w:val="ja-JP"/>
        </w:rPr>
        <w:t>．評価対象は1,157書名の64日分（本体価格ベースの売上2億1,369万円）であり，返本の抑制が金額でも相応の規模</w:t>
      </w:r>
      <w:r w:rsidRPr="009D37BA">
        <w:rPr>
          <w:rFonts w:ascii="游明朝" w:eastAsia="游明朝" w:hAnsi="游明朝" w:cs="游明朝"/>
          <w:color w:val="000000" w:themeColor="text1"/>
          <w:sz w:val="22"/>
          <w:szCs w:val="22"/>
          <w:u w:color="222222"/>
          <w:shd w:val="clear" w:color="auto" w:fill="FFFFFF"/>
          <w:lang w:val="ja-JP"/>
        </w:rPr>
        <w:lastRenderedPageBreak/>
        <w:t>になることがわかる．</w:t>
      </w:r>
    </w:p>
    <w:p w14:paraId="6358AED7" w14:textId="7057E970" w:rsidR="007109C2" w:rsidRDefault="00FB08EA">
      <w:pPr>
        <w:ind w:leftChars="202" w:left="424"/>
        <w:rPr>
          <w:rFonts w:ascii="游明朝" w:eastAsia="游明朝" w:hAnsi="游明朝" w:cs="游明朝"/>
          <w:color w:val="000000" w:themeColor="text1"/>
          <w:sz w:val="22"/>
          <w:szCs w:val="22"/>
          <w:u w:color="222222"/>
          <w:shd w:val="clear" w:color="auto" w:fill="FFFFFF"/>
          <w:lang w:val="ja-JP"/>
        </w:rPr>
      </w:pPr>
      <w:ins w:id="159" w:author="MIKAWA Kenta" w:date="2026-09-17T23:00:00Z" w16du:dateUtc="2026-09-17T14:00:00Z">
        <w:r>
          <w:rPr>
            <w:rFonts w:ascii="游明朝" w:eastAsia="游明朝" w:hAnsi="游明朝" w:cs="游明朝" w:hint="eastAsia"/>
            <w:color w:val="000000" w:themeColor="text1"/>
            <w:sz w:val="22"/>
            <w:szCs w:val="22"/>
            <w:u w:color="222222"/>
            <w:shd w:val="clear" w:color="auto" w:fill="FFFFFF"/>
            <w:lang w:val="ja-JP"/>
          </w:rPr>
          <w:t>また，</w:t>
        </w:r>
      </w:ins>
      <w:r w:rsidR="0041754F" w:rsidRPr="009D37BA">
        <w:rPr>
          <w:rFonts w:ascii="游明朝" w:eastAsia="游明朝" w:hAnsi="游明朝" w:cs="游明朝"/>
          <w:color w:val="000000" w:themeColor="text1"/>
          <w:sz w:val="22"/>
          <w:szCs w:val="22"/>
          <w:u w:color="222222"/>
          <w:shd w:val="clear" w:color="auto" w:fill="FFFFFF"/>
          <w:lang w:val="ja-JP"/>
        </w:rPr>
        <w:t>返本は書店から取次・出版社への返品であり，往復の輸送と在庫の再処理を伴う．GateRAFはBaselineに対し返本を16,201冊減らしており，その分の物流</w:t>
      </w:r>
      <w:ins w:id="160" w:author="MIKAWA Kenta" w:date="2026-09-17T23:00:00Z" w16du:dateUtc="2026-09-17T14:00:00Z">
        <w:r>
          <w:rPr>
            <w:rFonts w:ascii="游明朝" w:eastAsia="游明朝" w:hAnsi="游明朝" w:cs="游明朝" w:hint="eastAsia"/>
            <w:color w:val="000000" w:themeColor="text1"/>
            <w:sz w:val="22"/>
            <w:szCs w:val="22"/>
            <w:u w:color="222222"/>
            <w:shd w:val="clear" w:color="auto" w:fill="FFFFFF"/>
            <w:lang w:val="ja-JP"/>
          </w:rPr>
          <w:t>コスト</w:t>
        </w:r>
      </w:ins>
      <w:del w:id="161" w:author="MIKAWA Kenta" w:date="2026-09-17T23:00:00Z" w16du:dateUtc="2026-09-17T14:00:00Z">
        <w:r w:rsidR="0041754F" w:rsidRPr="009D37BA" w:rsidDel="00FB08EA">
          <w:rPr>
            <w:rFonts w:ascii="游明朝" w:eastAsia="游明朝" w:hAnsi="游明朝" w:cs="游明朝" w:hint="eastAsia"/>
            <w:color w:val="000000" w:themeColor="text1"/>
            <w:sz w:val="22"/>
            <w:szCs w:val="22"/>
            <w:u w:color="222222"/>
            <w:shd w:val="clear" w:color="auto" w:fill="FFFFFF"/>
            <w:lang w:val="ja-JP"/>
          </w:rPr>
          <w:delText>が不要になる</w:delText>
        </w:r>
      </w:del>
      <w:ins w:id="162" w:author="MIKAWA Kenta" w:date="2026-09-17T23:00:00Z" w16du:dateUtc="2026-09-17T14:00:00Z">
        <w:r>
          <w:rPr>
            <w:rFonts w:ascii="游明朝" w:eastAsia="游明朝" w:hAnsi="游明朝" w:cs="游明朝" w:hint="eastAsia"/>
            <w:color w:val="000000" w:themeColor="text1"/>
            <w:sz w:val="22"/>
            <w:szCs w:val="22"/>
            <w:u w:color="222222"/>
            <w:shd w:val="clear" w:color="auto" w:fill="FFFFFF"/>
            <w:lang w:val="ja-JP"/>
          </w:rPr>
          <w:t>が低減可能となる</w:t>
        </w:r>
      </w:ins>
      <w:r w:rsidR="0041754F" w:rsidRPr="009D37BA">
        <w:rPr>
          <w:rFonts w:ascii="游明朝" w:eastAsia="游明朝" w:hAnsi="游明朝" w:cs="游明朝"/>
          <w:color w:val="000000" w:themeColor="text1"/>
          <w:sz w:val="22"/>
          <w:szCs w:val="22"/>
          <w:u w:color="222222"/>
          <w:shd w:val="clear" w:color="auto" w:fill="FFFFFF"/>
          <w:lang w:val="ja-JP"/>
        </w:rPr>
        <w:t>．</w:t>
      </w:r>
      <w:ins w:id="163" w:author="MIKAWA Kenta" w:date="2026-09-17T23:00:00Z" w16du:dateUtc="2026-09-17T14:00:00Z">
        <w:r>
          <w:rPr>
            <w:rFonts w:ascii="游明朝" w:eastAsia="游明朝" w:hAnsi="游明朝" w:cs="游明朝" w:hint="eastAsia"/>
            <w:color w:val="000000" w:themeColor="text1"/>
            <w:sz w:val="22"/>
            <w:szCs w:val="22"/>
            <w:u w:color="222222"/>
            <w:shd w:val="clear" w:color="auto" w:fill="FFFFFF"/>
            <w:lang w:val="ja-JP"/>
          </w:rPr>
          <w:t>加えて，</w:t>
        </w:r>
      </w:ins>
      <w:del w:id="164" w:author="MIKAWA Kenta" w:date="2026-09-17T23:00:00Z" w16du:dateUtc="2026-09-17T14:00:00Z">
        <w:r w:rsidR="0041754F" w:rsidRPr="009D37BA" w:rsidDel="00FB08EA">
          <w:rPr>
            <w:rFonts w:ascii="游明朝" w:eastAsia="游明朝" w:hAnsi="游明朝" w:cs="游明朝"/>
            <w:color w:val="000000" w:themeColor="text1"/>
            <w:sz w:val="22"/>
            <w:szCs w:val="22"/>
            <w:u w:color="222222"/>
            <w:shd w:val="clear" w:color="auto" w:fill="FFFFFF"/>
            <w:lang w:val="ja-JP"/>
          </w:rPr>
          <w:delText>また</w:delText>
        </w:r>
      </w:del>
      <w:r w:rsidR="0041754F" w:rsidRPr="009D37BA">
        <w:rPr>
          <w:rFonts w:ascii="游明朝" w:eastAsia="游明朝" w:hAnsi="游明朝" w:cs="游明朝"/>
          <w:color w:val="000000" w:themeColor="text1"/>
          <w:sz w:val="22"/>
          <w:szCs w:val="22"/>
          <w:u w:color="222222"/>
          <w:shd w:val="clear" w:color="auto" w:fill="FFFFFF"/>
          <w:lang w:val="ja-JP"/>
        </w:rPr>
        <w:t>委託販売制度のもとでは売れ残りの在庫リスクを出版社が負うため，過剰入荷の抑制はそのリスクの軽減</w:t>
      </w:r>
      <w:ins w:id="165" w:author="MIKAWA Kenta" w:date="2026-09-17T23:00:00Z" w16du:dateUtc="2026-09-17T14:00:00Z">
        <w:r>
          <w:rPr>
            <w:rFonts w:ascii="游明朝" w:eastAsia="游明朝" w:hAnsi="游明朝" w:cs="游明朝" w:hint="eastAsia"/>
            <w:color w:val="000000" w:themeColor="text1"/>
            <w:sz w:val="22"/>
            <w:szCs w:val="22"/>
            <w:u w:color="222222"/>
            <w:shd w:val="clear" w:color="auto" w:fill="FFFFFF"/>
            <w:lang w:val="ja-JP"/>
          </w:rPr>
          <w:t>を可能とする</w:t>
        </w:r>
      </w:ins>
      <w:del w:id="166" w:author="MIKAWA Kenta" w:date="2026-09-17T23:00:00Z" w16du:dateUtc="2026-09-17T14:00:00Z">
        <w:r w:rsidR="0041754F" w:rsidRPr="009D37BA" w:rsidDel="00FB08EA">
          <w:rPr>
            <w:rFonts w:ascii="游明朝" w:eastAsia="游明朝" w:hAnsi="游明朝" w:cs="游明朝"/>
            <w:color w:val="000000" w:themeColor="text1"/>
            <w:sz w:val="22"/>
            <w:szCs w:val="22"/>
            <w:u w:color="222222"/>
            <w:shd w:val="clear" w:color="auto" w:fill="FFFFFF"/>
            <w:lang w:val="ja-JP"/>
          </w:rPr>
          <w:delText>にあたる</w:delText>
        </w:r>
      </w:del>
      <w:r w:rsidR="0041754F" w:rsidRPr="009D37BA">
        <w:rPr>
          <w:rFonts w:ascii="游明朝" w:eastAsia="游明朝" w:hAnsi="游明朝" w:cs="游明朝"/>
          <w:color w:val="000000" w:themeColor="text1"/>
          <w:sz w:val="22"/>
          <w:szCs w:val="22"/>
          <w:u w:color="222222"/>
          <w:shd w:val="clear" w:color="auto" w:fill="FFFFFF"/>
          <w:lang w:val="ja-JP"/>
        </w:rPr>
        <w:t>．GateRAFは機会損失も同時に6,073冊減らしており，欠品を増やさずに</w:t>
      </w:r>
      <w:del w:id="167" w:author="MIKAWA Kenta" w:date="2026-09-17T23:01:00Z" w16du:dateUtc="2026-09-17T14:01:00Z">
        <w:r w:rsidR="0041754F" w:rsidRPr="009D37BA" w:rsidDel="00FB08EA">
          <w:rPr>
            <w:rFonts w:ascii="游明朝" w:eastAsia="游明朝" w:hAnsi="游明朝" w:cs="游明朝"/>
            <w:color w:val="000000" w:themeColor="text1"/>
            <w:sz w:val="22"/>
            <w:szCs w:val="22"/>
            <w:u w:color="222222"/>
            <w:shd w:val="clear" w:color="auto" w:fill="FFFFFF"/>
            <w:lang w:val="ja-JP"/>
          </w:rPr>
          <w:delText>これを</w:delText>
        </w:r>
      </w:del>
      <w:r w:rsidR="0041754F" w:rsidRPr="009D37BA">
        <w:rPr>
          <w:rFonts w:ascii="游明朝" w:eastAsia="游明朝" w:hAnsi="游明朝" w:cs="游明朝"/>
          <w:color w:val="000000" w:themeColor="text1"/>
          <w:sz w:val="22"/>
          <w:szCs w:val="22"/>
          <w:u w:color="222222"/>
          <w:shd w:val="clear" w:color="auto" w:fill="FFFFFF"/>
          <w:lang w:val="ja-JP"/>
        </w:rPr>
        <w:t>実現</w:t>
      </w:r>
      <w:del w:id="168" w:author="MIKAWA Kenta" w:date="2026-09-17T23:01:00Z" w16du:dateUtc="2026-09-17T14:01:00Z">
        <w:r w:rsidR="0041754F" w:rsidRPr="009D37BA" w:rsidDel="00FB08EA">
          <w:rPr>
            <w:rFonts w:ascii="游明朝" w:eastAsia="游明朝" w:hAnsi="游明朝" w:cs="游明朝" w:hint="eastAsia"/>
            <w:color w:val="000000" w:themeColor="text1"/>
            <w:sz w:val="22"/>
            <w:szCs w:val="22"/>
            <w:u w:color="222222"/>
            <w:shd w:val="clear" w:color="auto" w:fill="FFFFFF"/>
            <w:lang w:val="ja-JP"/>
          </w:rPr>
          <w:delText>している</w:delText>
        </w:r>
      </w:del>
      <w:ins w:id="169" w:author="MIKAWA Kenta" w:date="2026-09-17T23:01:00Z" w16du:dateUtc="2026-09-17T14:01:00Z">
        <w:r>
          <w:rPr>
            <w:rFonts w:ascii="游明朝" w:eastAsia="游明朝" w:hAnsi="游明朝" w:cs="游明朝" w:hint="eastAsia"/>
            <w:color w:val="000000" w:themeColor="text1"/>
            <w:sz w:val="22"/>
            <w:szCs w:val="22"/>
            <w:u w:color="222222"/>
            <w:shd w:val="clear" w:color="auto" w:fill="FFFFFF"/>
            <w:lang w:val="ja-JP"/>
          </w:rPr>
          <w:t>可能であることからもその有効性を示すことができた</w:t>
        </w:r>
      </w:ins>
      <w:r w:rsidR="0041754F" w:rsidRPr="009D37BA">
        <w:rPr>
          <w:rFonts w:ascii="游明朝" w:eastAsia="游明朝" w:hAnsi="游明朝" w:cs="游明朝"/>
          <w:color w:val="000000" w:themeColor="text1"/>
          <w:sz w:val="22"/>
          <w:szCs w:val="22"/>
          <w:u w:color="222222"/>
          <w:shd w:val="clear" w:color="auto" w:fill="FFFFFF"/>
          <w:lang w:val="ja-JP"/>
        </w:rPr>
        <w:t>．</w:t>
      </w:r>
    </w:p>
    <w:p w14:paraId="5C3865C4" w14:textId="77777777" w:rsidR="007109C2" w:rsidRDefault="007109C2">
      <w:pPr>
        <w:rPr>
          <w:rFonts w:ascii="游明朝" w:eastAsia="游明朝" w:hAnsi="游明朝" w:cs="游明朝"/>
          <w:color w:val="222222"/>
          <w:sz w:val="22"/>
          <w:szCs w:val="22"/>
          <w:u w:color="222222"/>
          <w:shd w:val="clear" w:color="auto" w:fill="FFFFFF"/>
          <w:lang w:val="ja-JP"/>
        </w:rPr>
      </w:pPr>
    </w:p>
    <w:p w14:paraId="7AA4F893" w14:textId="77777777" w:rsidR="007109C2" w:rsidRDefault="007109C2">
      <w:pPr>
        <w:rPr>
          <w:rFonts w:ascii="游明朝" w:eastAsia="游明朝" w:hAnsi="游明朝" w:cs="游明朝"/>
          <w:color w:val="222222"/>
          <w:sz w:val="22"/>
          <w:szCs w:val="22"/>
          <w:u w:color="222222"/>
          <w:shd w:val="clear" w:color="auto" w:fill="FFFFFF"/>
        </w:rPr>
      </w:pPr>
    </w:p>
    <w:p w14:paraId="25E12095"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48ABAD4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図表中の文字が小さく，一部が読み取りにくい．文字サイズやレイアウトを調整し，視認性を改善していただきたい．</w:t>
      </w:r>
    </w:p>
    <w:p w14:paraId="7D242D26"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FE5044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FE1691D" w14:textId="0CB48C24" w:rsidR="007109C2" w:rsidRDefault="0041754F">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170" w:author="MIKAWA Kenta" w:date="2026-09-17T23:02:00Z" w16du:dateUtc="2026-09-17T14:02:00Z">
        <w:r w:rsidR="00BA4F2D">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w:t>
      </w:r>
      <w:ins w:id="171" w:author="MIKAWA Kenta" w:date="2026-09-17T23:02:00Z" w16du:dateUtc="2026-09-17T14:02:00Z">
        <w:r w:rsidR="00BA4F2D">
          <w:rPr>
            <w:rFonts w:ascii="游明朝" w:eastAsia="游明朝" w:hAnsi="游明朝" w:cs="游明朝" w:hint="eastAsia"/>
            <w:color w:val="222222"/>
            <w:sz w:val="22"/>
            <w:szCs w:val="22"/>
            <w:u w:color="222222"/>
            <w:shd w:val="clear" w:color="auto" w:fill="FFFFFF"/>
            <w:lang w:val="ja-JP"/>
          </w:rPr>
          <w:t>また，</w:t>
        </w:r>
      </w:ins>
      <w:r>
        <w:rPr>
          <w:rFonts w:ascii="游明朝" w:eastAsia="游明朝" w:hAnsi="游明朝" w:cs="游明朝"/>
          <w:color w:val="222222"/>
          <w:sz w:val="22"/>
          <w:szCs w:val="22"/>
          <w:u w:color="222222"/>
          <w:shd w:val="clear" w:color="auto" w:fill="FFFFFF"/>
          <w:lang w:val="ja-JP"/>
        </w:rPr>
        <w:t>表の文字が小さく，</w:t>
      </w:r>
      <w:del w:id="172" w:author="MIKAWA Kenta" w:date="2026-09-17T23:02:00Z" w16du:dateUtc="2026-09-17T14:02:00Z">
        <w:r w:rsidDel="00BA4F2D">
          <w:rPr>
            <w:rFonts w:ascii="游明朝" w:eastAsia="游明朝" w:hAnsi="游明朝" w:cs="游明朝" w:hint="eastAsia"/>
            <w:color w:val="222222"/>
            <w:sz w:val="22"/>
            <w:szCs w:val="22"/>
            <w:u w:color="222222"/>
            <w:shd w:val="clear" w:color="auto" w:fill="FFFFFF"/>
            <w:lang w:val="ja-JP"/>
          </w:rPr>
          <w:delText>読み取りにくくなっておりました</w:delText>
        </w:r>
      </w:del>
      <w:ins w:id="173" w:author="MIKAWA Kenta" w:date="2026-09-17T23:02:00Z" w16du:dateUtc="2026-09-17T14:02:00Z">
        <w:r w:rsidR="00BA4F2D">
          <w:rPr>
            <w:rFonts w:ascii="游明朝" w:eastAsia="游明朝" w:hAnsi="游明朝" w:cs="游明朝" w:hint="eastAsia"/>
            <w:color w:val="222222"/>
            <w:sz w:val="22"/>
            <w:szCs w:val="22"/>
            <w:u w:color="222222"/>
            <w:shd w:val="clear" w:color="auto" w:fill="FFFFFF"/>
            <w:lang w:val="ja-JP"/>
          </w:rPr>
          <w:t>大変申し訳ございませんでした．</w:t>
        </w:r>
      </w:ins>
      <w:del w:id="174" w:author="MIKAWA Kenta" w:date="2026-09-17T23:02:00Z" w16du:dateUtc="2026-09-17T14:02:00Z">
        <w:r w:rsidDel="004C6326">
          <w:rPr>
            <w:rFonts w:ascii="游明朝" w:eastAsia="游明朝" w:hAnsi="游明朝" w:cs="游明朝" w:hint="eastAsia"/>
            <w:color w:val="222222"/>
            <w:sz w:val="22"/>
            <w:szCs w:val="22"/>
            <w:u w:color="222222"/>
            <w:shd w:val="clear" w:color="auto" w:fill="FFFFFF"/>
            <w:lang w:val="ja-JP"/>
          </w:rPr>
          <w:delText>．</w:delText>
        </w:r>
      </w:del>
      <w:ins w:id="175" w:author="MIKAWA Kenta" w:date="2026-09-17T23:02:00Z" w16du:dateUtc="2026-09-17T14:02:00Z">
        <w:r w:rsidR="004C6326">
          <w:rPr>
            <w:rFonts w:ascii="游明朝" w:eastAsia="游明朝" w:hAnsi="游明朝" w:cs="游明朝" w:hint="eastAsia"/>
            <w:color w:val="222222"/>
            <w:sz w:val="22"/>
            <w:szCs w:val="22"/>
            <w:u w:color="222222"/>
            <w:shd w:val="clear" w:color="auto" w:fill="FFFFFF"/>
            <w:lang w:val="ja-JP"/>
          </w:rPr>
          <w:t>再度図表の文字サイズを確認し，</w:t>
        </w:r>
      </w:ins>
      <w:ins w:id="176" w:author="MIKAWA Kenta" w:date="2026-09-17T23:03:00Z" w16du:dateUtc="2026-09-17T14:03:00Z">
        <w:r w:rsidR="004C6326">
          <w:rPr>
            <w:rFonts w:ascii="游明朝" w:eastAsia="游明朝" w:hAnsi="游明朝" w:cs="游明朝" w:hint="eastAsia"/>
            <w:color w:val="222222"/>
            <w:sz w:val="22"/>
            <w:szCs w:val="22"/>
            <w:u w:color="222222"/>
            <w:shd w:val="clear" w:color="auto" w:fill="FFFFFF"/>
            <w:lang w:val="ja-JP"/>
          </w:rPr>
          <w:t>みやすくなるように全体を修正いたしました．修正後の本文にてご確認いただけると幸いでございます．</w:t>
        </w:r>
      </w:ins>
    </w:p>
    <w:p w14:paraId="458A513B" w14:textId="603C601A" w:rsidR="007109C2" w:rsidDel="004C6326" w:rsidRDefault="0041754F">
      <w:pPr>
        <w:ind w:firstLine="220"/>
        <w:rPr>
          <w:del w:id="177" w:author="MIKAWA Kenta" w:date="2026-09-17T23:03:00Z" w16du:dateUtc="2026-09-17T14:03:00Z"/>
          <w:rFonts w:ascii="游明朝" w:eastAsia="游明朝" w:hAnsi="游明朝" w:cs="游明朝"/>
          <w:color w:val="222222"/>
          <w:sz w:val="22"/>
          <w:szCs w:val="22"/>
          <w:u w:color="222222"/>
          <w:shd w:val="clear" w:color="auto" w:fill="FFFFFF"/>
          <w:lang w:val="ja-JP"/>
        </w:rPr>
      </w:pPr>
      <w:del w:id="178" w:author="MIKAWA Kenta" w:date="2026-09-17T23:03:00Z" w16du:dateUtc="2026-09-17T14:03:00Z">
        <w:r w:rsidDel="004C6326">
          <w:rPr>
            <w:rFonts w:ascii="游明朝" w:eastAsia="游明朝" w:hAnsi="游明朝" w:cs="游明朝"/>
            <w:color w:val="222222"/>
            <w:sz w:val="22"/>
            <w:szCs w:val="22"/>
            <w:u w:color="222222"/>
            <w:shd w:val="clear" w:color="auto" w:fill="FFFFFF"/>
            <w:lang w:val="ja-JP"/>
          </w:rPr>
          <w:delText>表2から表5の文字を大きくし，本文とほぼ同じ大きさにいたしました．表2は</w:delText>
        </w:r>
      </w:del>
      <m:oMath>
        <m:r>
          <w:del w:id="179" w:author="MIKAWA Kenta" w:date="2026-09-17T23:03:00Z" w16du:dateUtc="2026-09-17T14:03:00Z">
            <w:rPr>
              <w:rFonts w:ascii="Cambria Math" w:hAnsi="Cambria Math"/>
              <w:sz w:val="22"/>
              <w:szCs w:val="22"/>
            </w:rPr>
            <m:t>z</m:t>
          </w:del>
        </m:r>
      </m:oMath>
      <w:del w:id="180" w:author="MIKAWA Kenta" w:date="2026-09-17T23:03:00Z" w16du:dateUtc="2026-09-17T14:03:00Z">
        <w:r w:rsidDel="004C6326">
          <w:rPr>
            <w:rFonts w:ascii="游明朝" w:eastAsia="游明朝" w:hAnsi="游明朝" w:cs="游明朝"/>
            <w:color w:val="222222"/>
            <w:sz w:val="22"/>
            <w:szCs w:val="22"/>
            <w:u w:color="222222"/>
            <w:shd w:val="clear" w:color="auto" w:fill="FFFFFF"/>
            <w:lang w:val="ja-JP"/>
          </w:rPr>
          <w:delText>スコアの区分を1刻みに，表3は発生頻度による層別のみに，表4はΔの範囲を±5日にまとめ，表5は紙面の幅いっぱいに配置しております．また，図2を拡大いたしました．</w:delText>
        </w:r>
      </w:del>
    </w:p>
    <w:p w14:paraId="665B1A26" w14:textId="77777777" w:rsidR="007109C2" w:rsidRDefault="007109C2">
      <w:pPr>
        <w:rPr>
          <w:rFonts w:ascii="游明朝" w:eastAsia="游明朝" w:hAnsi="游明朝" w:cs="游明朝"/>
          <w:color w:val="222222"/>
          <w:sz w:val="22"/>
          <w:szCs w:val="22"/>
          <w:u w:color="222222"/>
          <w:shd w:val="clear" w:color="auto" w:fill="FFFFFF"/>
          <w:lang w:val="ja-JP"/>
        </w:rPr>
      </w:pPr>
    </w:p>
    <w:p w14:paraId="50071C37" w14:textId="77777777" w:rsidR="007109C2" w:rsidRDefault="007109C2">
      <w:pPr>
        <w:rPr>
          <w:rFonts w:ascii="游明朝" w:eastAsia="游明朝" w:hAnsi="游明朝" w:cs="游明朝"/>
          <w:color w:val="222222"/>
          <w:sz w:val="22"/>
          <w:szCs w:val="22"/>
          <w:u w:color="222222"/>
          <w:shd w:val="clear" w:color="auto" w:fill="FFFFFF"/>
        </w:rPr>
      </w:pPr>
    </w:p>
    <w:p w14:paraId="3BD23FD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0BE847D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オンライン変化点検知など，時系列データにおける急激な構造変化を検出する手法も比較対象となり得るように思われる．これらの手法を比較対象に含めることが適切でない場合には，その理由について考察があるとよい．</w:t>
      </w:r>
    </w:p>
    <w:p w14:paraId="6917EA8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58E03F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E2DDBD6" w14:textId="116CCBFC" w:rsidR="002B0294" w:rsidRPr="002B0294" w:rsidRDefault="002B0294">
      <w:pPr>
        <w:ind w:firstLine="220"/>
        <w:rPr>
          <w:ins w:id="181" w:author="MIKAWA Kenta" w:date="2026-09-17T23:04:00Z" w16du:dateUtc="2026-09-17T14:04:00Z"/>
          <w:rFonts w:ascii="游明朝" w:eastAsia="游明朝" w:hAnsi="游明朝" w:cs="游明朝" w:hint="eastAsia"/>
          <w:color w:val="222222"/>
          <w:sz w:val="22"/>
          <w:szCs w:val="22"/>
          <w:u w:color="222222"/>
          <w:shd w:val="clear" w:color="auto" w:fill="FFFFFF"/>
          <w:rPrChange w:id="182" w:author="MIKAWA Kenta" w:date="2026-09-17T23:04:00Z" w16du:dateUtc="2026-09-17T14:04:00Z">
            <w:rPr>
              <w:ins w:id="183" w:author="MIKAWA Kenta" w:date="2026-09-17T23:04:00Z" w16du:dateUtc="2026-09-17T14:04:00Z"/>
              <w:rFonts w:ascii="游明朝" w:eastAsia="游明朝" w:hAnsi="游明朝" w:cs="游明朝" w:hint="eastAsia"/>
              <w:color w:val="222222"/>
              <w:sz w:val="22"/>
              <w:szCs w:val="22"/>
              <w:u w:color="222222"/>
              <w:shd w:val="clear" w:color="auto" w:fill="FFFFFF"/>
              <w:lang w:val="ja-JP"/>
            </w:rPr>
          </w:rPrChange>
        </w:rPr>
      </w:pPr>
      <w:ins w:id="184" w:author="MIKAWA Kenta" w:date="2026-09-17T23:03:00Z" w16du:dateUtc="2026-09-17T14:03:00Z">
        <w:r>
          <w:rPr>
            <w:rFonts w:ascii="游明朝" w:eastAsia="游明朝" w:hAnsi="游明朝" w:cs="游明朝" w:hint="eastAsia"/>
            <w:color w:val="222222"/>
            <w:sz w:val="22"/>
            <w:szCs w:val="22"/>
            <w:u w:color="222222"/>
            <w:shd w:val="clear" w:color="auto" w:fill="FFFFFF"/>
            <w:lang w:val="ja-JP"/>
          </w:rPr>
          <w:t>大変貴重な</w:t>
        </w:r>
      </w:ins>
      <w:r w:rsidR="0041754F">
        <w:rPr>
          <w:rFonts w:ascii="游明朝" w:eastAsia="游明朝" w:hAnsi="游明朝" w:cs="游明朝"/>
          <w:color w:val="222222"/>
          <w:sz w:val="22"/>
          <w:szCs w:val="22"/>
          <w:u w:color="222222"/>
          <w:shd w:val="clear" w:color="auto" w:fill="FFFFFF"/>
          <w:lang w:val="ja-JP"/>
        </w:rPr>
        <w:t>ご指摘</w:t>
      </w:r>
      <w:ins w:id="185" w:author="MIKAWA Kenta" w:date="2026-09-17T23:04:00Z" w16du:dateUtc="2026-09-17T14:04:00Z">
        <w:r>
          <w:rPr>
            <w:rFonts w:ascii="游明朝" w:eastAsia="游明朝" w:hAnsi="游明朝" w:cs="游明朝" w:hint="eastAsia"/>
            <w:color w:val="222222"/>
            <w:sz w:val="22"/>
            <w:szCs w:val="22"/>
            <w:u w:color="222222"/>
            <w:shd w:val="clear" w:color="auto" w:fill="FFFFFF"/>
            <w:lang w:val="ja-JP"/>
          </w:rPr>
          <w:t>，誠に</w:t>
        </w:r>
      </w:ins>
      <w:r w:rsidR="0041754F">
        <w:rPr>
          <w:rFonts w:ascii="游明朝" w:eastAsia="游明朝" w:hAnsi="游明朝" w:cs="游明朝"/>
          <w:color w:val="222222"/>
          <w:sz w:val="22"/>
          <w:szCs w:val="22"/>
          <w:u w:color="222222"/>
          <w:shd w:val="clear" w:color="auto" w:fill="FFFFFF"/>
          <w:lang w:val="ja-JP"/>
        </w:rPr>
        <w:t>ありがとうございました．</w:t>
      </w:r>
      <w:ins w:id="186" w:author="MIKAWA Kenta" w:date="2026-09-17T23:04:00Z" w16du:dateUtc="2026-09-17T14:04:00Z">
        <w:r>
          <w:rPr>
            <w:rFonts w:ascii="游明朝" w:eastAsia="游明朝" w:hAnsi="游明朝" w:cs="游明朝" w:hint="eastAsia"/>
            <w:color w:val="222222"/>
            <w:sz w:val="22"/>
            <w:szCs w:val="22"/>
            <w:u w:color="222222"/>
            <w:shd w:val="clear" w:color="auto" w:fill="FFFFFF"/>
            <w:lang w:val="ja-JP"/>
          </w:rPr>
          <w:t>原稿に記載の通り，本研究では変化点検知を行わず，</w:t>
        </w:r>
        <w:r>
          <w:rPr>
            <w:rFonts w:ascii="游明朝" w:eastAsia="游明朝" w:hAnsi="游明朝" w:cs="游明朝"/>
            <w:color w:val="222222"/>
            <w:sz w:val="22"/>
            <w:szCs w:val="22"/>
            <w:u w:color="222222"/>
            <w:shd w:val="clear" w:color="auto" w:fill="FFFFFF"/>
          </w:rPr>
          <w:t>RAF</w:t>
        </w:r>
        <w:r>
          <w:rPr>
            <w:rFonts w:ascii="游明朝" w:eastAsia="游明朝" w:hAnsi="游明朝" w:cs="游明朝" w:hint="eastAsia"/>
            <w:color w:val="222222"/>
            <w:sz w:val="22"/>
            <w:szCs w:val="22"/>
            <w:u w:color="222222"/>
            <w:shd w:val="clear" w:color="auto" w:fill="FFFFFF"/>
          </w:rPr>
          <w:t>をベースとした手法を用いておりますが，その理由について以下に記載させていただきます．</w:t>
        </w:r>
      </w:ins>
    </w:p>
    <w:p w14:paraId="443A9496" w14:textId="00276DC2" w:rsidR="007109C2" w:rsidDel="002B0294" w:rsidRDefault="0041754F">
      <w:pPr>
        <w:ind w:firstLine="220"/>
        <w:rPr>
          <w:del w:id="187" w:author="MIKAWA Kenta" w:date="2026-09-17T23:04:00Z" w16du:dateUtc="2026-09-17T14:04:00Z"/>
          <w:rFonts w:ascii="游明朝" w:eastAsia="游明朝" w:hAnsi="游明朝" w:cs="游明朝"/>
          <w:color w:val="222222"/>
          <w:sz w:val="22"/>
          <w:szCs w:val="22"/>
          <w:u w:color="222222"/>
          <w:shd w:val="clear" w:color="auto" w:fill="FFFFFF"/>
          <w:lang w:val="ja-JP"/>
        </w:rPr>
      </w:pPr>
      <w:del w:id="188" w:author="MIKAWA Kenta" w:date="2026-09-17T23:04:00Z" w16du:dateUtc="2026-09-17T14:04:00Z">
        <w:r w:rsidDel="002B0294">
          <w:rPr>
            <w:rFonts w:ascii="游明朝" w:eastAsia="游明朝" w:hAnsi="游明朝" w:cs="游明朝"/>
            <w:color w:val="222222"/>
            <w:sz w:val="22"/>
            <w:szCs w:val="22"/>
            <w:u w:color="222222"/>
            <w:shd w:val="clear" w:color="auto" w:fill="FFFFFF"/>
            <w:lang w:val="ja-JP"/>
          </w:rPr>
          <w:delText>変化点検知を比較対象としない理由を，以下にご説明いたします．</w:delText>
        </w:r>
      </w:del>
    </w:p>
    <w:p w14:paraId="16631C6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変化点検知は，観測された系列に変化が生じたかを判定する検出の手法で，出力は変化点の位置や確率です．一方，本研究は予測期間の観測を一切用いずに，直近128日から続く64日の販売冊数を分位点として出力する予測の問題です．</w:t>
      </w:r>
      <w:commentRangeStart w:id="189"/>
      <w:r>
        <w:rPr>
          <w:rFonts w:ascii="游明朝" w:eastAsia="游明朝" w:hAnsi="游明朝" w:cs="游明朝"/>
          <w:color w:val="222222"/>
          <w:sz w:val="22"/>
          <w:szCs w:val="22"/>
          <w:u w:color="222222"/>
          <w:shd w:val="clear" w:color="auto" w:fill="FFFFFF"/>
          <w:lang w:val="ja-JP"/>
        </w:rPr>
        <w:t>出力の形式が異なるため</w:t>
      </w:r>
      <w:commentRangeEnd w:id="189"/>
      <w:r w:rsidR="002B0294">
        <w:rPr>
          <w:rStyle w:val="ac"/>
          <w:rFonts w:ascii="游明朝" w:eastAsia="游明朝" w:hAnsi="游明朝" w:cs="游明朝"/>
          <w:color w:val="222222"/>
          <w:sz w:val="22"/>
          <w:szCs w:val="22"/>
          <w:u w:color="222222"/>
          <w:shd w:val="clear" w:color="auto" w:fill="FFFFFF"/>
          <w:lang w:val="ja-JP"/>
        </w:rPr>
        <w:commentReference w:id="189"/>
      </w:r>
      <w:r>
        <w:rPr>
          <w:rFonts w:ascii="游明朝" w:eastAsia="游明朝" w:hAnsi="游明朝" w:cs="游明朝"/>
          <w:color w:val="222222"/>
          <w:sz w:val="22"/>
          <w:szCs w:val="22"/>
          <w:u w:color="222222"/>
          <w:shd w:val="clear" w:color="auto" w:fill="FFFFFF"/>
          <w:lang w:val="ja-JP"/>
        </w:rPr>
        <w:t>，MAEやRMSE，返本や機会損失といった本研究の指標で並べて比較することができません．</w:t>
      </w:r>
    </w:p>
    <w:p w14:paraId="73447F90"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また，オンライン変化点検知は変化が始まった後の観測から検知するため，検知には遅れが伴います．本データのスパイクは</w:t>
      </w:r>
      <w:commentRangeStart w:id="190"/>
      <w:r>
        <w:rPr>
          <w:rFonts w:ascii="游明朝" w:eastAsia="游明朝" w:hAnsi="游明朝" w:cs="游明朝"/>
          <w:color w:val="222222"/>
          <w:sz w:val="22"/>
          <w:szCs w:val="22"/>
          <w:u w:color="222222"/>
          <w:shd w:val="clear" w:color="auto" w:fill="FFFFFF"/>
          <w:lang w:val="ja-JP"/>
        </w:rPr>
        <w:t>数日で収まるものが多く</w:t>
      </w:r>
      <w:commentRangeEnd w:id="190"/>
      <w:r w:rsidR="002B0294">
        <w:rPr>
          <w:rStyle w:val="ac"/>
          <w:rFonts w:ascii="游明朝" w:eastAsia="游明朝" w:hAnsi="游明朝" w:cs="游明朝"/>
          <w:color w:val="222222"/>
          <w:sz w:val="22"/>
          <w:szCs w:val="22"/>
          <w:u w:color="222222"/>
          <w:shd w:val="clear" w:color="auto" w:fill="FFFFFF"/>
          <w:lang w:val="ja-JP"/>
        </w:rPr>
        <w:commentReference w:id="190"/>
      </w:r>
      <w:r>
        <w:rPr>
          <w:rFonts w:ascii="游明朝" w:eastAsia="游明朝" w:hAnsi="游明朝" w:cs="游明朝"/>
          <w:color w:val="222222"/>
          <w:sz w:val="22"/>
          <w:szCs w:val="22"/>
          <w:u w:color="222222"/>
          <w:shd w:val="clear" w:color="auto" w:fill="FFFFFF"/>
          <w:lang w:val="ja-JP"/>
        </w:rPr>
        <w:t>，仮に逐次観測できる設定であっても，検知できた時点ではスパイクが過ぎており，事前に備えるという目的には合いません．</w:t>
      </w:r>
    </w:p>
    <w:p w14:paraId="25DEBEB6" w14:textId="056414E8"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一方で，変化点検知を予測手法の</w:t>
      </w:r>
      <w:ins w:id="191" w:author="MIKAWA Kenta" w:date="2026-09-17T23:05:00Z" w16du:dateUtc="2026-09-17T14:05:00Z">
        <w:r w:rsidR="002B0294">
          <w:rPr>
            <w:rFonts w:ascii="游明朝" w:eastAsia="游明朝" w:hAnsi="游明朝" w:cs="游明朝" w:hint="eastAsia"/>
            <w:color w:val="222222"/>
            <w:sz w:val="22"/>
            <w:szCs w:val="22"/>
            <w:u w:color="222222"/>
            <w:shd w:val="clear" w:color="auto" w:fill="FFFFFF"/>
            <w:lang w:val="ja-JP"/>
          </w:rPr>
          <w:t>一部</w:t>
        </w:r>
      </w:ins>
      <w:del w:id="192" w:author="MIKAWA Kenta" w:date="2026-09-17T23:05:00Z" w16du:dateUtc="2026-09-17T14:05:00Z">
        <w:r w:rsidDel="002B0294">
          <w:rPr>
            <w:rFonts w:ascii="游明朝" w:eastAsia="游明朝" w:hAnsi="游明朝" w:cs="游明朝"/>
            <w:color w:val="222222"/>
            <w:sz w:val="22"/>
            <w:szCs w:val="22"/>
            <w:u w:color="222222"/>
            <w:shd w:val="clear" w:color="auto" w:fill="FFFFFF"/>
            <w:lang w:val="ja-JP"/>
          </w:rPr>
          <w:delText>部品</w:delText>
        </w:r>
      </w:del>
      <w:r>
        <w:rPr>
          <w:rFonts w:ascii="游明朝" w:eastAsia="游明朝" w:hAnsi="游明朝" w:cs="游明朝"/>
          <w:color w:val="222222"/>
          <w:sz w:val="22"/>
          <w:szCs w:val="22"/>
          <w:u w:color="222222"/>
          <w:shd w:val="clear" w:color="auto" w:fill="FFFFFF"/>
          <w:lang w:val="ja-JP"/>
        </w:rPr>
        <w:t>として使う余地はあると考えております．系列を局面ごとに区切り，参照ウィンドウの検索範囲や直近区間を現在の局面に限定するという使い方です．この点は今後の課題とさせていただきます．</w:t>
      </w:r>
    </w:p>
    <w:p w14:paraId="6D470848" w14:textId="77777777" w:rsidR="007109C2" w:rsidRDefault="007109C2">
      <w:pPr>
        <w:rPr>
          <w:rFonts w:ascii="游明朝" w:eastAsia="游明朝" w:hAnsi="游明朝" w:cs="游明朝"/>
          <w:color w:val="222222"/>
          <w:sz w:val="22"/>
          <w:szCs w:val="22"/>
          <w:u w:color="222222"/>
          <w:shd w:val="clear" w:color="auto" w:fill="FFFFFF"/>
          <w:lang w:val="ja-JP"/>
        </w:rPr>
      </w:pPr>
    </w:p>
    <w:p w14:paraId="5915ACE3" w14:textId="77777777" w:rsidR="007109C2" w:rsidRDefault="007109C2">
      <w:pPr>
        <w:rPr>
          <w:rFonts w:ascii="游明朝" w:eastAsia="游明朝" w:hAnsi="游明朝" w:cs="游明朝"/>
          <w:color w:val="222222"/>
          <w:sz w:val="22"/>
          <w:szCs w:val="22"/>
          <w:u w:color="222222"/>
          <w:shd w:val="clear" w:color="auto" w:fill="FFFFFF"/>
        </w:rPr>
      </w:pPr>
    </w:p>
    <w:p w14:paraId="2F966E89"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391B5117"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研究では主として販売冊数の時系列情報を用いて予測していると理解している．一方で，書籍の突発的な売上増加には，SNS上での話題化，ドラマ化・映画化，本屋大賞等の受賞やノミネート，メディアでの紹介など，外生的な要因が大きく関与すると考えられる．これらの情報を共変量として利用する可能性について，今後の課題を含めて考察していただきたい．</w:t>
      </w:r>
    </w:p>
    <w:p w14:paraId="6802B89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B7085D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6CC9002" w14:textId="46664598" w:rsidR="007109C2" w:rsidRDefault="002B0294">
      <w:pPr>
        <w:ind w:firstLine="220"/>
        <w:rPr>
          <w:rFonts w:ascii="游明朝" w:eastAsia="游明朝" w:hAnsi="游明朝" w:cs="游明朝"/>
          <w:color w:val="222222"/>
          <w:sz w:val="22"/>
          <w:szCs w:val="22"/>
          <w:u w:color="222222"/>
          <w:shd w:val="clear" w:color="auto" w:fill="FFFFFF"/>
          <w:lang w:val="ja-JP"/>
        </w:rPr>
      </w:pPr>
      <w:ins w:id="193" w:author="MIKAWA Kenta" w:date="2026-09-17T23:06:00Z" w16du:dateUtc="2026-09-17T14:06:00Z">
        <w:r>
          <w:rPr>
            <w:rFonts w:ascii="游明朝" w:eastAsia="游明朝" w:hAnsi="游明朝" w:cs="游明朝" w:hint="eastAsia"/>
            <w:color w:val="222222"/>
            <w:sz w:val="22"/>
            <w:szCs w:val="22"/>
            <w:u w:color="222222"/>
            <w:shd w:val="clear" w:color="auto" w:fill="FFFFFF"/>
            <w:lang w:val="ja-JP"/>
          </w:rPr>
          <w:lastRenderedPageBreak/>
          <w:t>大変貴重なご指摘，誠にありがとうございました．</w:t>
        </w:r>
      </w:ins>
      <w:ins w:id="194" w:author="MIKAWA Kenta" w:date="2026-09-17T23:07:00Z" w16du:dateUtc="2026-09-17T14:07:00Z">
        <w:r>
          <w:rPr>
            <w:rFonts w:ascii="游明朝" w:eastAsia="游明朝" w:hAnsi="游明朝" w:cs="游明朝" w:hint="eastAsia"/>
            <w:color w:val="222222"/>
            <w:sz w:val="22"/>
            <w:szCs w:val="22"/>
            <w:u w:color="222222"/>
            <w:shd w:val="clear" w:color="auto" w:fill="FFFFFF"/>
            <w:lang w:val="ja-JP"/>
          </w:rPr>
          <w:t>査読者の</w:t>
        </w:r>
      </w:ins>
      <w:r w:rsidR="0041754F">
        <w:rPr>
          <w:rFonts w:ascii="游明朝" w:eastAsia="游明朝" w:hAnsi="游明朝" w:cs="游明朝"/>
          <w:color w:val="222222"/>
          <w:sz w:val="22"/>
          <w:szCs w:val="22"/>
          <w:u w:color="222222"/>
          <w:shd w:val="clear" w:color="auto" w:fill="FFFFFF"/>
          <w:lang w:val="ja-JP"/>
        </w:rPr>
        <w:t>ご</w:t>
      </w:r>
      <w:commentRangeStart w:id="195"/>
      <w:commentRangeStart w:id="196"/>
      <w:r w:rsidR="0041754F">
        <w:rPr>
          <w:rFonts w:ascii="游明朝" w:eastAsia="游明朝" w:hAnsi="游明朝" w:cs="游明朝"/>
          <w:color w:val="222222"/>
          <w:sz w:val="22"/>
          <w:szCs w:val="22"/>
          <w:u w:color="222222"/>
          <w:shd w:val="clear" w:color="auto" w:fill="FFFFFF"/>
          <w:lang w:val="ja-JP"/>
        </w:rPr>
        <w:t>指摘の通りです</w:t>
      </w:r>
      <w:commentRangeEnd w:id="195"/>
      <w:r>
        <w:rPr>
          <w:rStyle w:val="ac"/>
          <w:rFonts w:ascii="游明朝" w:eastAsia="游明朝" w:hAnsi="游明朝" w:cs="游明朝"/>
          <w:color w:val="222222"/>
          <w:sz w:val="22"/>
          <w:szCs w:val="22"/>
          <w:u w:color="222222"/>
          <w:shd w:val="clear" w:color="auto" w:fill="FFFFFF"/>
          <w:lang w:val="ja-JP"/>
        </w:rPr>
        <w:commentReference w:id="195"/>
      </w:r>
      <w:commentRangeEnd w:id="196"/>
      <w:r>
        <w:rPr>
          <w:rStyle w:val="ac"/>
          <w:rFonts w:ascii="游明朝" w:eastAsia="游明朝" w:hAnsi="游明朝" w:cs="游明朝"/>
          <w:color w:val="222222"/>
          <w:sz w:val="22"/>
          <w:szCs w:val="22"/>
          <w:u w:color="222222"/>
          <w:shd w:val="clear" w:color="auto" w:fill="FFFFFF"/>
          <w:lang w:val="ja-JP"/>
        </w:rPr>
        <w:commentReference w:id="196"/>
      </w:r>
      <w:r w:rsidR="0041754F">
        <w:rPr>
          <w:rFonts w:ascii="游明朝" w:eastAsia="游明朝" w:hAnsi="游明朝" w:cs="游明朝"/>
          <w:color w:val="222222"/>
          <w:sz w:val="22"/>
          <w:szCs w:val="22"/>
          <w:u w:color="222222"/>
          <w:shd w:val="clear" w:color="auto" w:fill="FFFFFF"/>
          <w:lang w:val="ja-JP"/>
        </w:rPr>
        <w:t>．本研究は販売冊数の時系列のみを用いており，外生的な要因は扱っておりません．提供いただいたデータにも，SNSでの話題化や映像化，受賞といった情報は含まれておらず，販売実績のほかは出版社，著者名，分類，本体価格といった書籍属性のみでした．</w:t>
      </w:r>
    </w:p>
    <w:p w14:paraId="60BD67F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で，提案手法は外生的な要因を間接的に取り込んでいる面があると考えております．外生的な契機で生じたスパイクは，過去に同じような契機を受けた他の書籍にも現れております．提案手法はその変動パターンを系列横断的に検索して参照するため，外生変数を直接観測しなくても，類似した立ち上がり方を予測に反映できます．実験3で提案手法の誤りが実際のスパイクの近傍に集中することは，その現れと考えております．</w:t>
      </w:r>
    </w:p>
    <w:p w14:paraId="5D49E391" w14:textId="699EBDF7" w:rsidR="007109C2" w:rsidRDefault="0041754F">
      <w:pPr>
        <w:ind w:firstLine="220"/>
        <w:rPr>
          <w:rFonts w:ascii="游明朝" w:eastAsia="游明朝" w:hAnsi="游明朝" w:cs="游明朝"/>
          <w:color w:val="222222"/>
          <w:sz w:val="22"/>
          <w:szCs w:val="22"/>
          <w:u w:color="222222"/>
          <w:shd w:val="clear" w:color="auto" w:fill="FFFFFF"/>
          <w:lang w:val="ja-JP"/>
        </w:rPr>
      </w:pPr>
      <w:commentRangeStart w:id="197"/>
      <w:r>
        <w:rPr>
          <w:rFonts w:ascii="游明朝" w:eastAsia="游明朝" w:hAnsi="游明朝" w:cs="游明朝"/>
          <w:color w:val="222222"/>
          <w:sz w:val="22"/>
          <w:szCs w:val="22"/>
          <w:u w:color="222222"/>
          <w:shd w:val="clear" w:color="auto" w:fill="FFFFFF"/>
          <w:lang w:val="ja-JP"/>
        </w:rPr>
        <w:t>今後の課題としては</w:t>
      </w:r>
      <w:commentRangeEnd w:id="197"/>
      <w:r w:rsidR="002B0294">
        <w:rPr>
          <w:rStyle w:val="ac"/>
          <w:rFonts w:ascii="游明朝" w:eastAsia="游明朝" w:hAnsi="游明朝" w:cs="游明朝"/>
          <w:color w:val="222222"/>
          <w:sz w:val="22"/>
          <w:szCs w:val="22"/>
          <w:u w:color="222222"/>
          <w:shd w:val="clear" w:color="auto" w:fill="FFFFFF"/>
          <w:lang w:val="ja-JP"/>
        </w:rPr>
        <w:commentReference w:id="197"/>
      </w:r>
      <w:r>
        <w:rPr>
          <w:rFonts w:ascii="游明朝" w:eastAsia="游明朝" w:hAnsi="游明朝" w:cs="游明朝"/>
          <w:color w:val="222222"/>
          <w:sz w:val="22"/>
          <w:szCs w:val="22"/>
          <w:u w:color="222222"/>
          <w:shd w:val="clear" w:color="auto" w:fill="FFFFFF"/>
          <w:lang w:val="ja-JP"/>
        </w:rPr>
        <w:t>，</w:t>
      </w:r>
      <w:del w:id="198" w:author="MIKAWA Kenta" w:date="2026-09-17T23:09:00Z" w16du:dateUtc="2026-09-17T14:09:00Z">
        <w:r w:rsidDel="002B0294">
          <w:rPr>
            <w:rFonts w:ascii="游明朝" w:eastAsia="游明朝" w:hAnsi="游明朝" w:cs="游明朝" w:hint="eastAsia"/>
            <w:color w:val="222222"/>
            <w:sz w:val="22"/>
            <w:szCs w:val="22"/>
            <w:u w:color="222222"/>
            <w:shd w:val="clear" w:color="auto" w:fill="FFFFFF"/>
            <w:lang w:val="ja-JP"/>
          </w:rPr>
          <w:delText>段階的に</w:delText>
        </w:r>
      </w:del>
      <w:r>
        <w:rPr>
          <w:rFonts w:ascii="游明朝" w:eastAsia="游明朝" w:hAnsi="游明朝" w:cs="游明朝"/>
          <w:color w:val="222222"/>
          <w:sz w:val="22"/>
          <w:szCs w:val="22"/>
          <w:u w:color="222222"/>
          <w:shd w:val="clear" w:color="auto" w:fill="FFFFFF"/>
          <w:lang w:val="ja-JP"/>
        </w:rPr>
        <w:t>3つを考えております．第一に，データに含まれる書籍属性を参照ウィンドウの検索条件に加え，同じ分類や著者の系列に絞って参照する方法です．これは現在のデータのままで実現できます．第二に，受賞や映像化，メディア紹介の日付を外部から収集し，それらの日からの経過日数などを共変量として与える方法です．第三に，モデル側の対応です．本研究の基盤モデルは単変量であり共変量を直接扱えないため，共変量を扱える基盤モデルへの拡張が必要になります．</w:t>
      </w:r>
    </w:p>
    <w:p w14:paraId="76AC090A"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以上のうち，今後の課題として7章に追記いたしました．</w:t>
      </w:r>
    </w:p>
    <w:p w14:paraId="40E3BCE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7BD2653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p.10 左カラム，7. </w:t>
      </w:r>
      <w:commentRangeStart w:id="199"/>
      <w:r w:rsidRPr="001A2D82">
        <w:rPr>
          <w:rFonts w:ascii="游明朝" w:eastAsia="游明朝" w:hAnsi="游明朝" w:cs="游明朝"/>
          <w:b/>
          <w:bCs/>
          <w:color w:val="000000" w:themeColor="text1"/>
          <w:sz w:val="22"/>
          <w:szCs w:val="22"/>
          <w:u w:val="single"/>
          <w:shd w:val="clear" w:color="auto" w:fill="FFFFFF"/>
          <w:lang w:val="ja-JP"/>
        </w:rPr>
        <w:t>おわりに（記載の追加）</w:t>
      </w:r>
      <w:commentRangeEnd w:id="199"/>
      <w:r w:rsidR="002B0294" w:rsidRPr="001A2D82">
        <w:rPr>
          <w:rStyle w:val="ac"/>
          <w:rFonts w:ascii="游明朝" w:eastAsia="游明朝" w:hAnsi="游明朝" w:cs="游明朝"/>
          <w:b/>
          <w:bCs/>
          <w:color w:val="000000" w:themeColor="text1"/>
          <w:sz w:val="22"/>
          <w:szCs w:val="22"/>
          <w:u w:val="single"/>
          <w:shd w:val="clear" w:color="auto" w:fill="FFFFFF"/>
          <w:lang w:val="ja-JP"/>
        </w:rPr>
        <w:commentReference w:id="199"/>
      </w:r>
      <w:r w:rsidRPr="001A2D82">
        <w:rPr>
          <w:rFonts w:ascii="游明朝" w:eastAsia="游明朝" w:hAnsi="游明朝" w:cs="游明朝"/>
          <w:b/>
          <w:bCs/>
          <w:color w:val="000000" w:themeColor="text1"/>
          <w:sz w:val="22"/>
          <w:szCs w:val="22"/>
          <w:u w:val="single"/>
          <w:shd w:val="clear" w:color="auto" w:fill="FFFFFF"/>
          <w:lang w:val="ja-JP"/>
        </w:rPr>
        <w:t>：</w:t>
      </w:r>
    </w:p>
    <w:p w14:paraId="51811E5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また，受賞や映像化，メディアでの紹介といった外生的な契機を共変量として扱う拡張も課題である．本研究で用いた基盤モデルは単変量であり共変量を直接扱えないため，共変量を扱える基盤モデルへの拡張や，出版社や分類などの書籍属性を参照ウィンドウの検索条件に加える方法が考えられる．</w:t>
      </w:r>
    </w:p>
    <w:p w14:paraId="6176782D" w14:textId="77777777" w:rsidR="007109C2" w:rsidRDefault="007109C2">
      <w:pPr>
        <w:rPr>
          <w:rFonts w:ascii="游明朝" w:eastAsia="游明朝" w:hAnsi="游明朝" w:cs="游明朝"/>
          <w:color w:val="222222"/>
          <w:sz w:val="22"/>
          <w:szCs w:val="22"/>
          <w:u w:color="222222"/>
          <w:shd w:val="clear" w:color="auto" w:fill="FFFFFF"/>
        </w:rPr>
      </w:pPr>
    </w:p>
    <w:p w14:paraId="18ED3E80"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60837A68" w14:textId="77777777" w:rsidR="007109C2" w:rsidRDefault="007109C2">
      <w:pPr>
        <w:spacing w:line="320" w:lineRule="exact"/>
        <w:ind w:firstLine="220"/>
        <w:rPr>
          <w:rFonts w:ascii="游明朝" w:eastAsia="游明朝" w:hAnsi="游明朝" w:cs="游明朝"/>
          <w:sz w:val="22"/>
          <w:szCs w:val="22"/>
          <w:lang w:val="ja-JP"/>
        </w:rPr>
      </w:pPr>
    </w:p>
    <w:p w14:paraId="2EFBD3AE" w14:textId="77777777" w:rsidR="007109C2" w:rsidRDefault="0041754F">
      <w:pPr>
        <w:jc w:val="center"/>
      </w:pPr>
      <w:r>
        <w:rPr>
          <w:rFonts w:ascii="游明朝" w:eastAsia="游明朝" w:hAnsi="游明朝" w:cs="游明朝"/>
          <w:sz w:val="22"/>
          <w:szCs w:val="22"/>
        </w:rPr>
        <w:t>-----------------------------------------------------------------------------------------------------------</w:t>
      </w:r>
    </w:p>
    <w:p w14:paraId="0DF48345" w14:textId="77777777" w:rsidR="007109C2" w:rsidRDefault="007109C2">
      <w:pPr>
        <w:rPr>
          <w:rFonts w:ascii="游明朝" w:eastAsia="游明朝" w:hAnsi="游明朝" w:cs="游明朝"/>
          <w:b/>
          <w:bCs/>
          <w:sz w:val="22"/>
          <w:szCs w:val="22"/>
          <w:lang w:val="ja-JP"/>
        </w:rPr>
      </w:pPr>
    </w:p>
    <w:p w14:paraId="785CA55C"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1540BC93"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1〜5について，各実験が提案手法のどの側面を検証するためのものかは本文中で述べられているものの，実験結果の報告前の段階で，「どのような結果が得られれば提案手法の有用性が支持されるのか」がやや読み取りづらいです．たとえば，実験1では全体的な予測精度，実験2では需要水準別の誤差特性，実験3ではスパイク予測の時間的近接性，実験4では予測区間幅と需要変動の対応，実験5では代表系列における挙動確認を意図していると理解しました．各実験の目的と期待される結果の解釈を実験設定の段階で簡潔に整理すると，結果の読み取りがより容易になると考えられます．</w:t>
      </w:r>
    </w:p>
    <w:p w14:paraId="6F8F1A8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FF8D586"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8246FE3"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ご指摘ありがとうございました．各実験の結果をどう読めばよいかを，結果の報告前に述べておりませんでした．</w:t>
      </w:r>
    </w:p>
    <w:p w14:paraId="58E53B1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ご理解の通りの意図で各実験を設けております．そこで5.3 実験設定の各実験の説明に，どのような結果が得られれば提案手法が支持されるのかを1文ずつ加えました．</w:t>
      </w:r>
    </w:p>
    <w:p w14:paraId="6D19DE10"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146908CC"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p.5〜6，5.3 実験設定（記載の追加）：</w:t>
      </w:r>
    </w:p>
    <w:p w14:paraId="1C832CB0"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実験1：いずれの分位点でも従来手法よりMAEとRMSEが小さければ，予測全体の精度が改</w:t>
      </w:r>
      <w:r>
        <w:rPr>
          <w:rFonts w:ascii="游明朝" w:eastAsia="游明朝" w:hAnsi="游明朝" w:cs="游明朝"/>
          <w:color w:val="000000" w:themeColor="text1"/>
          <w:sz w:val="22"/>
          <w:szCs w:val="22"/>
          <w:u w:color="222222"/>
          <w:shd w:val="clear" w:color="auto" w:fill="FFFFFF"/>
          <w:lang w:val="ja-JP"/>
        </w:rPr>
        <w:lastRenderedPageBreak/>
        <w:t>善したといえる．</w:t>
      </w:r>
    </w:p>
    <w:p w14:paraId="6F5626B7"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2：スパイク域で誤差が小さく，かつ静穏域でも誤差が増えていなければ，スパイクの捕捉と平常時の精度が両立しているといえる．あわせて系列ごとのスパイクの多さでも層別し，スパイクが多く現れる系列ほど改善が大きければ，過去の類似事例の参照が効いているといえる．</w:t>
      </w:r>
    </w:p>
    <w:p w14:paraId="57181EF5"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実験3：</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の小さい割合が従来手法より高ければ，予測したスパイクが実際のスパイクの近くに集まっているといえる．</w:t>
      </w:r>
    </w:p>
    <w:p w14:paraId="53688D2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実験4：幅の広い区分ほど実績の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スコアが高ければ，予測の不確実性が実際の需要変動に対応しているといえる．</w:t>
      </w:r>
    </w:p>
    <w:p w14:paraId="6CFCA799"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実験5：需要が減衰する系列で過大な予測が抑えられ，急増する系列で予測が立ち上がっていれば，2つの工夫がそれぞれ意図した通りに働いているといえる．</w:t>
      </w:r>
    </w:p>
    <w:p w14:paraId="33B697E3" w14:textId="77777777" w:rsidR="007109C2" w:rsidRDefault="007109C2">
      <w:pPr>
        <w:rPr>
          <w:rFonts w:ascii="游明朝" w:eastAsia="游明朝" w:hAnsi="游明朝" w:cs="游明朝"/>
          <w:color w:val="222222"/>
          <w:sz w:val="22"/>
          <w:szCs w:val="22"/>
          <w:u w:color="222222"/>
          <w:shd w:val="clear" w:color="auto" w:fill="FFFFFF"/>
          <w:lang w:val="ja-JP"/>
        </w:rPr>
      </w:pPr>
    </w:p>
    <w:p w14:paraId="7EEDAA51" w14:textId="77777777" w:rsidR="007109C2" w:rsidRDefault="007109C2">
      <w:pPr>
        <w:rPr>
          <w:rFonts w:ascii="游明朝" w:eastAsia="游明朝" w:hAnsi="游明朝" w:cs="游明朝"/>
          <w:color w:val="222222"/>
          <w:sz w:val="22"/>
          <w:szCs w:val="22"/>
          <w:u w:color="222222"/>
          <w:shd w:val="clear" w:color="auto" w:fill="FFFFFF"/>
        </w:rPr>
      </w:pPr>
    </w:p>
    <w:p w14:paraId="7EABD0DF"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2078E6F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実験2：各 z スコアの区分に含まれる観測数はどの程度でしょうか？特に z&gt;3 のようなスパイク域は時点数が少ない可能性があるので，そこでの MAE/RMSE がどれくらい安定しているかに疑義が生じます．各区分の観測数などを併記すると，表2の解釈可能性が高まると考えられます．</w:t>
      </w:r>
    </w:p>
    <w:p w14:paraId="594221A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911977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2EBEED2" w14:textId="657EAAA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200" w:author="MIKAWA Kenta" w:date="2026-09-17T23:14:00Z" w16du:dateUtc="2026-09-17T14:14:00Z">
        <w:r w:rsidR="009E1FD8">
          <w:rPr>
            <w:rFonts w:ascii="游明朝" w:eastAsia="游明朝" w:hAnsi="游明朝" w:cs="游明朝" w:hint="eastAsia"/>
            <w:color w:val="222222"/>
            <w:sz w:val="22"/>
            <w:szCs w:val="22"/>
            <w:u w:color="222222"/>
            <w:shd w:val="clear" w:color="auto" w:fill="FFFFFF"/>
            <w:lang w:val="ja-JP"/>
          </w:rPr>
          <w:t>いただきまして誠に</w:t>
        </w:r>
      </w:ins>
      <w:r>
        <w:rPr>
          <w:rFonts w:ascii="游明朝" w:eastAsia="游明朝" w:hAnsi="游明朝" w:cs="游明朝"/>
          <w:color w:val="222222"/>
          <w:sz w:val="22"/>
          <w:szCs w:val="22"/>
          <w:u w:color="222222"/>
          <w:shd w:val="clear" w:color="auto" w:fill="FFFFFF"/>
          <w:lang w:val="ja-JP"/>
        </w:rPr>
        <w:t>ありがとうございました．</w:t>
      </w:r>
      <w:del w:id="201" w:author="MIKAWA Kenta" w:date="2026-09-17T23:14:00Z" w16du:dateUtc="2026-09-17T14:14:00Z">
        <w:r w:rsidDel="009E1FD8">
          <w:rPr>
            <w:rFonts w:ascii="游明朝" w:eastAsia="游明朝" w:hAnsi="游明朝" w:cs="游明朝"/>
            <w:color w:val="222222"/>
            <w:sz w:val="22"/>
            <w:szCs w:val="22"/>
            <w:u w:color="222222"/>
            <w:shd w:val="clear" w:color="auto" w:fill="FFFFFF"/>
            <w:lang w:val="ja-JP"/>
          </w:rPr>
          <w:delText>各区分に含まれる</w:delText>
        </w:r>
      </w:del>
      <w:r>
        <w:rPr>
          <w:rFonts w:ascii="游明朝" w:eastAsia="游明朝" w:hAnsi="游明朝" w:cs="游明朝"/>
          <w:color w:val="222222"/>
          <w:sz w:val="22"/>
          <w:szCs w:val="22"/>
          <w:u w:color="222222"/>
          <w:shd w:val="clear" w:color="auto" w:fill="FFFFFF"/>
          <w:lang w:val="ja-JP"/>
        </w:rPr>
        <w:t>時点数を示してお</w:t>
      </w:r>
      <w:ins w:id="202" w:author="MIKAWA Kenta" w:date="2026-09-17T23:14:00Z" w16du:dateUtc="2026-09-17T14:14:00Z">
        <w:r w:rsidR="009E1FD8">
          <w:rPr>
            <w:rFonts w:ascii="游明朝" w:eastAsia="游明朝" w:hAnsi="游明朝" w:cs="游明朝" w:hint="eastAsia"/>
            <w:color w:val="222222"/>
            <w:sz w:val="22"/>
            <w:szCs w:val="22"/>
            <w:u w:color="222222"/>
            <w:shd w:val="clear" w:color="auto" w:fill="FFFFFF"/>
            <w:lang w:val="ja-JP"/>
          </w:rPr>
          <w:t>らず，</w:t>
        </w:r>
      </w:ins>
      <w:ins w:id="203" w:author="MIKAWA Kenta" w:date="2026-09-17T23:15:00Z" w16du:dateUtc="2026-09-17T14:15:00Z">
        <w:r w:rsidR="009E1FD8">
          <w:rPr>
            <w:rFonts w:ascii="游明朝" w:eastAsia="游明朝" w:hAnsi="游明朝" w:cs="游明朝" w:hint="eastAsia"/>
            <w:color w:val="222222"/>
            <w:sz w:val="22"/>
            <w:szCs w:val="22"/>
            <w:u w:color="222222"/>
            <w:shd w:val="clear" w:color="auto" w:fill="FFFFFF"/>
            <w:lang w:val="ja-JP"/>
          </w:rPr>
          <w:t>可読性が低い文章となってしまっておりました．大変失礼いたしました．</w:t>
        </w:r>
        <w:r w:rsidR="009E1FD8" w:rsidDel="009E1FD8">
          <w:rPr>
            <w:rFonts w:ascii="游明朝" w:eastAsia="游明朝" w:hAnsi="游明朝" w:cs="游明朝"/>
            <w:color w:val="222222"/>
            <w:sz w:val="22"/>
            <w:szCs w:val="22"/>
            <w:u w:color="222222"/>
            <w:shd w:val="clear" w:color="auto" w:fill="FFFFFF"/>
            <w:lang w:val="ja-JP"/>
          </w:rPr>
          <w:t xml:space="preserve"> </w:t>
        </w:r>
      </w:ins>
      <w:del w:id="204" w:author="MIKAWA Kenta" w:date="2026-09-17T23:15:00Z" w16du:dateUtc="2026-09-17T14:15:00Z">
        <w:r w:rsidDel="009E1FD8">
          <w:rPr>
            <w:rFonts w:ascii="游明朝" w:eastAsia="游明朝" w:hAnsi="游明朝" w:cs="游明朝"/>
            <w:color w:val="222222"/>
            <w:sz w:val="22"/>
            <w:szCs w:val="22"/>
            <w:u w:color="222222"/>
            <w:shd w:val="clear" w:color="auto" w:fill="FFFFFF"/>
            <w:lang w:val="ja-JP"/>
          </w:rPr>
          <w:delText>りませんでした．</w:delText>
        </w:r>
      </w:del>
    </w:p>
    <w:p w14:paraId="0035B22E" w14:textId="1E1FF3B7" w:rsidR="007109C2" w:rsidRDefault="009E1FD8">
      <w:pPr>
        <w:ind w:firstLine="220"/>
        <w:rPr>
          <w:rFonts w:ascii="游明朝" w:eastAsia="游明朝" w:hAnsi="游明朝" w:cs="游明朝"/>
          <w:color w:val="222222"/>
          <w:sz w:val="22"/>
          <w:szCs w:val="22"/>
          <w:u w:color="222222"/>
          <w:shd w:val="clear" w:color="auto" w:fill="FFFFFF"/>
          <w:lang w:val="ja-JP"/>
        </w:rPr>
      </w:pPr>
      <w:ins w:id="205" w:author="MIKAWA Kenta" w:date="2026-09-17T23:16:00Z" w16du:dateUtc="2026-09-17T14:16:00Z">
        <w:r>
          <w:rPr>
            <w:rFonts w:ascii="游明朝" w:eastAsia="游明朝" w:hAnsi="游明朝" w:cs="游明朝" w:hint="eastAsia"/>
            <w:color w:val="222222"/>
            <w:sz w:val="22"/>
            <w:szCs w:val="22"/>
            <w:u w:color="222222"/>
            <w:shd w:val="clear" w:color="auto" w:fill="FFFFFF"/>
            <w:lang w:val="ja-JP"/>
          </w:rPr>
          <w:t>当該</w:t>
        </w:r>
      </w:ins>
      <w:ins w:id="206" w:author="MIKAWA Kenta" w:date="2026-09-17T23:15:00Z" w16du:dateUtc="2026-09-17T14:15:00Z">
        <w:r>
          <w:rPr>
            <w:rFonts w:ascii="游明朝" w:eastAsia="游明朝" w:hAnsi="游明朝" w:cs="游明朝" w:hint="eastAsia"/>
            <w:color w:val="222222"/>
            <w:sz w:val="22"/>
            <w:szCs w:val="22"/>
            <w:u w:color="222222"/>
            <w:shd w:val="clear" w:color="auto" w:fill="FFFFFF"/>
            <w:lang w:val="ja-JP"/>
          </w:rPr>
          <w:t>実験における</w:t>
        </w:r>
      </w:ins>
      <w:r w:rsidR="0041754F">
        <w:rPr>
          <w:rFonts w:ascii="游明朝" w:eastAsia="游明朝" w:hAnsi="游明朝" w:cs="游明朝"/>
          <w:color w:val="222222"/>
          <w:sz w:val="22"/>
          <w:szCs w:val="22"/>
          <w:u w:color="222222"/>
          <w:shd w:val="clear" w:color="auto" w:fill="FFFFFF"/>
          <w:lang w:val="ja-JP"/>
        </w:rPr>
        <w:t>評価の対象は1,157書名の64日分，計74,048時点です．時点数は，</w:t>
      </w:r>
      <w:commentRangeStart w:id="207"/>
      <w:r w:rsidR="0041754F">
        <w:rPr>
          <w:rFonts w:ascii="游明朝" w:eastAsia="游明朝" w:hAnsi="游明朝" w:cs="游明朝"/>
          <w:color w:val="222222"/>
          <w:sz w:val="22"/>
          <w:szCs w:val="22"/>
          <w:u w:color="222222"/>
          <w:shd w:val="clear" w:color="auto" w:fill="FFFFFF"/>
          <w:lang w:val="ja-JP"/>
        </w:rPr>
        <w:t>−1</w:t>
      </w:r>
      <w:commentRangeEnd w:id="207"/>
      <w:r>
        <w:rPr>
          <w:rStyle w:val="ac"/>
          <w:rFonts w:ascii="游明朝" w:eastAsia="游明朝" w:hAnsi="游明朝" w:cs="游明朝"/>
          <w:color w:val="222222"/>
          <w:sz w:val="22"/>
          <w:szCs w:val="22"/>
          <w:u w:color="222222"/>
          <w:shd w:val="clear" w:color="auto" w:fill="FFFFFF"/>
          <w:lang w:val="ja-JP"/>
        </w:rPr>
        <w:commentReference w:id="207"/>
      </w:r>
      <w:r w:rsidR="0041754F">
        <w:rPr>
          <w:rFonts w:ascii="游明朝" w:eastAsia="游明朝" w:hAnsi="游明朝" w:cs="游明朝"/>
          <w:color w:val="222222"/>
          <w:sz w:val="22"/>
          <w:szCs w:val="22"/>
          <w:u w:color="222222"/>
          <w:shd w:val="clear" w:color="auto" w:fill="FFFFFF"/>
          <w:lang w:val="ja-JP"/>
        </w:rPr>
        <w:t>未満が3,381時点，−1〜0が46,775時点，0〜1が14,144時点，1〜2が6,054時点，2〜3が2,261時点，3以上が1,433時点です．</w:t>
      </w:r>
    </w:p>
    <w:p w14:paraId="2701318E" w14:textId="513E75AD" w:rsidR="007109C2" w:rsidRDefault="009E1FD8">
      <w:pPr>
        <w:ind w:firstLine="220"/>
        <w:rPr>
          <w:rFonts w:ascii="游明朝" w:eastAsia="游明朝" w:hAnsi="游明朝" w:cs="游明朝"/>
          <w:color w:val="222222"/>
          <w:sz w:val="22"/>
          <w:szCs w:val="22"/>
          <w:u w:color="222222"/>
          <w:shd w:val="clear" w:color="auto" w:fill="FFFFFF"/>
          <w:lang w:val="ja-JP"/>
        </w:rPr>
      </w:pPr>
      <w:ins w:id="208" w:author="MIKAWA Kenta" w:date="2026-09-17T23:16:00Z" w16du:dateUtc="2026-09-17T14:16:00Z">
        <w:r>
          <w:rPr>
            <w:rFonts w:ascii="游明朝" w:eastAsia="游明朝" w:hAnsi="游明朝" w:cs="游明朝" w:hint="eastAsia"/>
            <w:color w:val="222222"/>
            <w:sz w:val="22"/>
            <w:szCs w:val="22"/>
            <w:u w:color="222222"/>
            <w:shd w:val="clear" w:color="auto" w:fill="FFFFFF"/>
            <w:lang w:val="ja-JP"/>
          </w:rPr>
          <w:t>また，</w:t>
        </w:r>
      </w:ins>
      <w:r w:rsidR="0041754F">
        <w:rPr>
          <w:rFonts w:ascii="游明朝" w:eastAsia="游明朝" w:hAnsi="游明朝" w:cs="游明朝"/>
          <w:color w:val="222222"/>
          <w:sz w:val="22"/>
          <w:szCs w:val="22"/>
          <w:u w:color="222222"/>
          <w:shd w:val="clear" w:color="auto" w:fill="FFFFFF"/>
          <w:lang w:val="ja-JP"/>
        </w:rPr>
        <w:t>ご指摘</w:t>
      </w:r>
      <w:ins w:id="209" w:author="MIKAWA Kenta" w:date="2026-09-17T23:16:00Z" w16du:dateUtc="2026-09-17T14:16:00Z">
        <w:r>
          <w:rPr>
            <w:rFonts w:ascii="游明朝" w:eastAsia="游明朝" w:hAnsi="游明朝" w:cs="游明朝" w:hint="eastAsia"/>
            <w:color w:val="222222"/>
            <w:sz w:val="22"/>
            <w:szCs w:val="22"/>
            <w:u w:color="222222"/>
            <w:shd w:val="clear" w:color="auto" w:fill="FFFFFF"/>
            <w:lang w:val="ja-JP"/>
          </w:rPr>
          <w:t>いただきました</w:t>
        </w:r>
      </w:ins>
      <w:del w:id="210" w:author="MIKAWA Kenta" w:date="2026-09-17T23:16:00Z" w16du:dateUtc="2026-09-17T14:16:00Z">
        <w:r w:rsidR="0041754F" w:rsidDel="009E1FD8">
          <w:rPr>
            <w:rFonts w:ascii="游明朝" w:eastAsia="游明朝" w:hAnsi="游明朝" w:cs="游明朝"/>
            <w:color w:val="222222"/>
            <w:sz w:val="22"/>
            <w:szCs w:val="22"/>
            <w:u w:color="222222"/>
            <w:shd w:val="clear" w:color="auto" w:fill="FFFFFF"/>
            <w:lang w:val="ja-JP"/>
          </w:rPr>
          <w:delText>の</w:delText>
        </w:r>
      </w:del>
      <w:r w:rsidR="0041754F">
        <w:rPr>
          <w:rFonts w:ascii="游明朝" w:eastAsia="游明朝" w:hAnsi="游明朝" w:cs="游明朝"/>
          <w:color w:val="222222"/>
          <w:sz w:val="22"/>
          <w:szCs w:val="22"/>
          <w:u w:color="222222"/>
          <w:shd w:val="clear" w:color="auto" w:fill="FFFFFF"/>
          <w:lang w:val="ja-JP"/>
        </w:rPr>
        <w:t>通り，</w:t>
      </w:r>
      <w:del w:id="211" w:author="MIKAWA Kenta" w:date="2026-09-17T23:17:00Z" w16du:dateUtc="2026-09-17T14:17:00Z">
        <w:r w:rsidR="0041754F" w:rsidDel="009E1FD8">
          <w:rPr>
            <w:rFonts w:ascii="游明朝" w:eastAsia="游明朝" w:hAnsi="游明朝" w:cs="游明朝"/>
            <w:color w:val="222222"/>
            <w:sz w:val="22"/>
            <w:szCs w:val="22"/>
            <w:u w:color="222222"/>
            <w:shd w:val="clear" w:color="auto" w:fill="FFFFFF"/>
            <w:lang w:val="ja-JP"/>
          </w:rPr>
          <w:delText>上側の</w:delText>
        </w:r>
      </w:del>
      <w:r w:rsidR="0041754F">
        <w:rPr>
          <w:rFonts w:ascii="游明朝" w:eastAsia="游明朝" w:hAnsi="游明朝" w:cs="游明朝"/>
          <w:color w:val="222222"/>
          <w:sz w:val="22"/>
          <w:szCs w:val="22"/>
          <w:u w:color="222222"/>
          <w:shd w:val="clear" w:color="auto" w:fill="FFFFFF"/>
          <w:lang w:val="ja-JP"/>
        </w:rPr>
        <w:t>区分</w:t>
      </w:r>
      <w:commentRangeStart w:id="212"/>
      <w:ins w:id="213" w:author="MIKAWA Kenta" w:date="2026-09-17T23:17:00Z" w16du:dateUtc="2026-09-17T14:17:00Z">
        <w:r>
          <w:rPr>
            <w:rFonts w:ascii="游明朝" w:eastAsia="游明朝" w:hAnsi="游明朝" w:cs="游明朝" w:hint="eastAsia"/>
            <w:color w:val="222222"/>
            <w:sz w:val="22"/>
            <w:szCs w:val="22"/>
            <w:u w:color="222222"/>
            <w:shd w:val="clear" w:color="auto" w:fill="FFFFFF"/>
            <w:lang w:val="ja-JP"/>
          </w:rPr>
          <w:t>が大きくなる</w:t>
        </w:r>
      </w:ins>
      <w:commentRangeEnd w:id="212"/>
      <w:r>
        <w:rPr>
          <w:rStyle w:val="ac"/>
          <w:rFonts w:ascii="游明朝" w:eastAsia="游明朝" w:hAnsi="游明朝" w:cs="游明朝"/>
          <w:color w:val="222222"/>
          <w:sz w:val="22"/>
          <w:szCs w:val="22"/>
          <w:u w:color="222222"/>
          <w:shd w:val="clear" w:color="auto" w:fill="FFFFFF"/>
          <w:lang w:val="ja-JP"/>
        </w:rPr>
        <w:commentReference w:id="212"/>
      </w:r>
      <w:r w:rsidR="0041754F">
        <w:rPr>
          <w:rFonts w:ascii="游明朝" w:eastAsia="游明朝" w:hAnsi="游明朝" w:cs="游明朝"/>
          <w:color w:val="222222"/>
          <w:sz w:val="22"/>
          <w:szCs w:val="22"/>
          <w:u w:color="222222"/>
          <w:shd w:val="clear" w:color="auto" w:fill="FFFFFF"/>
          <w:lang w:val="ja-JP"/>
        </w:rPr>
        <w:t>ほど時点数は少なくなります．ただし最も少ない</w:t>
      </w:r>
      <m:oMath>
        <m:r>
          <w:rPr>
            <w:rFonts w:ascii="Cambria Math" w:hAnsi="Cambria Math"/>
            <w:sz w:val="22"/>
            <w:szCs w:val="22"/>
          </w:rPr>
          <m:t>z&gt;3</m:t>
        </m:r>
      </m:oMath>
      <w:r w:rsidR="0041754F">
        <w:rPr>
          <w:rFonts w:ascii="游明朝" w:eastAsia="游明朝" w:hAnsi="游明朝" w:cs="游明朝"/>
          <w:color w:val="222222"/>
          <w:sz w:val="22"/>
          <w:szCs w:val="22"/>
          <w:u w:color="222222"/>
          <w:shd w:val="clear" w:color="auto" w:fill="FFFFFF"/>
          <w:lang w:val="ja-JP"/>
        </w:rPr>
        <w:t>の区分にも1,433時点が含まれており，</w:t>
      </w:r>
      <w:del w:id="214" w:author="MIKAWA Kenta" w:date="2026-09-17T23:17:00Z" w16du:dateUtc="2026-09-17T14:17:00Z">
        <w:r w:rsidR="0041754F" w:rsidDel="009E1FD8">
          <w:rPr>
            <w:rFonts w:ascii="游明朝" w:eastAsia="游明朝" w:hAnsi="游明朝" w:cs="游明朝"/>
            <w:color w:val="222222"/>
            <w:sz w:val="22"/>
            <w:szCs w:val="22"/>
            <w:u w:color="222222"/>
            <w:shd w:val="clear" w:color="auto" w:fill="FFFFFF"/>
            <w:lang w:val="ja-JP"/>
          </w:rPr>
          <w:delText>平均をとる</w:delText>
        </w:r>
      </w:del>
      <w:r w:rsidR="0041754F">
        <w:rPr>
          <w:rFonts w:ascii="游明朝" w:eastAsia="游明朝" w:hAnsi="游明朝" w:cs="游明朝"/>
          <w:color w:val="222222"/>
          <w:sz w:val="22"/>
          <w:szCs w:val="22"/>
          <w:u w:color="222222"/>
          <w:shd w:val="clear" w:color="auto" w:fill="FFFFFF"/>
          <w:lang w:val="ja-JP"/>
        </w:rPr>
        <w:t>標本</w:t>
      </w:r>
      <w:ins w:id="215" w:author="MIKAWA Kenta" w:date="2026-09-17T23:17:00Z" w16du:dateUtc="2026-09-17T14:17:00Z">
        <w:r>
          <w:rPr>
            <w:rFonts w:ascii="游明朝" w:eastAsia="游明朝" w:hAnsi="游明朝" w:cs="游明朝" w:hint="eastAsia"/>
            <w:color w:val="222222"/>
            <w:sz w:val="22"/>
            <w:szCs w:val="22"/>
            <w:u w:color="222222"/>
            <w:shd w:val="clear" w:color="auto" w:fill="FFFFFF"/>
            <w:lang w:val="ja-JP"/>
          </w:rPr>
          <w:t>数</w:t>
        </w:r>
      </w:ins>
      <w:r w:rsidR="0041754F">
        <w:rPr>
          <w:rFonts w:ascii="游明朝" w:eastAsia="游明朝" w:hAnsi="游明朝" w:cs="游明朝"/>
          <w:color w:val="222222"/>
          <w:sz w:val="22"/>
          <w:szCs w:val="22"/>
          <w:u w:color="222222"/>
          <w:shd w:val="clear" w:color="auto" w:fill="FFFFFF"/>
          <w:lang w:val="ja-JP"/>
        </w:rPr>
        <w:t>としては</w:t>
      </w:r>
      <w:del w:id="216" w:author="MIKAWA Kenta" w:date="2026-09-17T23:17:00Z" w16du:dateUtc="2026-09-17T14:17:00Z">
        <w:r w:rsidR="0041754F" w:rsidDel="009E1FD8">
          <w:rPr>
            <w:rFonts w:ascii="游明朝" w:eastAsia="游明朝" w:hAnsi="游明朝" w:cs="游明朝" w:hint="eastAsia"/>
            <w:color w:val="222222"/>
            <w:sz w:val="22"/>
            <w:szCs w:val="22"/>
            <w:u w:color="222222"/>
            <w:shd w:val="clear" w:color="auto" w:fill="FFFFFF"/>
            <w:lang w:val="ja-JP"/>
          </w:rPr>
          <w:delText>十分な</w:delText>
        </w:r>
      </w:del>
      <w:ins w:id="217" w:author="MIKAWA Kenta" w:date="2026-09-17T23:17:00Z" w16du:dateUtc="2026-09-17T14:17:00Z">
        <w:r>
          <w:rPr>
            <w:rFonts w:ascii="游明朝" w:eastAsia="游明朝" w:hAnsi="游明朝" w:cs="游明朝" w:hint="eastAsia"/>
            <w:color w:val="222222"/>
            <w:sz w:val="22"/>
            <w:szCs w:val="22"/>
            <w:u w:color="222222"/>
            <w:shd w:val="clear" w:color="auto" w:fill="FFFFFF"/>
            <w:lang w:val="ja-JP"/>
          </w:rPr>
          <w:t>問題ない</w:t>
        </w:r>
      </w:ins>
      <w:del w:id="218" w:author="MIKAWA Kenta" w:date="2026-09-17T23:17:00Z" w16du:dateUtc="2026-09-17T14:17:00Z">
        <w:r w:rsidR="0041754F" w:rsidDel="009E1FD8">
          <w:rPr>
            <w:rFonts w:ascii="游明朝" w:eastAsia="游明朝" w:hAnsi="游明朝" w:cs="游明朝"/>
            <w:color w:val="222222"/>
            <w:sz w:val="22"/>
            <w:szCs w:val="22"/>
            <w:u w:color="222222"/>
            <w:shd w:val="clear" w:color="auto" w:fill="FFFFFF"/>
            <w:lang w:val="ja-JP"/>
          </w:rPr>
          <w:delText>数</w:delText>
        </w:r>
      </w:del>
      <w:r w:rsidR="0041754F">
        <w:rPr>
          <w:rFonts w:ascii="游明朝" w:eastAsia="游明朝" w:hAnsi="游明朝" w:cs="游明朝"/>
          <w:color w:val="222222"/>
          <w:sz w:val="22"/>
          <w:szCs w:val="22"/>
          <w:u w:color="222222"/>
          <w:shd w:val="clear" w:color="auto" w:fill="FFFFFF"/>
          <w:lang w:val="ja-JP"/>
        </w:rPr>
        <w:t>と考えております．この区分の中央値（</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）のMAEは，GateRAFが24.76，その95%信頼区間の幅は±2.89です．</w:t>
      </w:r>
    </w:p>
    <w:p w14:paraId="73D6D9D1" w14:textId="5F15C3C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また，同じ時点</w:t>
      </w:r>
      <w:ins w:id="219" w:author="MIKAWA Kenta" w:date="2026-09-17T23:18:00Z" w16du:dateUtc="2026-09-17T14:18:00Z">
        <w:r w:rsidR="009E1FD8">
          <w:rPr>
            <w:rFonts w:ascii="游明朝" w:eastAsia="游明朝" w:hAnsi="游明朝" w:cs="游明朝" w:hint="eastAsia"/>
            <w:color w:val="222222"/>
            <w:sz w:val="22"/>
            <w:szCs w:val="22"/>
            <w:u w:color="222222"/>
            <w:shd w:val="clear" w:color="auto" w:fill="FFFFFF"/>
            <w:lang w:val="ja-JP"/>
          </w:rPr>
          <w:t>同士</w:t>
        </w:r>
      </w:ins>
      <w:del w:id="220" w:author="MIKAWA Kenta" w:date="2026-09-17T23:18:00Z" w16du:dateUtc="2026-09-17T14:18:00Z">
        <w:r w:rsidDel="009E1FD8">
          <w:rPr>
            <w:rFonts w:ascii="游明朝" w:eastAsia="游明朝" w:hAnsi="游明朝" w:cs="游明朝"/>
            <w:color w:val="222222"/>
            <w:sz w:val="22"/>
            <w:szCs w:val="22"/>
            <w:u w:color="222222"/>
            <w:shd w:val="clear" w:color="auto" w:fill="FFFFFF"/>
            <w:lang w:val="ja-JP"/>
          </w:rPr>
          <w:delText>どうし</w:delText>
        </w:r>
      </w:del>
      <w:r>
        <w:rPr>
          <w:rFonts w:ascii="游明朝" w:eastAsia="游明朝" w:hAnsi="游明朝" w:cs="游明朝"/>
          <w:color w:val="222222"/>
          <w:sz w:val="22"/>
          <w:szCs w:val="22"/>
          <w:u w:color="222222"/>
          <w:shd w:val="clear" w:color="auto" w:fill="FFFFFF"/>
          <w:lang w:val="ja-JP"/>
        </w:rPr>
        <w:t>を対応させて手法間の差をとると，ProtoRAFとGateRAFのMAEの差は</w:t>
      </w:r>
      <w:commentRangeStart w:id="221"/>
      <w:r>
        <w:rPr>
          <w:rFonts w:ascii="游明朝" w:eastAsia="游明朝" w:hAnsi="游明朝" w:cs="游明朝"/>
          <w:color w:val="222222"/>
          <w:sz w:val="22"/>
          <w:szCs w:val="22"/>
          <w:u w:color="222222"/>
          <w:shd w:val="clear" w:color="auto" w:fill="FFFFFF"/>
          <w:lang w:val="ja-JP"/>
        </w:rPr>
        <w:t>1.50（95%信頼区間の幅±0.23）となり，区間は0をまたぎません</w:t>
      </w:r>
      <w:commentRangeEnd w:id="221"/>
      <w:r w:rsidR="009E1FD8">
        <w:rPr>
          <w:rStyle w:val="ac"/>
          <w:rFonts w:ascii="游明朝" w:eastAsia="游明朝" w:hAnsi="游明朝" w:cs="游明朝"/>
          <w:color w:val="222222"/>
          <w:sz w:val="22"/>
          <w:szCs w:val="22"/>
          <w:u w:color="222222"/>
          <w:shd w:val="clear" w:color="auto" w:fill="FFFFFF"/>
          <w:lang w:val="ja-JP"/>
        </w:rPr>
        <w:commentReference w:id="221"/>
      </w:r>
      <w:r>
        <w:rPr>
          <w:rFonts w:ascii="游明朝" w:eastAsia="游明朝" w:hAnsi="游明朝" w:cs="游明朝"/>
          <w:color w:val="222222"/>
          <w:sz w:val="22"/>
          <w:szCs w:val="22"/>
          <w:u w:color="222222"/>
          <w:shd w:val="clear" w:color="auto" w:fill="FFFFFF"/>
          <w:lang w:val="ja-JP"/>
        </w:rPr>
        <w:t>．他の区分でも同様で，GateRAFのMAEが最も小さいという関係は，区間の幅の範囲で入れ替わることはございません．</w:t>
      </w:r>
    </w:p>
    <w:p w14:paraId="146F2F39"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以上を踏まえ，表2に各区分の時点数を示す行を追加し，本文にもその旨を記載いたしました．</w:t>
      </w:r>
    </w:p>
    <w:p w14:paraId="087360C6" w14:textId="77777777" w:rsidR="007109C2" w:rsidRDefault="007109C2">
      <w:pPr>
        <w:rPr>
          <w:rFonts w:ascii="游明朝" w:eastAsia="游明朝" w:hAnsi="游明朝" w:cs="游明朝"/>
          <w:color w:val="222222"/>
          <w:sz w:val="22"/>
          <w:szCs w:val="22"/>
          <w:u w:color="222222"/>
          <w:shd w:val="clear" w:color="auto" w:fill="FFFFFF"/>
          <w:lang w:val="ja-JP"/>
        </w:rPr>
      </w:pPr>
    </w:p>
    <w:p w14:paraId="4D542ED9"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w:t>
      </w:r>
      <w:commentRangeStart w:id="222"/>
      <w:r>
        <w:rPr>
          <w:rFonts w:ascii="游明朝" w:eastAsia="游明朝" w:hAnsi="游明朝" w:cs="游明朝"/>
          <w:b/>
          <w:bCs/>
          <w:color w:val="000000" w:themeColor="text1"/>
          <w:sz w:val="22"/>
          <w:szCs w:val="22"/>
          <w:u w:val="single"/>
          <w:shd w:val="clear" w:color="auto" w:fill="FFFFFF"/>
          <w:lang w:val="ja-JP"/>
        </w:rPr>
        <w:t>新原稿 p.7，表2（記載の追加）：</w:t>
      </w:r>
    </w:p>
    <w:p w14:paraId="31960709" w14:textId="77777777" w:rsidR="007109C2" w:rsidRPr="009E1FD8" w:rsidRDefault="0041754F">
      <w:pPr>
        <w:ind w:leftChars="202" w:left="424"/>
        <w:rPr>
          <w:rFonts w:ascii="游明朝" w:eastAsia="游明朝" w:hAnsi="游明朝" w:cs="游明朝" w:hint="eastAsia"/>
          <w:color w:val="000000" w:themeColor="text1"/>
          <w:sz w:val="22"/>
          <w:szCs w:val="22"/>
          <w:u w:color="222222"/>
          <w:shd w:val="clear" w:color="auto" w:fill="FFFFFF"/>
          <w:rPrChange w:id="223" w:author="MIKAWA Kenta" w:date="2026-09-17T23:19:00Z" w16du:dateUtc="2026-09-17T14:19:00Z">
            <w:rPr>
              <w:rFonts w:ascii="游明朝" w:eastAsia="游明朝" w:hAnsi="游明朝" w:cs="游明朝"/>
              <w:color w:val="000000" w:themeColor="text1"/>
              <w:sz w:val="22"/>
              <w:szCs w:val="22"/>
              <w:u w:color="222222"/>
              <w:shd w:val="clear" w:color="auto" w:fill="FFFFFF"/>
              <w:lang w:val="ja-JP"/>
            </w:rPr>
          </w:rPrChange>
        </w:rPr>
      </w:pPr>
      <w:r>
        <w:rPr>
          <w:rFonts w:ascii="游明朝" w:eastAsia="游明朝" w:hAnsi="游明朝" w:cs="游明朝"/>
          <w:color w:val="000000" w:themeColor="text1"/>
          <w:sz w:val="22"/>
          <w:szCs w:val="22"/>
          <w:u w:color="222222"/>
          <w:shd w:val="clear" w:color="auto" w:fill="FFFFFF"/>
          <w:lang w:val="ja-JP"/>
        </w:rPr>
        <w:t>各区分の時点数を示す行を最上段に追加．</w:t>
      </w:r>
      <w:commentRangeEnd w:id="222"/>
      <w:r w:rsidR="009E1FD8" w:rsidRPr="009E1FD8">
        <w:rPr>
          <w:rStyle w:val="ac"/>
          <w:rFonts w:ascii="游明朝" w:eastAsia="游明朝" w:hAnsi="游明朝" w:cs="游明朝"/>
          <w:color w:val="000000" w:themeColor="text1"/>
          <w:sz w:val="22"/>
          <w:szCs w:val="22"/>
          <w:u w:color="222222"/>
          <w:shd w:val="clear" w:color="auto" w:fill="FFFFFF"/>
          <w:rPrChange w:id="224" w:author="MIKAWA Kenta" w:date="2026-09-17T23:19:00Z" w16du:dateUtc="2026-09-17T14:19:00Z">
            <w:rPr>
              <w:rStyle w:val="ac"/>
              <w:rFonts w:ascii="游明朝" w:eastAsia="游明朝" w:hAnsi="游明朝" w:cs="游明朝"/>
              <w:color w:val="000000" w:themeColor="text1"/>
              <w:sz w:val="22"/>
              <w:szCs w:val="22"/>
              <w:u w:color="222222"/>
              <w:shd w:val="clear" w:color="auto" w:fill="FFFFFF"/>
              <w:lang w:val="ja-JP"/>
            </w:rPr>
          </w:rPrChange>
        </w:rPr>
        <w:commentReference w:id="222"/>
      </w:r>
    </w:p>
    <w:p w14:paraId="6398B3B1" w14:textId="77777777" w:rsidR="007109C2" w:rsidRDefault="007109C2">
      <w:pPr>
        <w:rPr>
          <w:rFonts w:ascii="游明朝" w:eastAsia="游明朝" w:hAnsi="游明朝" w:cs="游明朝"/>
          <w:color w:val="222222"/>
          <w:sz w:val="22"/>
          <w:szCs w:val="22"/>
          <w:u w:color="222222"/>
          <w:shd w:val="clear" w:color="auto" w:fill="FFFFFF"/>
          <w:lang w:val="ja-JP"/>
        </w:rPr>
      </w:pPr>
    </w:p>
    <w:p w14:paraId="74327BD1"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右カラム，5.4.2 実験2（記載の追加）：</w:t>
      </w:r>
    </w:p>
    <w:p w14:paraId="4FC4FE0E"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なお，各区分に含まれる時点数は表2の最上段に示す通りである．最も時点数の少ない</w:t>
      </w:r>
      <m:oMath>
        <m:r>
          <w:rPr>
            <w:rFonts w:ascii="Cambria Math" w:hAnsi="Cambria Math"/>
            <w:sz w:val="22"/>
            <w:szCs w:val="22"/>
          </w:rPr>
          <m:t>z&gt;3</m:t>
        </m:r>
      </m:oMath>
      <w:r>
        <w:rPr>
          <w:rFonts w:ascii="游明朝" w:eastAsia="游明朝" w:hAnsi="游明朝" w:cs="游明朝"/>
          <w:color w:val="000000" w:themeColor="text1"/>
          <w:sz w:val="22"/>
          <w:szCs w:val="22"/>
          <w:u w:color="222222"/>
          <w:shd w:val="clear" w:color="auto" w:fill="FFFFFF"/>
          <w:lang w:val="ja-JP"/>
        </w:rPr>
        <w:t>の区分にも1,433時点（全時点の1.9%）が含まれており，区分ごとの比較に足る標本数が確保されている．</w:t>
      </w:r>
    </w:p>
    <w:p w14:paraId="535345F6" w14:textId="77777777" w:rsidR="007109C2" w:rsidRDefault="007109C2">
      <w:pPr>
        <w:rPr>
          <w:rFonts w:ascii="游明朝" w:eastAsia="游明朝" w:hAnsi="游明朝" w:cs="游明朝"/>
          <w:color w:val="222222"/>
          <w:sz w:val="22"/>
          <w:szCs w:val="22"/>
          <w:u w:color="222222"/>
          <w:shd w:val="clear" w:color="auto" w:fill="FFFFFF"/>
          <w:lang w:val="ja-JP"/>
        </w:rPr>
      </w:pPr>
    </w:p>
    <w:p w14:paraId="3CAFD744" w14:textId="77777777" w:rsidR="007109C2" w:rsidRDefault="007109C2">
      <w:pPr>
        <w:rPr>
          <w:rFonts w:ascii="游明朝" w:eastAsia="游明朝" w:hAnsi="游明朝" w:cs="游明朝"/>
          <w:color w:val="222222"/>
          <w:sz w:val="22"/>
          <w:szCs w:val="22"/>
          <w:u w:color="222222"/>
          <w:shd w:val="clear" w:color="auto" w:fill="FFFFFF"/>
        </w:rPr>
      </w:pPr>
    </w:p>
    <w:p w14:paraId="40E230E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07C0383"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実験2では，各時点の実績値を「その系列全体の平均と標準偏差」で標準化した z スコアに基づいて時点を区分していると説明されています．一方で，時系列予測において評価期間を含む全期間の統計量を前処理やモデルの入力に用いる場合，将来情報の利用，すなわち data leakage と誤解され</w:t>
      </w:r>
      <w:r>
        <w:rPr>
          <w:rFonts w:ascii="游明朝" w:eastAsia="游明朝" w:hAnsi="游明朝" w:cs="游明朝"/>
          <w:color w:val="222222"/>
          <w:sz w:val="22"/>
          <w:szCs w:val="22"/>
          <w:u w:color="222222"/>
          <w:shd w:val="clear" w:color="auto" w:fill="FFFFFF"/>
          <w:lang w:val="ja-JP"/>
        </w:rPr>
        <w:lastRenderedPageBreak/>
        <w:t>る可能性があると思われます．本実験では，当該 z スコアはモデルの学習・推論に用いられるものではなく，予測後に需要水準別の誤差を確認するための事後的な層別指標であると理解しました．この理解でよい場合，z スコアの算出に用いた期間，および当該 z スコアがモデルの学習・推論には用いられていないことを本文中で明示するとよいと思われます．</w:t>
      </w:r>
    </w:p>
    <w:p w14:paraId="709F856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2CD2E2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46FC245" w14:textId="011BAA0C" w:rsidR="007109C2" w:rsidRDefault="009E1FD8">
      <w:pPr>
        <w:ind w:firstLine="220"/>
        <w:rPr>
          <w:rFonts w:ascii="游明朝" w:eastAsia="游明朝" w:hAnsi="游明朝" w:cs="游明朝"/>
          <w:color w:val="222222"/>
          <w:sz w:val="22"/>
          <w:szCs w:val="22"/>
          <w:u w:color="222222"/>
          <w:shd w:val="clear" w:color="auto" w:fill="FFFFFF"/>
          <w:lang w:val="ja-JP"/>
        </w:rPr>
      </w:pPr>
      <w:ins w:id="225" w:author="MIKAWA Kenta" w:date="2026-09-17T23:20:00Z" w16du:dateUtc="2026-09-17T14:20:00Z">
        <w:r>
          <w:rPr>
            <w:rFonts w:ascii="游明朝" w:eastAsia="游明朝" w:hAnsi="游明朝" w:cs="游明朝" w:hint="eastAsia"/>
            <w:color w:val="222222"/>
            <w:sz w:val="22"/>
            <w:szCs w:val="22"/>
            <w:u w:color="222222"/>
            <w:shd w:val="clear" w:color="auto" w:fill="FFFFFF"/>
            <w:lang w:val="ja-JP"/>
          </w:rPr>
          <w:t>大変貴重な</w:t>
        </w:r>
      </w:ins>
      <w:ins w:id="226" w:author="MIKAWA Kenta" w:date="2026-09-17T23:21:00Z" w16du:dateUtc="2026-09-17T14:21:00Z">
        <w:r>
          <w:rPr>
            <w:rFonts w:ascii="游明朝" w:eastAsia="游明朝" w:hAnsi="游明朝" w:cs="游明朝" w:hint="eastAsia"/>
            <w:color w:val="222222"/>
            <w:sz w:val="22"/>
            <w:szCs w:val="22"/>
            <w:u w:color="222222"/>
            <w:shd w:val="clear" w:color="auto" w:fill="FFFFFF"/>
            <w:lang w:val="ja-JP"/>
          </w:rPr>
          <w:t>ご指摘をいただきまして誠にありがとうございました．査読者のご指摘の通り，事後的な層別指標であるという認識となります</w:t>
        </w:r>
      </w:ins>
      <w:del w:id="227" w:author="MIKAWA Kenta" w:date="2026-09-17T23:21:00Z" w16du:dateUtc="2026-09-17T14:21:00Z">
        <w:r w:rsidR="0041754F" w:rsidDel="009E1FD8">
          <w:rPr>
            <w:rFonts w:ascii="游明朝" w:eastAsia="游明朝" w:hAnsi="游明朝" w:cs="游明朝" w:hint="eastAsia"/>
            <w:color w:val="222222"/>
            <w:sz w:val="22"/>
            <w:szCs w:val="22"/>
            <w:u w:color="222222"/>
            <w:shd w:val="clear" w:color="auto" w:fill="FFFFFF"/>
            <w:lang w:val="ja-JP"/>
          </w:rPr>
          <w:delText>ご</w:delText>
        </w:r>
        <w:r w:rsidR="0041754F" w:rsidDel="009E1FD8">
          <w:rPr>
            <w:rFonts w:ascii="游明朝" w:eastAsia="游明朝" w:hAnsi="游明朝" w:cs="游明朝"/>
            <w:color w:val="222222"/>
            <w:sz w:val="22"/>
            <w:szCs w:val="22"/>
            <w:u w:color="222222"/>
            <w:shd w:val="clear" w:color="auto" w:fill="FFFFFF"/>
            <w:lang w:val="ja-JP"/>
          </w:rPr>
          <w:delText>指摘の通りです</w:delText>
        </w:r>
      </w:del>
      <w:r w:rsidR="0041754F">
        <w:rPr>
          <w:rFonts w:ascii="游明朝" w:eastAsia="游明朝" w:hAnsi="游明朝" w:cs="游明朝"/>
          <w:color w:val="222222"/>
          <w:sz w:val="22"/>
          <w:szCs w:val="22"/>
          <w:u w:color="222222"/>
          <w:shd w:val="clear" w:color="auto" w:fill="FFFFFF"/>
          <w:lang w:val="ja-JP"/>
        </w:rPr>
        <w:t>．この</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スコアは，予測を終えた後に誤差を需要水準別に集計するための指標であり，モデルの学習にも推論にも用いておりません．</w:t>
      </w:r>
    </w:p>
    <w:p w14:paraId="4E7C8477"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算出に用いた期間は，各書名の評価期間，すなわち予測対象の64日です．この64日の実績値から書名ごとに平均と標準偏差を求め，各時点の実績値を標準化しております．実験3でスパイクを定義する際の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スコア，実験4で集計する</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スコアも同じものです．</w:t>
      </w:r>
    </w:p>
    <w:p w14:paraId="19F2BA4D" w14:textId="08ED983B" w:rsidR="007109C2" w:rsidRDefault="00755915">
      <w:pPr>
        <w:ind w:firstLine="220"/>
        <w:rPr>
          <w:rFonts w:ascii="游明朝" w:eastAsia="游明朝" w:hAnsi="游明朝" w:cs="游明朝"/>
          <w:color w:val="222222"/>
          <w:sz w:val="22"/>
          <w:szCs w:val="22"/>
          <w:u w:color="222222"/>
          <w:shd w:val="clear" w:color="auto" w:fill="FFFFFF"/>
          <w:lang w:val="ja-JP"/>
        </w:rPr>
      </w:pPr>
      <w:ins w:id="228" w:author="MIKAWA Kenta" w:date="2026-09-17T23:23:00Z" w16du:dateUtc="2026-09-17T14:23:00Z">
        <w:r>
          <w:rPr>
            <w:rFonts w:ascii="游明朝" w:eastAsia="游明朝" w:hAnsi="游明朝" w:cs="游明朝" w:hint="eastAsia"/>
            <w:color w:val="222222"/>
            <w:sz w:val="22"/>
            <w:szCs w:val="22"/>
            <w:u w:color="222222"/>
            <w:shd w:val="clear" w:color="auto" w:fill="FFFFFF"/>
            <w:lang w:val="ja-JP"/>
          </w:rPr>
          <w:t>なお，こちらも確認となりますが，</w:t>
        </w:r>
      </w:ins>
      <w:r w:rsidR="0041754F">
        <w:rPr>
          <w:rFonts w:ascii="游明朝" w:eastAsia="游明朝" w:hAnsi="游明朝" w:cs="游明朝"/>
          <w:color w:val="222222"/>
          <w:sz w:val="22"/>
          <w:szCs w:val="22"/>
          <w:u w:color="222222"/>
          <w:shd w:val="clear" w:color="auto" w:fill="FFFFFF"/>
          <w:lang w:val="ja-JP"/>
        </w:rPr>
        <w:t>モデル側では将来の情報を用いておりません．入力の標準化は直近128日のローカルコンテキストの平均と標準偏差のみで行っており，参照ウィンドウの検索も，予測起点より前に終わるウィンドウに限っております．学習に用いる予測対象の期間も，評価期間と重ならないようにしております．</w:t>
      </w:r>
    </w:p>
    <w:p w14:paraId="0FE1D320" w14:textId="0DB27CB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ins w:id="229" w:author="MIKAWA Kenta" w:date="2026-09-17T23:23:00Z" w16du:dateUtc="2026-09-17T14:23:00Z">
        <w:r w:rsidR="005831E9">
          <w:rPr>
            <w:rFonts w:ascii="游明朝" w:eastAsia="游明朝" w:hAnsi="游明朝" w:cs="游明朝" w:hint="eastAsia"/>
            <w:color w:val="222222"/>
            <w:sz w:val="22"/>
            <w:szCs w:val="22"/>
            <w:u w:color="222222"/>
            <w:shd w:val="clear" w:color="auto" w:fill="FFFFFF"/>
            <w:lang w:val="ja-JP"/>
          </w:rPr>
          <w:t>の点につきまして</w:t>
        </w:r>
      </w:ins>
      <w:del w:id="230" w:author="MIKAWA Kenta" w:date="2026-09-17T23:23:00Z" w16du:dateUtc="2026-09-17T14:23:00Z">
        <w:r w:rsidDel="005831E9">
          <w:rPr>
            <w:rFonts w:ascii="游明朝" w:eastAsia="游明朝" w:hAnsi="游明朝" w:cs="游明朝"/>
            <w:color w:val="222222"/>
            <w:sz w:val="22"/>
            <w:szCs w:val="22"/>
            <w:u w:color="222222"/>
            <w:shd w:val="clear" w:color="auto" w:fill="FFFFFF"/>
            <w:lang w:val="ja-JP"/>
          </w:rPr>
          <w:delText>を</w:delText>
        </w:r>
      </w:del>
      <w:r>
        <w:rPr>
          <w:rFonts w:ascii="游明朝" w:eastAsia="游明朝" w:hAnsi="游明朝" w:cs="游明朝"/>
          <w:color w:val="222222"/>
          <w:sz w:val="22"/>
          <w:szCs w:val="22"/>
          <w:u w:color="222222"/>
          <w:shd w:val="clear" w:color="auto" w:fill="FFFFFF"/>
          <w:lang w:val="ja-JP"/>
        </w:rPr>
        <w:t>，5.3 実験設定の実験2の説明に明記いたしました．</w:t>
      </w:r>
    </w:p>
    <w:p w14:paraId="656D1A1C"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58F99D0"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p.5 右カラム，5.3 実験設定（記載の追加）：</w:t>
      </w:r>
    </w:p>
    <w:p w14:paraId="110C7AC9"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ここでの平均と標準偏差は，各系列の評価期間，すなわち予測対象の</w:t>
      </w:r>
      <m:oMath>
        <m:r>
          <w:rPr>
            <w:rFonts w:ascii="Cambria Math" w:hAnsi="Cambria Math"/>
            <w:sz w:val="22"/>
            <w:szCs w:val="22"/>
          </w:rPr>
          <m:t>64</m:t>
        </m:r>
      </m:oMath>
      <w:r>
        <w:rPr>
          <w:rFonts w:ascii="游明朝" w:eastAsia="游明朝" w:hAnsi="游明朝" w:cs="游明朝"/>
          <w:color w:val="000000" w:themeColor="text1"/>
          <w:sz w:val="22"/>
          <w:szCs w:val="22"/>
          <w:u w:color="222222"/>
          <w:shd w:val="clear" w:color="auto" w:fill="FFFFFF"/>
          <w:lang w:val="ja-JP"/>
        </w:rPr>
        <w:t>日の実績値から算出したものである．この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は，予測を終えた後に誤差を需要水準別に集計するための層別指標であり，モデルの学習および推論には一切用いていない．予測に用いる標準化はローカルコンテキストの平均と標準偏差のみによるため，評価期間の情報が予測に流入することはない．実験3および実験4で用いる</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スコアについても同様である．</w:t>
      </w:r>
    </w:p>
    <w:p w14:paraId="26CF29AB" w14:textId="77777777" w:rsidR="007109C2" w:rsidRDefault="007109C2">
      <w:pPr>
        <w:rPr>
          <w:rFonts w:ascii="游明朝" w:eastAsia="游明朝" w:hAnsi="游明朝" w:cs="游明朝"/>
          <w:color w:val="222222"/>
          <w:sz w:val="22"/>
          <w:szCs w:val="22"/>
          <w:u w:color="222222"/>
          <w:shd w:val="clear" w:color="auto" w:fill="FFFFFF"/>
          <w:lang w:val="ja-JP"/>
        </w:rPr>
      </w:pPr>
    </w:p>
    <w:p w14:paraId="747E44E2" w14:textId="77777777" w:rsidR="007109C2" w:rsidRDefault="007109C2">
      <w:pPr>
        <w:rPr>
          <w:rFonts w:ascii="游明朝" w:eastAsia="游明朝" w:hAnsi="游明朝" w:cs="游明朝"/>
          <w:color w:val="222222"/>
          <w:sz w:val="22"/>
          <w:szCs w:val="22"/>
          <w:u w:color="222222"/>
          <w:shd w:val="clear" w:color="auto" w:fill="FFFFFF"/>
        </w:rPr>
      </w:pPr>
    </w:p>
    <w:p w14:paraId="2B25820C"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8FAC81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表3の解釈について確認させてください．本文では，予測した各スパイクについて最も近い実スパイクとの時間差を求めたものを「誤検知」，実際の各スパイクについて最も近い予測スパイクとの時間差を求めたものを「見逃し」として集計していると理解しました．この理解に基づくと，たとえば誤検知における GateRAF の Δ=−10 の値は，「GateRAF が予測スパイクとした時点のうち，最も近い実スパイクよりも10日以上後方に位置したものの割合」を示している，という理解でよろしいでしょうか．「誤検知」および「見逃し」の割合の具体的な計算方法が本文からやや読み取りづらいため，可能であれば数式または簡単な例を用いて説明していただけると，表3の解釈が容易になると思われます．</w:t>
      </w:r>
    </w:p>
    <w:p w14:paraId="27DA3FD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AD00B1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A47934F"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ご理解の通りです．</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は実スパイクの日から予測スパイクの日を引いた値ですので，誤検知の</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が負であることは，予測したスパイクが最も近い実スパイクより後にあることを意味します．</w:t>
      </w:r>
    </w:p>
    <w:p w14:paraId="46EAF885" w14:textId="3C94583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ただし，割合の分母について1点補足</w:t>
      </w:r>
      <w:ins w:id="231" w:author="MIKAWA Kenta" w:date="2026-09-17T23:24:00Z" w16du:dateUtc="2026-09-17T14:24:00Z">
        <w:r w:rsidR="005831E9">
          <w:rPr>
            <w:rFonts w:ascii="游明朝" w:eastAsia="游明朝" w:hAnsi="游明朝" w:cs="游明朝" w:hint="eastAsia"/>
            <w:color w:val="222222"/>
            <w:sz w:val="22"/>
            <w:szCs w:val="22"/>
            <w:u w:color="222222"/>
            <w:shd w:val="clear" w:color="auto" w:fill="FFFFFF"/>
            <w:lang w:val="ja-JP"/>
          </w:rPr>
          <w:t>させていただきますと，</w:t>
        </w:r>
      </w:ins>
      <w:del w:id="232" w:author="MIKAWA Kenta" w:date="2026-09-17T23:24:00Z" w16du:dateUtc="2026-09-17T14:24:00Z">
        <w:r w:rsidDel="005831E9">
          <w:rPr>
            <w:rFonts w:ascii="游明朝" w:eastAsia="游明朝" w:hAnsi="游明朝" w:cs="游明朝"/>
            <w:color w:val="222222"/>
            <w:sz w:val="22"/>
            <w:szCs w:val="22"/>
            <w:u w:color="222222"/>
            <w:shd w:val="clear" w:color="auto" w:fill="FFFFFF"/>
            <w:lang w:val="ja-JP"/>
          </w:rPr>
          <w:delText>いたします．</w:delText>
        </w:r>
      </w:del>
      <w:r>
        <w:rPr>
          <w:rFonts w:ascii="游明朝" w:eastAsia="游明朝" w:hAnsi="游明朝" w:cs="游明朝"/>
          <w:color w:val="222222"/>
          <w:sz w:val="22"/>
          <w:szCs w:val="22"/>
          <w:u w:color="222222"/>
          <w:shd w:val="clear" w:color="auto" w:fill="FFFFFF"/>
          <w:lang w:val="ja-JP"/>
        </w:rPr>
        <w:t>分母は予測スパイクとした時点の総数ではなく，そのうち実スパイクと一致しなかったもの，すなわち誤検知の総件数</w:t>
      </w:r>
      <w:ins w:id="233" w:author="MIKAWA Kenta" w:date="2026-09-17T23:24:00Z" w16du:dateUtc="2026-09-17T14:24:00Z">
        <w:r w:rsidR="005831E9">
          <w:rPr>
            <w:rFonts w:ascii="游明朝" w:eastAsia="游明朝" w:hAnsi="游明朝" w:cs="游明朝" w:hint="eastAsia"/>
            <w:color w:val="222222"/>
            <w:sz w:val="22"/>
            <w:szCs w:val="22"/>
            <w:u w:color="222222"/>
            <w:shd w:val="clear" w:color="auto" w:fill="FFFFFF"/>
            <w:lang w:val="ja-JP"/>
          </w:rPr>
          <w:t>となります</w:t>
        </w:r>
      </w:ins>
      <w:del w:id="234" w:author="MIKAWA Kenta" w:date="2026-09-17T23:24:00Z" w16du:dateUtc="2026-09-17T14:24:00Z">
        <w:r w:rsidDel="005831E9">
          <w:rPr>
            <w:rFonts w:ascii="游明朝" w:eastAsia="游明朝" w:hAnsi="游明朝" w:cs="游明朝"/>
            <w:color w:val="222222"/>
            <w:sz w:val="22"/>
            <w:szCs w:val="22"/>
            <w:u w:color="222222"/>
            <w:shd w:val="clear" w:color="auto" w:fill="FFFFFF"/>
            <w:lang w:val="ja-JP"/>
          </w:rPr>
          <w:delText>です</w:delText>
        </w:r>
      </w:del>
      <w:r>
        <w:rPr>
          <w:rFonts w:ascii="游明朝" w:eastAsia="游明朝" w:hAnsi="游明朝" w:cs="游明朝"/>
          <w:color w:val="222222"/>
          <w:sz w:val="22"/>
          <w:szCs w:val="22"/>
          <w:u w:color="222222"/>
          <w:shd w:val="clear" w:color="auto" w:fill="FFFFFF"/>
          <w:lang w:val="ja-JP"/>
        </w:rPr>
        <w:t>．実スパイクと一致した予測スパイクは誤検知に含めないため，</w:t>
      </w:r>
      <m:oMath>
        <m:r>
          <w:rPr>
            <w:rFonts w:ascii="Cambria Math" w:hAnsi="Cambria Math"/>
            <w:sz w:val="22"/>
            <w:szCs w:val="22"/>
          </w:rPr>
          <m:t>Δ=0</m:t>
        </m:r>
      </m:oMath>
      <w:r>
        <w:rPr>
          <w:rFonts w:ascii="游明朝" w:eastAsia="游明朝" w:hAnsi="游明朝" w:cs="游明朝"/>
          <w:color w:val="222222"/>
          <w:sz w:val="22"/>
          <w:szCs w:val="22"/>
          <w:u w:color="222222"/>
          <w:shd w:val="clear" w:color="auto" w:fill="FFFFFF"/>
          <w:lang w:val="ja-JP"/>
        </w:rPr>
        <w:t>の割合は定義上0となります．見逃しも同様に，予測できなかった実スパイクの総件数を分母としております．</w:t>
      </w:r>
      <w:ins w:id="235" w:author="MIKAWA Kenta" w:date="2026-09-17T23:25:00Z" w16du:dateUtc="2026-09-17T14:25:00Z">
        <w:r w:rsidR="005831E9">
          <w:rPr>
            <w:rFonts w:ascii="游明朝" w:eastAsia="游明朝" w:hAnsi="游明朝" w:cs="游明朝" w:hint="eastAsia"/>
            <w:color w:val="222222"/>
            <w:sz w:val="22"/>
            <w:szCs w:val="22"/>
            <w:u w:color="222222"/>
            <w:shd w:val="clear" w:color="auto" w:fill="FFFFFF"/>
            <w:lang w:val="ja-JP"/>
          </w:rPr>
          <w:t>読み取りづらい内容となっておりまして，大変申し訳ありませんでした．</w:t>
        </w:r>
      </w:ins>
    </w:p>
    <w:p w14:paraId="3F4CD059" w14:textId="3A4AD2F3" w:rsidR="007109C2" w:rsidRDefault="0041754F">
      <w:pPr>
        <w:ind w:firstLine="220"/>
        <w:rPr>
          <w:rFonts w:ascii="游明朝" w:eastAsia="游明朝" w:hAnsi="游明朝" w:cs="游明朝"/>
          <w:color w:val="222222"/>
          <w:sz w:val="22"/>
          <w:szCs w:val="22"/>
          <w:u w:color="222222"/>
          <w:shd w:val="clear" w:color="auto" w:fill="FFFFFF"/>
          <w:lang w:val="ja-JP"/>
        </w:rPr>
      </w:pPr>
      <w:del w:id="236" w:author="MIKAWA Kenta" w:date="2026-09-17T23:25:00Z" w16du:dateUtc="2026-09-17T14:25:00Z">
        <w:r w:rsidDel="002A5113">
          <w:rPr>
            <w:rFonts w:ascii="游明朝" w:eastAsia="游明朝" w:hAnsi="游明朝" w:cs="游明朝"/>
            <w:color w:val="222222"/>
            <w:sz w:val="22"/>
            <w:szCs w:val="22"/>
            <w:u w:color="222222"/>
            <w:shd w:val="clear" w:color="auto" w:fill="FFFFFF"/>
            <w:lang w:val="ja-JP"/>
          </w:rPr>
          <w:delText>また，</w:delText>
        </w:r>
      </w:del>
      <w:r>
        <w:rPr>
          <w:rFonts w:ascii="游明朝" w:eastAsia="游明朝" w:hAnsi="游明朝" w:cs="游明朝"/>
          <w:color w:val="222222"/>
          <w:sz w:val="22"/>
          <w:szCs w:val="22"/>
          <w:u w:color="222222"/>
          <w:shd w:val="clear" w:color="auto" w:fill="FFFFFF"/>
          <w:lang w:val="ja-JP"/>
        </w:rPr>
        <w:t>改訂稿では</w:t>
      </w:r>
      <w:ins w:id="237" w:author="MIKAWA Kenta" w:date="2026-09-17T23:25:00Z" w16du:dateUtc="2026-09-17T14:25:00Z">
        <w:r w:rsidR="00315218">
          <w:rPr>
            <w:rFonts w:ascii="游明朝" w:eastAsia="游明朝" w:hAnsi="游明朝" w:cs="游明朝" w:hint="eastAsia"/>
            <w:color w:val="222222"/>
            <w:sz w:val="22"/>
            <w:szCs w:val="22"/>
            <w:u w:color="222222"/>
            <w:shd w:val="clear" w:color="auto" w:fill="FFFFFF"/>
            <w:lang w:val="ja-JP"/>
          </w:rPr>
          <w:t>別の査読者からいただきましたご指摘に対応するため，</w:t>
        </w:r>
      </w:ins>
      <w:r>
        <w:rPr>
          <w:rFonts w:ascii="游明朝" w:eastAsia="游明朝" w:hAnsi="游明朝" w:cs="游明朝"/>
          <w:color w:val="222222"/>
          <w:sz w:val="22"/>
          <w:szCs w:val="22"/>
          <w:u w:color="222222"/>
          <w:shd w:val="clear" w:color="auto" w:fill="FFFFFF"/>
          <w:lang w:val="ja-JP"/>
        </w:rPr>
        <w:t>表の見やすさを優先し，</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を</w:t>
      </w:r>
      <m:oMath>
        <m:r>
          <w:rPr>
            <w:rFonts w:ascii="Cambria Math" w:hAnsi="Cambria Math"/>
            <w:sz w:val="22"/>
            <w:szCs w:val="22"/>
          </w:rPr>
          <m:t>-5</m:t>
        </m:r>
      </m:oMath>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+5</m:t>
        </m:r>
      </m:oMath>
      <w:r>
        <w:rPr>
          <w:rFonts w:ascii="游明朝" w:eastAsia="游明朝" w:hAnsi="游明朝" w:cs="游明朝"/>
          <w:color w:val="222222"/>
          <w:sz w:val="22"/>
          <w:szCs w:val="22"/>
          <w:u w:color="222222"/>
          <w:shd w:val="clear" w:color="auto" w:fill="FFFFFF"/>
          <w:lang w:val="ja-JP"/>
        </w:rPr>
        <w:t>日の範囲にまとめております．前の原稿の</w:t>
      </w:r>
      <m:oMath>
        <m:r>
          <w:rPr>
            <w:rFonts w:ascii="Cambria Math" w:hAnsi="Cambria Math"/>
            <w:sz w:val="22"/>
            <w:szCs w:val="22"/>
          </w:rPr>
          <m:t>Δ=-10</m:t>
        </m:r>
      </m:oMath>
      <w:r>
        <w:rPr>
          <w:rFonts w:ascii="游明朝" w:eastAsia="游明朝" w:hAnsi="游明朝" w:cs="游明朝"/>
          <w:color w:val="222222"/>
          <w:sz w:val="22"/>
          <w:szCs w:val="22"/>
          <w:u w:color="222222"/>
          <w:shd w:val="clear" w:color="auto" w:fill="FFFFFF"/>
          <w:lang w:val="ja-JP"/>
        </w:rPr>
        <w:t>に相当するのは，改訂稿では</w:t>
      </w:r>
      <m:oMath>
        <m:r>
          <w:rPr>
            <w:rFonts w:ascii="Cambria Math" w:hAnsi="Cambria Math"/>
            <w:sz w:val="22"/>
            <w:szCs w:val="22"/>
          </w:rPr>
          <m:t>Δ≤-5</m:t>
        </m:r>
      </m:oMath>
      <w:r>
        <w:rPr>
          <w:rFonts w:ascii="游明朝" w:eastAsia="游明朝" w:hAnsi="游明朝" w:cs="游明朝"/>
          <w:color w:val="222222"/>
          <w:sz w:val="22"/>
          <w:szCs w:val="22"/>
          <w:u w:color="222222"/>
          <w:shd w:val="clear" w:color="auto" w:fill="FFFFFF"/>
          <w:lang w:val="ja-JP"/>
        </w:rPr>
        <w:t>の</w:t>
      </w:r>
      <w:r>
        <w:rPr>
          <w:rFonts w:ascii="游明朝" w:eastAsia="游明朝" w:hAnsi="游明朝" w:cs="游明朝"/>
          <w:color w:val="222222"/>
          <w:sz w:val="22"/>
          <w:szCs w:val="22"/>
          <w:u w:color="222222"/>
          <w:shd w:val="clear" w:color="auto" w:fill="FFFFFF"/>
          <w:lang w:val="ja-JP"/>
        </w:rPr>
        <w:lastRenderedPageBreak/>
        <w:t>列，すなわち実スパイクより5日以上後に出された誤検知の割合です．</w:t>
      </w:r>
    </w:p>
    <w:p w14:paraId="00E1AB7F" w14:textId="395BC3FF" w:rsidR="007109C2" w:rsidRDefault="00315218">
      <w:pPr>
        <w:ind w:firstLine="220"/>
        <w:rPr>
          <w:rFonts w:ascii="游明朝" w:eastAsia="游明朝" w:hAnsi="游明朝" w:cs="游明朝"/>
          <w:color w:val="222222"/>
          <w:sz w:val="22"/>
          <w:szCs w:val="22"/>
          <w:u w:color="222222"/>
          <w:shd w:val="clear" w:color="auto" w:fill="FFFFFF"/>
          <w:lang w:val="ja-JP"/>
        </w:rPr>
      </w:pPr>
      <w:ins w:id="238" w:author="MIKAWA Kenta" w:date="2026-09-17T23:28:00Z" w16du:dateUtc="2026-09-17T14:28:00Z">
        <w:r>
          <w:rPr>
            <w:rFonts w:ascii="游明朝" w:eastAsia="游明朝" w:hAnsi="游明朝" w:cs="游明朝" w:hint="eastAsia"/>
            <w:color w:val="222222"/>
            <w:sz w:val="22"/>
            <w:szCs w:val="22"/>
            <w:u w:color="222222"/>
            <w:shd w:val="clear" w:color="auto" w:fill="FFFFFF"/>
            <w:lang w:val="ja-JP"/>
          </w:rPr>
          <w:t>算出方法を具体的に示すため，</w:t>
        </w:r>
      </w:ins>
      <w:r w:rsidR="0041754F">
        <w:rPr>
          <w:rFonts w:ascii="游明朝" w:eastAsia="游明朝" w:hAnsi="游明朝" w:cs="游明朝"/>
          <w:color w:val="222222"/>
          <w:sz w:val="22"/>
          <w:szCs w:val="22"/>
          <w:u w:color="222222"/>
          <w:shd w:val="clear" w:color="auto" w:fill="FFFFFF"/>
          <w:lang w:val="ja-JP"/>
        </w:rPr>
        <w:t>簡単な例を</w:t>
      </w:r>
      <w:del w:id="239" w:author="MIKAWA Kenta" w:date="2026-09-17T23:28:00Z" w16du:dateUtc="2026-09-17T14:28:00Z">
        <w:r w:rsidR="0041754F" w:rsidDel="00315218">
          <w:rPr>
            <w:rFonts w:ascii="游明朝" w:eastAsia="游明朝" w:hAnsi="游明朝" w:cs="游明朝" w:hint="eastAsia"/>
            <w:color w:val="222222"/>
            <w:sz w:val="22"/>
            <w:szCs w:val="22"/>
            <w:u w:color="222222"/>
            <w:shd w:val="clear" w:color="auto" w:fill="FFFFFF"/>
            <w:lang w:val="ja-JP"/>
          </w:rPr>
          <w:delText>示します</w:delText>
        </w:r>
      </w:del>
      <w:ins w:id="240" w:author="MIKAWA Kenta" w:date="2026-09-17T23:28:00Z" w16du:dateUtc="2026-09-17T14:28:00Z">
        <w:r>
          <w:rPr>
            <w:rFonts w:ascii="游明朝" w:eastAsia="游明朝" w:hAnsi="游明朝" w:cs="游明朝" w:hint="eastAsia"/>
            <w:color w:val="222222"/>
            <w:sz w:val="22"/>
            <w:szCs w:val="22"/>
            <w:u w:color="222222"/>
            <w:shd w:val="clear" w:color="auto" w:fill="FFFFFF"/>
            <w:lang w:val="ja-JP"/>
          </w:rPr>
          <w:t>記載させていただきます</w:t>
        </w:r>
      </w:ins>
      <w:r w:rsidR="0041754F">
        <w:rPr>
          <w:rFonts w:ascii="游明朝" w:eastAsia="游明朝" w:hAnsi="游明朝" w:cs="游明朝" w:hint="eastAsia"/>
          <w:color w:val="222222"/>
          <w:sz w:val="22"/>
          <w:szCs w:val="22"/>
          <w:u w:color="222222"/>
          <w:shd w:val="clear" w:color="auto" w:fill="FFFFFF"/>
          <w:lang w:val="ja-JP"/>
        </w:rPr>
        <w:t>．</w:t>
      </w:r>
      <w:r w:rsidR="0041754F">
        <w:rPr>
          <w:rFonts w:ascii="游明朝" w:eastAsia="游明朝" w:hAnsi="游明朝" w:cs="游明朝"/>
          <w:color w:val="222222"/>
          <w:sz w:val="22"/>
          <w:szCs w:val="22"/>
          <w:u w:color="222222"/>
          <w:shd w:val="clear" w:color="auto" w:fill="FFFFFF"/>
          <w:lang w:val="ja-JP"/>
        </w:rPr>
        <w:t>ある書名</w:t>
      </w:r>
      <w:ins w:id="241"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について</w:t>
        </w:r>
      </w:ins>
      <w:del w:id="242" w:author="MIKAWA Kenta" w:date="2026-09-17T23:28:00Z" w16du:dateUtc="2026-09-17T14:28:00Z">
        <w:r w:rsidR="0041754F" w:rsidDel="00315218">
          <w:rPr>
            <w:rFonts w:ascii="游明朝" w:eastAsia="游明朝" w:hAnsi="游明朝" w:cs="游明朝"/>
            <w:color w:val="222222"/>
            <w:sz w:val="22"/>
            <w:szCs w:val="22"/>
            <w:u w:color="222222"/>
            <w:shd w:val="clear" w:color="auto" w:fill="FFFFFF"/>
            <w:lang w:val="ja-JP"/>
          </w:rPr>
          <w:delText>で</w:delText>
        </w:r>
      </w:del>
      <w:r w:rsidR="0041754F">
        <w:rPr>
          <w:rFonts w:ascii="游明朝" w:eastAsia="游明朝" w:hAnsi="游明朝" w:cs="游明朝"/>
          <w:color w:val="222222"/>
          <w:sz w:val="22"/>
          <w:szCs w:val="22"/>
          <w:u w:color="222222"/>
          <w:shd w:val="clear" w:color="auto" w:fill="FFFFFF"/>
          <w:lang w:val="ja-JP"/>
        </w:rPr>
        <w:t>，実スパイクが20日目のみ</w:t>
      </w:r>
      <w:ins w:id="243"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に観測され</w:t>
        </w:r>
      </w:ins>
      <w:r w:rsidR="0041754F">
        <w:rPr>
          <w:rFonts w:ascii="游明朝" w:eastAsia="游明朝" w:hAnsi="游明朝" w:cs="游明朝"/>
          <w:color w:val="222222"/>
          <w:sz w:val="22"/>
          <w:szCs w:val="22"/>
          <w:u w:color="222222"/>
          <w:shd w:val="clear" w:color="auto" w:fill="FFFFFF"/>
          <w:lang w:val="ja-JP"/>
        </w:rPr>
        <w:t>，予測スパイクが17日目と25日目</w:t>
      </w:r>
      <w:del w:id="244" w:author="MIKAWA Kenta" w:date="2026-09-17T23:29:00Z" w16du:dateUtc="2026-09-17T14:29:00Z">
        <w:r w:rsidR="0041754F" w:rsidDel="00315218">
          <w:rPr>
            <w:rFonts w:ascii="游明朝" w:eastAsia="游明朝" w:hAnsi="游明朝" w:cs="游明朝" w:hint="eastAsia"/>
            <w:color w:val="222222"/>
            <w:sz w:val="22"/>
            <w:szCs w:val="22"/>
            <w:u w:color="222222"/>
            <w:shd w:val="clear" w:color="auto" w:fill="FFFFFF"/>
            <w:lang w:val="ja-JP"/>
          </w:rPr>
          <w:delText>であった</w:delText>
        </w:r>
      </w:del>
      <w:ins w:id="245"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に観測された</w:t>
        </w:r>
      </w:ins>
      <w:r w:rsidR="0041754F">
        <w:rPr>
          <w:rFonts w:ascii="游明朝" w:eastAsia="游明朝" w:hAnsi="游明朝" w:cs="游明朝"/>
          <w:color w:val="222222"/>
          <w:sz w:val="22"/>
          <w:szCs w:val="22"/>
          <w:u w:color="222222"/>
          <w:shd w:val="clear" w:color="auto" w:fill="FFFFFF"/>
          <w:lang w:val="ja-JP"/>
        </w:rPr>
        <w:t>とします．17日目の予測は実スパイクと一致しないため誤検知</w:t>
      </w:r>
      <w:ins w:id="246"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となり</w:t>
        </w:r>
      </w:ins>
      <w:del w:id="247" w:author="MIKAWA Kenta" w:date="2026-09-17T23:29:00Z" w16du:dateUtc="2026-09-17T14:29:00Z">
        <w:r w:rsidR="0041754F" w:rsidDel="00315218">
          <w:rPr>
            <w:rFonts w:ascii="游明朝" w:eastAsia="游明朝" w:hAnsi="游明朝" w:cs="游明朝"/>
            <w:color w:val="222222"/>
            <w:sz w:val="22"/>
            <w:szCs w:val="22"/>
            <w:u w:color="222222"/>
            <w:shd w:val="clear" w:color="auto" w:fill="FFFFFF"/>
            <w:lang w:val="ja-JP"/>
          </w:rPr>
          <w:delText>で</w:delText>
        </w:r>
      </w:del>
      <w:r w:rsidR="0041754F">
        <w:rPr>
          <w:rFonts w:ascii="游明朝" w:eastAsia="游明朝" w:hAnsi="游明朝" w:cs="游明朝"/>
          <w:color w:val="222222"/>
          <w:sz w:val="22"/>
          <w:szCs w:val="22"/>
          <w:u w:color="222222"/>
          <w:shd w:val="clear" w:color="auto" w:fill="FFFFFF"/>
          <w:lang w:val="ja-JP"/>
        </w:rPr>
        <w:t>，最も近い実スパイクは20日目</w:t>
      </w:r>
      <w:ins w:id="248"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となることか</w:t>
        </w:r>
      </w:ins>
      <w:del w:id="249" w:author="MIKAWA Kenta" w:date="2026-09-17T23:29:00Z" w16du:dateUtc="2026-09-17T14:29:00Z">
        <w:r w:rsidR="0041754F" w:rsidDel="00315218">
          <w:rPr>
            <w:rFonts w:ascii="游明朝" w:eastAsia="游明朝" w:hAnsi="游明朝" w:cs="游明朝"/>
            <w:color w:val="222222"/>
            <w:sz w:val="22"/>
            <w:szCs w:val="22"/>
            <w:u w:color="222222"/>
            <w:shd w:val="clear" w:color="auto" w:fill="FFFFFF"/>
            <w:lang w:val="ja-JP"/>
          </w:rPr>
          <w:delText>ですか</w:delText>
        </w:r>
      </w:del>
      <w:r w:rsidR="0041754F">
        <w:rPr>
          <w:rFonts w:ascii="游明朝" w:eastAsia="游明朝" w:hAnsi="游明朝" w:cs="游明朝"/>
          <w:color w:val="222222"/>
          <w:sz w:val="22"/>
          <w:szCs w:val="22"/>
          <w:u w:color="222222"/>
          <w:shd w:val="clear" w:color="auto" w:fill="FFFFFF"/>
          <w:lang w:val="ja-JP"/>
        </w:rPr>
        <w:t>ら</w:t>
      </w:r>
      <m:oMath>
        <m:r>
          <w:rPr>
            <w:rFonts w:ascii="Cambria Math" w:hAnsi="Cambria Math"/>
            <w:sz w:val="22"/>
            <w:szCs w:val="22"/>
          </w:rPr>
          <m:t>Δ=20-17=+3</m:t>
        </m:r>
      </m:oMath>
      <w:ins w:id="250" w:author="MIKAWA Kenta" w:date="2026-09-17T23:29:00Z" w16du:dateUtc="2026-09-17T14:29:00Z">
        <w:r>
          <w:rPr>
            <w:rFonts w:ascii="游明朝" w:eastAsia="游明朝" w:hAnsi="游明朝" w:cs="游明朝" w:hint="eastAsia"/>
            <w:color w:val="222222"/>
            <w:sz w:val="22"/>
            <w:szCs w:val="22"/>
            <w:u w:color="222222"/>
            <w:shd w:val="clear" w:color="auto" w:fill="FFFFFF"/>
            <w:lang w:val="ja-JP"/>
          </w:rPr>
          <w:t>と計算することができます</w:t>
        </w:r>
      </w:ins>
      <w:del w:id="251" w:author="MIKAWA Kenta" w:date="2026-09-17T23:29:00Z" w16du:dateUtc="2026-09-17T14:29:00Z">
        <w:r w:rsidR="0041754F" w:rsidDel="00315218">
          <w:rPr>
            <w:rFonts w:ascii="游明朝" w:eastAsia="游明朝" w:hAnsi="游明朝" w:cs="游明朝"/>
            <w:color w:val="222222"/>
            <w:sz w:val="22"/>
            <w:szCs w:val="22"/>
            <w:u w:color="222222"/>
            <w:shd w:val="clear" w:color="auto" w:fill="FFFFFF"/>
            <w:lang w:val="ja-JP"/>
          </w:rPr>
          <w:delText>です</w:delText>
        </w:r>
      </w:del>
      <w:r w:rsidR="0041754F">
        <w:rPr>
          <w:rFonts w:ascii="游明朝" w:eastAsia="游明朝" w:hAnsi="游明朝" w:cs="游明朝"/>
          <w:color w:val="222222"/>
          <w:sz w:val="22"/>
          <w:szCs w:val="22"/>
          <w:u w:color="222222"/>
          <w:shd w:val="clear" w:color="auto" w:fill="FFFFFF"/>
          <w:lang w:val="ja-JP"/>
        </w:rPr>
        <w:t>．</w:t>
      </w:r>
      <w:ins w:id="252"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同様に，</w:t>
        </w:r>
      </w:ins>
      <w:r w:rsidR="0041754F">
        <w:rPr>
          <w:rFonts w:ascii="游明朝" w:eastAsia="游明朝" w:hAnsi="游明朝" w:cs="游明朝"/>
          <w:color w:val="222222"/>
          <w:sz w:val="22"/>
          <w:szCs w:val="22"/>
          <w:u w:color="222222"/>
          <w:shd w:val="clear" w:color="auto" w:fill="FFFFFF"/>
          <w:lang w:val="ja-JP"/>
        </w:rPr>
        <w:t>25日目の予測</w:t>
      </w:r>
      <w:ins w:id="253"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について</w:t>
        </w:r>
      </w:ins>
      <w:r w:rsidR="0041754F">
        <w:rPr>
          <w:rFonts w:ascii="游明朝" w:eastAsia="游明朝" w:hAnsi="游明朝" w:cs="游明朝"/>
          <w:color w:val="222222"/>
          <w:sz w:val="22"/>
          <w:szCs w:val="22"/>
          <w:u w:color="222222"/>
          <w:shd w:val="clear" w:color="auto" w:fill="FFFFFF"/>
          <w:lang w:val="ja-JP"/>
        </w:rPr>
        <w:t>も誤検知で</w:t>
      </w:r>
      <w:ins w:id="254"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あり，</w:t>
        </w:r>
      </w:ins>
      <m:oMath>
        <m:r>
          <w:rPr>
            <w:rFonts w:ascii="Cambria Math" w:hAnsi="Cambria Math" w:hint="eastAsia"/>
            <w:sz w:val="22"/>
            <w:szCs w:val="22"/>
          </w:rPr>
          <m:t>Δ</m:t>
        </m:r>
        <m:r>
          <w:rPr>
            <w:rFonts w:ascii="Cambria Math" w:hAnsi="Cambria Math"/>
            <w:sz w:val="22"/>
            <w:szCs w:val="22"/>
          </w:rPr>
          <m:t>=20-25=-5</m:t>
        </m:r>
      </m:oMath>
      <w:r w:rsidR="0041754F">
        <w:rPr>
          <w:rFonts w:ascii="游明朝" w:eastAsia="游明朝" w:hAnsi="游明朝" w:cs="游明朝"/>
          <w:color w:val="222222"/>
          <w:sz w:val="22"/>
          <w:szCs w:val="22"/>
          <w:u w:color="222222"/>
          <w:shd w:val="clear" w:color="auto" w:fill="FFFFFF"/>
          <w:lang w:val="ja-JP"/>
        </w:rPr>
        <w:t>です．一方，20日目の実スパイクは</w:t>
      </w:r>
      <w:ins w:id="255"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正しく</w:t>
        </w:r>
      </w:ins>
      <w:r w:rsidR="0041754F">
        <w:rPr>
          <w:rFonts w:ascii="游明朝" w:eastAsia="游明朝" w:hAnsi="游明朝" w:cs="游明朝"/>
          <w:color w:val="222222"/>
          <w:sz w:val="22"/>
          <w:szCs w:val="22"/>
          <w:u w:color="222222"/>
          <w:shd w:val="clear" w:color="auto" w:fill="FFFFFF"/>
          <w:lang w:val="ja-JP"/>
        </w:rPr>
        <w:t>予測できていないため見逃し</w:t>
      </w:r>
      <w:del w:id="256" w:author="MIKAWA Kenta" w:date="2026-09-17T23:30:00Z" w16du:dateUtc="2026-09-17T14:30:00Z">
        <w:r w:rsidR="0041754F" w:rsidDel="00315218">
          <w:rPr>
            <w:rFonts w:ascii="游明朝" w:eastAsia="游明朝" w:hAnsi="游明朝" w:cs="游明朝" w:hint="eastAsia"/>
            <w:color w:val="222222"/>
            <w:sz w:val="22"/>
            <w:szCs w:val="22"/>
            <w:u w:color="222222"/>
            <w:shd w:val="clear" w:color="auto" w:fill="FFFFFF"/>
            <w:lang w:val="ja-JP"/>
          </w:rPr>
          <w:delText>で</w:delText>
        </w:r>
      </w:del>
      <w:ins w:id="257"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となり</w:t>
        </w:r>
      </w:ins>
      <w:r w:rsidR="0041754F">
        <w:rPr>
          <w:rFonts w:ascii="游明朝" w:eastAsia="游明朝" w:hAnsi="游明朝" w:cs="游明朝"/>
          <w:color w:val="222222"/>
          <w:sz w:val="22"/>
          <w:szCs w:val="22"/>
          <w:u w:color="222222"/>
          <w:shd w:val="clear" w:color="auto" w:fill="FFFFFF"/>
          <w:lang w:val="ja-JP"/>
        </w:rPr>
        <w:t>，最も近い予測スパイクは17日目</w:t>
      </w:r>
      <w:del w:id="258" w:author="MIKAWA Kenta" w:date="2026-09-17T23:30:00Z" w16du:dateUtc="2026-09-17T14:30:00Z">
        <w:r w:rsidR="0041754F" w:rsidDel="00315218">
          <w:rPr>
            <w:rFonts w:ascii="游明朝" w:eastAsia="游明朝" w:hAnsi="游明朝" w:cs="游明朝" w:hint="eastAsia"/>
            <w:color w:val="222222"/>
            <w:sz w:val="22"/>
            <w:szCs w:val="22"/>
            <w:u w:color="222222"/>
            <w:shd w:val="clear" w:color="auto" w:fill="FFFFFF"/>
            <w:lang w:val="ja-JP"/>
          </w:rPr>
          <w:delText>ですから</w:delText>
        </w:r>
      </w:del>
      <w:ins w:id="259"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となることから</w:t>
        </w:r>
      </w:ins>
      <m:oMath>
        <m:r>
          <w:rPr>
            <w:rFonts w:ascii="Cambria Math" w:hAnsi="Cambria Math"/>
            <w:sz w:val="22"/>
            <w:szCs w:val="22"/>
          </w:rPr>
          <m:t>Δ=20-17=+3</m:t>
        </m:r>
      </m:oMath>
      <w:r w:rsidR="0041754F">
        <w:rPr>
          <w:rFonts w:ascii="游明朝" w:eastAsia="游明朝" w:hAnsi="游明朝" w:cs="游明朝"/>
          <w:color w:val="222222"/>
          <w:sz w:val="22"/>
          <w:szCs w:val="22"/>
          <w:u w:color="222222"/>
          <w:shd w:val="clear" w:color="auto" w:fill="FFFFFF"/>
          <w:lang w:val="ja-JP"/>
        </w:rPr>
        <w:t>と</w:t>
      </w:r>
      <w:ins w:id="260" w:author="MIKAWA Kenta" w:date="2026-09-17T23:30:00Z" w16du:dateUtc="2026-09-17T14:30:00Z">
        <w:r>
          <w:rPr>
            <w:rFonts w:ascii="游明朝" w:eastAsia="游明朝" w:hAnsi="游明朝" w:cs="游明朝" w:hint="eastAsia"/>
            <w:color w:val="222222"/>
            <w:sz w:val="22"/>
            <w:szCs w:val="22"/>
            <w:u w:color="222222"/>
            <w:shd w:val="clear" w:color="auto" w:fill="FFFFFF"/>
            <w:lang w:val="ja-JP"/>
          </w:rPr>
          <w:t>計算を行うことができます</w:t>
        </w:r>
      </w:ins>
      <w:del w:id="261" w:author="MIKAWA Kenta" w:date="2026-09-17T23:30:00Z" w16du:dateUtc="2026-09-17T14:30:00Z">
        <w:r w:rsidR="0041754F" w:rsidDel="00315218">
          <w:rPr>
            <w:rFonts w:ascii="游明朝" w:eastAsia="游明朝" w:hAnsi="游明朝" w:cs="游明朝"/>
            <w:color w:val="222222"/>
            <w:sz w:val="22"/>
            <w:szCs w:val="22"/>
            <w:u w:color="222222"/>
            <w:shd w:val="clear" w:color="auto" w:fill="FFFFFF"/>
            <w:lang w:val="ja-JP"/>
          </w:rPr>
          <w:delText>なります</w:delText>
        </w:r>
      </w:del>
      <w:r w:rsidR="0041754F">
        <w:rPr>
          <w:rFonts w:ascii="游明朝" w:eastAsia="游明朝" w:hAnsi="游明朝" w:cs="游明朝"/>
          <w:color w:val="222222"/>
          <w:sz w:val="22"/>
          <w:szCs w:val="22"/>
          <w:u w:color="222222"/>
          <w:shd w:val="clear" w:color="auto" w:fill="FFFFFF"/>
          <w:lang w:val="ja-JP"/>
        </w:rPr>
        <w:t>．</w:t>
      </w:r>
    </w:p>
    <w:p w14:paraId="6C7CCD59" w14:textId="3E48BFA6"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このように求めた</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を，実スパイクと予測スパイクがともに1つ以上ある書名について全系列分集め，</w:t>
      </w:r>
      <m:oMath>
        <m:r>
          <w:ins w:id="262" w:author="MIKAWA Kenta" w:date="2026-09-17T23:31:00Z" w16du:dateUtc="2026-09-17T14:31:00Z">
            <w:rPr>
              <w:rFonts w:ascii="Cambria Math" w:hAnsi="Cambria Math"/>
              <w:sz w:val="22"/>
              <w:szCs w:val="22"/>
            </w:rPr>
            <m:t>Δ</m:t>
          </w:ins>
        </m:r>
      </m:oMath>
      <w:del w:id="263" w:author="MIKAWA Kenta" w:date="2026-09-17T23:31:00Z" w16du:dateUtc="2026-09-17T14:31:00Z">
        <w:r w:rsidDel="00315218">
          <w:rPr>
            <w:rFonts w:ascii="游明朝" w:eastAsia="游明朝" w:hAnsi="游明朝" w:cs="游明朝"/>
            <w:color w:val="222222"/>
            <w:sz w:val="22"/>
            <w:szCs w:val="22"/>
            <w:u w:color="222222"/>
            <w:shd w:val="clear" w:color="auto" w:fill="FFFFFF"/>
            <w:lang w:val="ja-JP"/>
          </w:rPr>
          <w:delText>値</w:delText>
        </w:r>
      </w:del>
      <w:r>
        <w:rPr>
          <w:rFonts w:ascii="游明朝" w:eastAsia="游明朝" w:hAnsi="游明朝" w:cs="游明朝"/>
          <w:color w:val="222222"/>
          <w:sz w:val="22"/>
          <w:szCs w:val="22"/>
          <w:u w:color="222222"/>
          <w:shd w:val="clear" w:color="auto" w:fill="FFFFFF"/>
          <w:lang w:val="ja-JP"/>
        </w:rPr>
        <w:t>ごとの件数を誤検知・見逃しそれぞれの総件数で割ったものが表の値</w:t>
      </w:r>
      <w:del w:id="264" w:author="MIKAWA Kenta" w:date="2026-09-17T23:31:00Z" w16du:dateUtc="2026-09-17T14:31:00Z">
        <w:r w:rsidDel="00315218">
          <w:rPr>
            <w:rFonts w:ascii="游明朝" w:eastAsia="游明朝" w:hAnsi="游明朝" w:cs="游明朝" w:hint="eastAsia"/>
            <w:color w:val="222222"/>
            <w:sz w:val="22"/>
            <w:szCs w:val="22"/>
            <w:u w:color="222222"/>
            <w:shd w:val="clear" w:color="auto" w:fill="FFFFFF"/>
            <w:lang w:val="ja-JP"/>
          </w:rPr>
          <w:delText>です</w:delText>
        </w:r>
      </w:del>
      <w:ins w:id="265" w:author="MIKAWA Kenta" w:date="2026-09-17T23:31:00Z" w16du:dateUtc="2026-09-17T14:31:00Z">
        <w:r w:rsidR="00315218">
          <w:rPr>
            <w:rFonts w:ascii="游明朝" w:eastAsia="游明朝" w:hAnsi="游明朝" w:cs="游明朝" w:hint="eastAsia"/>
            <w:color w:val="222222"/>
            <w:sz w:val="22"/>
            <w:szCs w:val="22"/>
            <w:u w:color="222222"/>
            <w:shd w:val="clear" w:color="auto" w:fill="FFFFFF"/>
            <w:lang w:val="ja-JP"/>
          </w:rPr>
          <w:t>となります</w:t>
        </w:r>
      </w:ins>
      <w:r>
        <w:rPr>
          <w:rFonts w:ascii="游明朝" w:eastAsia="游明朝" w:hAnsi="游明朝" w:cs="游明朝"/>
          <w:color w:val="222222"/>
          <w:sz w:val="22"/>
          <w:szCs w:val="22"/>
          <w:u w:color="222222"/>
          <w:shd w:val="clear" w:color="auto" w:fill="FFFFFF"/>
          <w:lang w:val="ja-JP"/>
        </w:rPr>
        <w:t>．いずれか一方でも存在しない書名は，最も近い相手</w:t>
      </w:r>
      <w:ins w:id="266" w:author="MIKAWA Kenta" w:date="2026-09-17T23:31:00Z" w16du:dateUtc="2026-09-17T14:31:00Z">
        <w:r w:rsidR="00315218">
          <w:rPr>
            <w:rFonts w:ascii="游明朝" w:eastAsia="游明朝" w:hAnsi="游明朝" w:cs="游明朝" w:hint="eastAsia"/>
            <w:color w:val="222222"/>
            <w:sz w:val="22"/>
            <w:szCs w:val="22"/>
            <w:u w:color="222222"/>
            <w:shd w:val="clear" w:color="auto" w:fill="FFFFFF"/>
            <w:lang w:val="ja-JP"/>
          </w:rPr>
          <w:t>スパイク</w:t>
        </w:r>
      </w:ins>
      <w:r>
        <w:rPr>
          <w:rFonts w:ascii="游明朝" w:eastAsia="游明朝" w:hAnsi="游明朝" w:cs="游明朝"/>
          <w:color w:val="222222"/>
          <w:sz w:val="22"/>
          <w:szCs w:val="22"/>
          <w:u w:color="222222"/>
          <w:shd w:val="clear" w:color="auto" w:fill="FFFFFF"/>
          <w:lang w:val="ja-JP"/>
        </w:rPr>
        <w:t>が定まらないため対象外としております．</w:t>
      </w:r>
    </w:p>
    <w:p w14:paraId="0ADEC19A" w14:textId="2EC577D5" w:rsidR="007109C2" w:rsidDel="00315218" w:rsidRDefault="0041754F">
      <w:pPr>
        <w:ind w:firstLine="220"/>
        <w:rPr>
          <w:del w:id="267" w:author="MIKAWA Kenta" w:date="2026-09-17T23:31:00Z" w16du:dateUtc="2026-09-17T14:31:00Z"/>
          <w:rFonts w:ascii="游明朝" w:eastAsia="游明朝" w:hAnsi="游明朝" w:cs="游明朝"/>
          <w:color w:val="222222"/>
          <w:sz w:val="22"/>
          <w:szCs w:val="22"/>
          <w:u w:color="222222"/>
          <w:shd w:val="clear" w:color="auto" w:fill="FFFFFF"/>
          <w:lang w:val="ja-JP"/>
        </w:rPr>
      </w:pPr>
      <w:del w:id="268" w:author="MIKAWA Kenta" w:date="2026-09-17T23:31:00Z" w16du:dateUtc="2026-09-17T14:31:00Z">
        <w:r w:rsidDel="00315218">
          <w:rPr>
            <w:rFonts w:ascii="游明朝" w:eastAsia="游明朝" w:hAnsi="游明朝" w:cs="游明朝"/>
            <w:color w:val="222222"/>
            <w:sz w:val="22"/>
            <w:szCs w:val="22"/>
            <w:u w:color="222222"/>
            <w:shd w:val="clear" w:color="auto" w:fill="FFFFFF"/>
            <w:lang w:val="ja-JP"/>
          </w:rPr>
          <w:delText>なお，改訂稿では表を1つ追加したため，ご指摘の表は表4となっております．</w:delText>
        </w:r>
      </w:del>
    </w:p>
    <w:p w14:paraId="1EB5EFF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以上を，5.3 実験設定に式と例を用いて明記いたしました．</w:t>
      </w:r>
    </w:p>
    <w:p w14:paraId="44C380FD"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B3854D6"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p.6 左カラム，5.3 実験設定（記載の修正・追加）：</w:t>
      </w:r>
    </w:p>
    <w:p w14:paraId="5B1B50EF"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評価では</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を</w:t>
      </w:r>
      <m:oMath>
        <m:r>
          <w:rPr>
            <w:rFonts w:ascii="Cambria Math" w:hAnsi="Cambria Math"/>
            <w:sz w:val="22"/>
            <w:szCs w:val="22"/>
          </w:rPr>
          <m:t>-5</m:t>
        </m:r>
      </m:oMath>
      <w:r>
        <w:rPr>
          <w:rFonts w:ascii="游明朝" w:eastAsia="游明朝" w:hAnsi="游明朝" w:cs="游明朝"/>
          <w:color w:val="000000" w:themeColor="text1"/>
          <w:sz w:val="22"/>
          <w:szCs w:val="22"/>
          <w:u w:color="222222"/>
          <w:shd w:val="clear" w:color="auto" w:fill="FFFFFF"/>
          <w:lang w:val="ja-JP"/>
        </w:rPr>
        <w:t>〜</w:t>
      </w:r>
      <m:oMath>
        <m:r>
          <w:rPr>
            <w:rFonts w:ascii="Cambria Math" w:hAnsi="Cambria Math"/>
            <w:sz w:val="22"/>
            <w:szCs w:val="22"/>
          </w:rPr>
          <m:t>+5</m:t>
        </m:r>
      </m:oMath>
      <w:r>
        <w:rPr>
          <w:rFonts w:ascii="游明朝" w:eastAsia="游明朝" w:hAnsi="游明朝" w:cs="游明朝"/>
          <w:color w:val="000000" w:themeColor="text1"/>
          <w:sz w:val="22"/>
          <w:szCs w:val="22"/>
          <w:u w:color="222222"/>
          <w:shd w:val="clear" w:color="auto" w:fill="FFFFFF"/>
          <w:lang w:val="ja-JP"/>
        </w:rPr>
        <w:t>日の範囲で集計し，</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の値ごとの件数を，誤検知・見逃しそれぞれの総件数で割った割合として算出する．</w:t>
      </w:r>
    </w:p>
    <w:p w14:paraId="41FCCDB2" w14:textId="72626023"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commentRangeStart w:id="269"/>
      <w:r>
        <w:rPr>
          <w:rFonts w:ascii="游明朝" w:eastAsia="游明朝" w:hAnsi="游明朝" w:cs="游明朝"/>
          <w:color w:val="000000" w:themeColor="text1"/>
          <w:sz w:val="22"/>
          <w:szCs w:val="22"/>
          <w:u w:color="222222"/>
          <w:shd w:val="clear" w:color="auto" w:fill="FFFFFF"/>
          <w:lang w:val="ja-JP"/>
        </w:rPr>
        <w:t>実スパイクの日と予測スパイクの日を記号で置き，誤検知は実スパイクと一致しなかった予測スパイクを，見逃しは予測できなかった実スパイクを対象とすることを式で定義した</w:t>
      </w:r>
      <w:commentRangeEnd w:id="269"/>
      <w:r w:rsidR="00315218">
        <w:rPr>
          <w:rStyle w:val="ac"/>
          <w:rFonts w:ascii="游明朝" w:eastAsia="游明朝" w:hAnsi="游明朝" w:cs="游明朝"/>
          <w:color w:val="000000" w:themeColor="text1"/>
          <w:sz w:val="22"/>
          <w:szCs w:val="22"/>
          <w:u w:color="222222"/>
          <w:shd w:val="clear" w:color="auto" w:fill="FFFFFF"/>
          <w:lang w:val="ja-JP"/>
        </w:rPr>
        <w:commentReference w:id="269"/>
      </w:r>
      <w:r>
        <w:rPr>
          <w:rFonts w:ascii="游明朝" w:eastAsia="游明朝" w:hAnsi="游明朝" w:cs="游明朝"/>
          <w:color w:val="000000" w:themeColor="text1"/>
          <w:sz w:val="22"/>
          <w:szCs w:val="22"/>
          <w:u w:color="222222"/>
          <w:shd w:val="clear" w:color="auto" w:fill="FFFFFF"/>
          <w:lang w:val="ja-JP"/>
        </w:rPr>
        <w:t>．誤検知の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は最も近い実スパイクの日から予測スパイクの日を引いた値，見逃しの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は実スパイクの日から最も近い予測スパイクの日を引いた値である．実スパイクと予測スパイクがともに1つ以上ある系列を対象として全系列の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をまとめ，値ごとの件数を総件数で割った割合を表4に示す．</w:t>
      </w:r>
      <w:ins w:id="270" w:author="MIKAWA Kenta" w:date="2026-09-17T23:32:00Z" w16du:dateUtc="2026-09-17T14:32:00Z">
        <w:r w:rsidR="00315218">
          <w:rPr>
            <w:rFonts w:ascii="游明朝" w:eastAsia="游明朝" w:hAnsi="游明朝" w:cs="游明朝" w:hint="eastAsia"/>
            <w:color w:val="000000" w:themeColor="text1"/>
            <w:sz w:val="22"/>
            <w:szCs w:val="22"/>
            <w:u w:color="222222"/>
            <w:shd w:val="clear" w:color="auto" w:fill="FFFFFF"/>
            <w:lang w:val="ja-JP"/>
          </w:rPr>
          <w:t>例えば，</w:t>
        </w:r>
      </w:ins>
      <w:del w:id="271" w:author="MIKAWA Kenta" w:date="2026-09-17T23:32:00Z" w16du:dateUtc="2026-09-17T14:32:00Z">
        <w:r w:rsidDel="00315218">
          <w:rPr>
            <w:rFonts w:ascii="游明朝" w:eastAsia="游明朝" w:hAnsi="游明朝" w:cs="游明朝"/>
            <w:color w:val="000000" w:themeColor="text1"/>
            <w:sz w:val="22"/>
            <w:szCs w:val="22"/>
            <w:u w:color="222222"/>
            <w:shd w:val="clear" w:color="auto" w:fill="FFFFFF"/>
            <w:lang w:val="ja-JP"/>
          </w:rPr>
          <w:delText>たとえば</w:delText>
        </w:r>
      </w:del>
      <w:r>
        <w:rPr>
          <w:rFonts w:ascii="游明朝" w:eastAsia="游明朝" w:hAnsi="游明朝" w:cs="游明朝"/>
          <w:color w:val="000000" w:themeColor="text1"/>
          <w:sz w:val="22"/>
          <w:szCs w:val="22"/>
          <w:u w:color="222222"/>
          <w:shd w:val="clear" w:color="auto" w:fill="FFFFFF"/>
          <w:lang w:val="ja-JP"/>
        </w:rPr>
        <w:t>誤検知の</w:t>
      </w:r>
      <m:oMath>
        <m:r>
          <w:rPr>
            <w:rFonts w:ascii="Cambria Math" w:hAnsi="Cambria Math"/>
            <w:sz w:val="22"/>
            <w:szCs w:val="22"/>
          </w:rPr>
          <m:t>Δ=-3</m:t>
        </m:r>
      </m:oMath>
      <w:r>
        <w:rPr>
          <w:rFonts w:ascii="游明朝" w:eastAsia="游明朝" w:hAnsi="游明朝" w:cs="游明朝"/>
          <w:color w:val="000000" w:themeColor="text1"/>
          <w:sz w:val="22"/>
          <w:szCs w:val="22"/>
          <w:u w:color="222222"/>
          <w:shd w:val="clear" w:color="auto" w:fill="FFFFFF"/>
          <w:lang w:val="ja-JP"/>
        </w:rPr>
        <w:t>の値は，実際のスパイクの3日後に出された誤検知が，誤検知全体に占める割合を表す．なお，実スパイクと一致した予測スパイクは誤検知に含めず，予測できた実スパイクは見逃しに含めないため，</w:t>
      </w:r>
      <m:oMath>
        <m:r>
          <w:rPr>
            <w:rFonts w:ascii="Cambria Math" w:hAnsi="Cambria Math"/>
            <w:sz w:val="22"/>
            <w:szCs w:val="22"/>
          </w:rPr>
          <m:t>Δ=0</m:t>
        </m:r>
      </m:oMath>
      <w:r>
        <w:rPr>
          <w:rFonts w:ascii="游明朝" w:eastAsia="游明朝" w:hAnsi="游明朝" w:cs="游明朝"/>
          <w:color w:val="000000" w:themeColor="text1"/>
          <w:sz w:val="22"/>
          <w:szCs w:val="22"/>
          <w:u w:color="222222"/>
          <w:shd w:val="clear" w:color="auto" w:fill="FFFFFF"/>
          <w:lang w:val="ja-JP"/>
        </w:rPr>
        <w:t>の割合は定義上0となる．</w:t>
      </w:r>
    </w:p>
    <w:p w14:paraId="1A6BFC95" w14:textId="77777777" w:rsidR="007109C2" w:rsidRDefault="007109C2">
      <w:pPr>
        <w:rPr>
          <w:rFonts w:ascii="游明朝" w:eastAsia="游明朝" w:hAnsi="游明朝" w:cs="游明朝"/>
          <w:color w:val="222222"/>
          <w:sz w:val="22"/>
          <w:szCs w:val="22"/>
          <w:u w:color="222222"/>
          <w:shd w:val="clear" w:color="auto" w:fill="FFFFFF"/>
          <w:lang w:val="ja-JP"/>
        </w:rPr>
      </w:pPr>
    </w:p>
    <w:p w14:paraId="3BC5AE94" w14:textId="77777777" w:rsidR="007109C2" w:rsidRDefault="007109C2">
      <w:pPr>
        <w:rPr>
          <w:rFonts w:ascii="游明朝" w:eastAsia="游明朝" w:hAnsi="游明朝" w:cs="游明朝"/>
          <w:color w:val="222222"/>
          <w:sz w:val="22"/>
          <w:szCs w:val="22"/>
          <w:u w:color="222222"/>
          <w:shd w:val="clear" w:color="auto" w:fill="FFFFFF"/>
        </w:rPr>
      </w:pPr>
      <w:commentRangeStart w:id="272"/>
    </w:p>
    <w:p w14:paraId="29C7446D" w14:textId="77777777" w:rsidR="007109C2" w:rsidRPr="00802520" w:rsidRDefault="0041754F">
      <w:pPr>
        <w:rPr>
          <w:rFonts w:asciiTheme="majorEastAsia" w:eastAsiaTheme="majorEastAsia" w:hAnsiTheme="majorEastAsia" w:cs="游明朝" w:hint="eastAsia"/>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commentRangeEnd w:id="272"/>
      <w:r w:rsidR="00802520">
        <w:rPr>
          <w:rStyle w:val="ac"/>
          <w:rFonts w:asciiTheme="majorEastAsia" w:eastAsiaTheme="majorEastAsia" w:hAnsiTheme="majorEastAsia" w:cs="游明朝"/>
          <w:b/>
          <w:bCs/>
          <w:sz w:val="22"/>
          <w:szCs w:val="22"/>
        </w:rPr>
        <w:commentReference w:id="272"/>
      </w:r>
    </w:p>
    <w:p w14:paraId="5C98C936"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加えて，表3からは誤検知・見逃しの時間的分布は読み取れる一方で，各モデルがどの程度多く予測スパイクを出し，そのうちどの程度が誤検知または見逃しに該当したのかを判断しにくいです．各モデルの予測スパイク数や誤検知数，見逃し数の絶対数を併記することで，実験3の解釈可能性が高まると考えられます．</w:t>
      </w:r>
    </w:p>
    <w:p w14:paraId="6C6BFE9F"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6140A15"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9D385E5" w14:textId="2EA4D669" w:rsidR="007109C2" w:rsidRDefault="0041754F">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ご指摘ありがとうございました．絶対数を示してお</w:t>
      </w:r>
      <w:ins w:id="273" w:author="MIKAWA Kenta" w:date="2026-09-17T23:33:00Z" w16du:dateUtc="2026-09-17T14:33:00Z">
        <w:r w:rsidR="00802520">
          <w:rPr>
            <w:rFonts w:ascii="游明朝" w:eastAsia="游明朝" w:hAnsi="游明朝" w:cs="游明朝" w:hint="eastAsia"/>
            <w:color w:val="222222"/>
            <w:sz w:val="22"/>
            <w:szCs w:val="22"/>
            <w:u w:color="222222"/>
            <w:shd w:val="clear" w:color="auto" w:fill="FFFFFF"/>
            <w:lang w:val="ja-JP"/>
          </w:rPr>
          <w:t>らず，大変失礼いたしました．</w:t>
        </w:r>
      </w:ins>
      <w:del w:id="274" w:author="MIKAWA Kenta" w:date="2026-09-17T23:33:00Z" w16du:dateUtc="2026-09-17T14:33:00Z">
        <w:r w:rsidDel="00802520">
          <w:rPr>
            <w:rFonts w:ascii="游明朝" w:eastAsia="游明朝" w:hAnsi="游明朝" w:cs="游明朝"/>
            <w:color w:val="222222"/>
            <w:sz w:val="22"/>
            <w:szCs w:val="22"/>
            <w:u w:color="222222"/>
            <w:shd w:val="clear" w:color="auto" w:fill="FFFFFF"/>
            <w:lang w:val="ja-JP"/>
          </w:rPr>
          <w:delText>りませんでした．</w:delText>
        </w:r>
      </w:del>
    </w:p>
    <w:p w14:paraId="52C479DB" w14:textId="6DC9001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表4</w:t>
      </w:r>
      <w:ins w:id="275" w:author="MIKAWA Kenta" w:date="2026-09-17T23:34:00Z" w16du:dateUtc="2026-09-17T14:34:00Z">
        <w:r w:rsidR="00802520">
          <w:rPr>
            <w:rFonts w:ascii="游明朝" w:eastAsia="游明朝" w:hAnsi="游明朝" w:cs="游明朝" w:hint="eastAsia"/>
            <w:color w:val="222222"/>
            <w:sz w:val="22"/>
            <w:szCs w:val="22"/>
            <w:u w:color="222222"/>
            <w:shd w:val="clear" w:color="auto" w:fill="FFFFFF"/>
            <w:lang w:val="ja-JP"/>
          </w:rPr>
          <w:t>右側</w:t>
        </w:r>
      </w:ins>
      <w:del w:id="276" w:author="MIKAWA Kenta" w:date="2026-09-17T23:34:00Z" w16du:dateUtc="2026-09-17T14:34:00Z">
        <w:r w:rsidDel="00802520">
          <w:rPr>
            <w:rFonts w:ascii="游明朝" w:eastAsia="游明朝" w:hAnsi="游明朝" w:cs="游明朝"/>
            <w:color w:val="222222"/>
            <w:sz w:val="22"/>
            <w:szCs w:val="22"/>
            <w:u w:color="222222"/>
            <w:shd w:val="clear" w:color="auto" w:fill="FFFFFF"/>
            <w:lang w:val="ja-JP"/>
          </w:rPr>
          <w:delText>の右</w:delText>
        </w:r>
      </w:del>
      <w:r>
        <w:rPr>
          <w:rFonts w:ascii="游明朝" w:eastAsia="游明朝" w:hAnsi="游明朝" w:cs="游明朝"/>
          <w:color w:val="222222"/>
          <w:sz w:val="22"/>
          <w:szCs w:val="22"/>
          <w:u w:color="222222"/>
          <w:shd w:val="clear" w:color="auto" w:fill="FFFFFF"/>
          <w:lang w:val="ja-JP"/>
        </w:rPr>
        <w:t>に2列を追加いたしました．誤検知の行には予測スパイク数と誤検知数を，見逃しの行には実スパイク数と見逃し数を示しております．GateRAFは予測スパイクの数がProtoRAFより少ないにもかかわらず，誤検知も見逃しも少なくなっております．</w:t>
      </w:r>
    </w:p>
    <w:p w14:paraId="5683B45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1点補足いたします．</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の割合は，実スパイクと予測スパイクをともに1件以上もつ書名だけで集計しております．片方でも無いと最も近い相手が定まらないためです．そのため割合の分母は，表の誤検知数や見逃し数とは一致いたしません．</w:t>
      </w:r>
    </w:p>
    <w:p w14:paraId="15A9D85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とくに見逃しについては，予測スパイクを1件も出していない書名が対象から外れるため，分母は見逃し数よりかなり小さくなります．この表は，予測が反応した書名においてずれがどの程度かを示すものとご理解いただければ幸いです．</w:t>
      </w:r>
    </w:p>
    <w:p w14:paraId="2FDCD1E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以上を踏まえ，表4に絶対数の2列を追加し，5.4.3 実験3にその説明を記載いたしました．</w:t>
      </w:r>
    </w:p>
    <w:p w14:paraId="456C6387" w14:textId="77777777" w:rsidR="007109C2" w:rsidRDefault="007109C2">
      <w:pPr>
        <w:rPr>
          <w:rFonts w:ascii="游明朝" w:eastAsia="游明朝" w:hAnsi="游明朝" w:cs="游明朝"/>
          <w:color w:val="222222"/>
          <w:sz w:val="22"/>
          <w:szCs w:val="22"/>
          <w:u w:color="222222"/>
          <w:shd w:val="clear" w:color="auto" w:fill="FFFFFF"/>
          <w:lang w:val="ja-JP"/>
        </w:rPr>
      </w:pPr>
    </w:p>
    <w:p w14:paraId="6A33141F" w14:textId="77777777" w:rsidR="007109C2" w:rsidRPr="00802520" w:rsidRDefault="0041754F">
      <w:pPr>
        <w:rPr>
          <w:rFonts w:ascii="游明朝" w:eastAsia="游明朝" w:hAnsi="游明朝" w:cs="游明朝" w:hint="eastAsia"/>
          <w:b/>
          <w:bCs/>
          <w:color w:val="000000" w:themeColor="text1"/>
          <w:sz w:val="22"/>
          <w:szCs w:val="22"/>
          <w:u w:val="single"/>
          <w:shd w:val="clear" w:color="auto" w:fill="FFFFFF"/>
          <w:rPrChange w:id="277" w:author="MIKAWA Kenta" w:date="2026-09-17T23:35:00Z" w16du:dateUtc="2026-09-17T14:35:00Z">
            <w:rPr>
              <w:rFonts w:ascii="游明朝" w:eastAsia="游明朝" w:hAnsi="游明朝" w:cs="游明朝"/>
              <w:b/>
              <w:bCs/>
              <w:color w:val="000000" w:themeColor="text1"/>
              <w:sz w:val="22"/>
              <w:szCs w:val="22"/>
              <w:u w:val="single"/>
              <w:shd w:val="clear" w:color="auto" w:fill="FFFFFF"/>
              <w:lang w:val="ja-JP"/>
            </w:rPr>
          </w:rPrChange>
        </w:rPr>
      </w:pPr>
      <w:r>
        <w:rPr>
          <w:rFonts w:ascii="游明朝" w:eastAsia="游明朝" w:hAnsi="游明朝" w:cs="游明朝"/>
          <w:b/>
          <w:bCs/>
          <w:color w:val="000000" w:themeColor="text1"/>
          <w:sz w:val="22"/>
          <w:szCs w:val="22"/>
          <w:u w:val="single"/>
          <w:shd w:val="clear" w:color="auto" w:fill="FFFFFF"/>
          <w:lang w:val="ja-JP"/>
        </w:rPr>
        <w:t xml:space="preserve">　</w:t>
      </w:r>
      <w:commentRangeStart w:id="278"/>
      <w:r>
        <w:rPr>
          <w:rFonts w:ascii="游明朝" w:eastAsia="游明朝" w:hAnsi="游明朝" w:cs="游明朝"/>
          <w:b/>
          <w:bCs/>
          <w:color w:val="000000" w:themeColor="text1"/>
          <w:sz w:val="22"/>
          <w:szCs w:val="22"/>
          <w:u w:val="single"/>
          <w:shd w:val="clear" w:color="auto" w:fill="FFFFFF"/>
          <w:lang w:val="ja-JP"/>
        </w:rPr>
        <w:t>新原稿 p.8，表4（記載の追加）：</w:t>
      </w:r>
      <w:commentRangeEnd w:id="278"/>
      <w:r w:rsidR="00802520" w:rsidRPr="00802520">
        <w:rPr>
          <w:rStyle w:val="ac"/>
          <w:rFonts w:ascii="游明朝" w:eastAsia="游明朝" w:hAnsi="游明朝" w:cs="游明朝"/>
          <w:b/>
          <w:bCs/>
          <w:color w:val="000000" w:themeColor="text1"/>
          <w:sz w:val="22"/>
          <w:szCs w:val="22"/>
          <w:u w:val="single"/>
          <w:shd w:val="clear" w:color="auto" w:fill="FFFFFF"/>
          <w:rPrChange w:id="279" w:author="MIKAWA Kenta" w:date="2026-09-17T23:35:00Z" w16du:dateUtc="2026-09-17T14:35:00Z">
            <w:rPr>
              <w:rStyle w:val="ac"/>
              <w:rFonts w:ascii="游明朝" w:eastAsia="游明朝" w:hAnsi="游明朝" w:cs="游明朝"/>
              <w:b/>
              <w:bCs/>
              <w:color w:val="000000" w:themeColor="text1"/>
              <w:sz w:val="22"/>
              <w:szCs w:val="22"/>
              <w:u w:val="single"/>
              <w:shd w:val="clear" w:color="auto" w:fill="FFFFFF"/>
              <w:lang w:val="ja-JP"/>
            </w:rPr>
          </w:rPrChange>
        </w:rPr>
        <w:commentReference w:id="278"/>
      </w:r>
    </w:p>
    <w:p w14:paraId="4497E08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lastRenderedPageBreak/>
        <w:t>誤検知の行に予測スパイク数と誤検知数，見逃しの行に実スパイク数と見逃し数の2列を右端に追加．</w:t>
      </w:r>
    </w:p>
    <w:p w14:paraId="118E3B4C" w14:textId="77777777" w:rsidR="007109C2" w:rsidRDefault="007109C2">
      <w:pPr>
        <w:rPr>
          <w:rFonts w:ascii="游明朝" w:eastAsia="游明朝" w:hAnsi="游明朝" w:cs="游明朝"/>
          <w:color w:val="222222"/>
          <w:sz w:val="22"/>
          <w:szCs w:val="22"/>
          <w:u w:color="222222"/>
          <w:shd w:val="clear" w:color="auto" w:fill="FFFFFF"/>
          <w:lang w:val="ja-JP"/>
        </w:rPr>
      </w:pPr>
    </w:p>
    <w:p w14:paraId="18857D5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p.7 右カラム，5.4.3 実験3（記載の追加）：</w:t>
      </w:r>
    </w:p>
    <w:p w14:paraId="54257AC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絶対数は表4の右の2列に示す．GateRAFは予測スパイクの数がProtoRAFより少ないにもかかわらず誤検知・見逃しがともに少なく，スパイクの予測がより絞り込まれている．なお</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の割合は，最も近い相手が定まる系列に限って集計しており，その件数は誤検知が440〜680件，見逃しが141〜162件である．</w:t>
      </w:r>
    </w:p>
    <w:p w14:paraId="3CE4ACF1" w14:textId="77777777" w:rsidR="007109C2" w:rsidRDefault="007109C2">
      <w:pPr>
        <w:rPr>
          <w:rFonts w:ascii="游明朝" w:eastAsia="游明朝" w:hAnsi="游明朝" w:cs="游明朝"/>
          <w:color w:val="222222"/>
          <w:sz w:val="22"/>
          <w:szCs w:val="22"/>
          <w:u w:color="222222"/>
          <w:shd w:val="clear" w:color="auto" w:fill="FFFFFF"/>
          <w:lang w:val="ja-JP"/>
        </w:rPr>
      </w:pPr>
    </w:p>
    <w:p w14:paraId="2BCB624F" w14:textId="77777777" w:rsidR="007109C2" w:rsidRDefault="007109C2">
      <w:pPr>
        <w:rPr>
          <w:rFonts w:ascii="游明朝" w:eastAsia="游明朝" w:hAnsi="游明朝" w:cs="游明朝"/>
          <w:color w:val="222222"/>
          <w:sz w:val="22"/>
          <w:szCs w:val="22"/>
          <w:u w:color="222222"/>
          <w:shd w:val="clear" w:color="auto" w:fill="FFFFFF"/>
        </w:rPr>
      </w:pPr>
    </w:p>
    <w:p w14:paraId="3487327D"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1A8AB5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実験4では，予測区間幅の十分位ごとに実績 z スコアの平均を求めることで，予測区間幅と実際の需要変動の対応を確認しており，有用な分析であると感じました．一方で，平均値のみでは，各区分内のばらつきや外れ値の影響を判断しにくいです．各十分位における実績 z スコアの標準偏差等を補足すると，予測区間幅がスパイク需要と安定的に対応しているかをより判断しやすくなると思われます．</w:t>
      </w:r>
    </w:p>
    <w:p w14:paraId="7EC12E5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41AEF35"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2857A1FE" w14:textId="7E3749D8" w:rsidR="007109C2" w:rsidRDefault="0041754F">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del w:id="280" w:author="MIKAWA Kenta" w:date="2026-09-17T23:36:00Z" w16du:dateUtc="2026-09-17T14:36:00Z">
        <w:r w:rsidDel="00802520">
          <w:rPr>
            <w:rFonts w:ascii="游明朝" w:eastAsia="游明朝" w:hAnsi="游明朝" w:cs="游明朝" w:hint="eastAsia"/>
            <w:color w:val="222222"/>
            <w:sz w:val="22"/>
            <w:szCs w:val="22"/>
            <w:u w:color="222222"/>
            <w:shd w:val="clear" w:color="auto" w:fill="FFFFFF"/>
            <w:lang w:val="ja-JP"/>
          </w:rPr>
          <w:delText>平均だけではばらつきが分からない構成でした．</w:delText>
        </w:r>
      </w:del>
      <w:ins w:id="281" w:author="MIKAWA Kenta" w:date="2026-09-17T23:36:00Z" w16du:dateUtc="2026-09-17T14:36:00Z">
        <w:r w:rsidR="00802520">
          <w:rPr>
            <w:rFonts w:ascii="游明朝" w:eastAsia="游明朝" w:hAnsi="游明朝" w:cs="游明朝" w:hint="eastAsia"/>
            <w:color w:val="222222"/>
            <w:sz w:val="22"/>
            <w:szCs w:val="22"/>
            <w:u w:color="222222"/>
            <w:shd w:val="clear" w:color="auto" w:fill="FFFFFF"/>
            <w:lang w:val="ja-JP"/>
          </w:rPr>
          <w:t>ご指摘の通り，ばらつきを記載しておらず，</w:t>
        </w:r>
      </w:ins>
      <w:ins w:id="282" w:author="MIKAWA Kenta" w:date="2026-09-17T23:37:00Z" w16du:dateUtc="2026-09-17T14:37:00Z">
        <w:r w:rsidR="00802520">
          <w:rPr>
            <w:rFonts w:ascii="游明朝" w:eastAsia="游明朝" w:hAnsi="游明朝" w:cs="游明朝" w:hint="eastAsia"/>
            <w:color w:val="222222"/>
            <w:sz w:val="22"/>
            <w:szCs w:val="22"/>
            <w:u w:color="222222"/>
            <w:shd w:val="clear" w:color="auto" w:fill="FFFFFF"/>
            <w:lang w:val="ja-JP"/>
          </w:rPr>
          <w:t>実験の有効性を適切に表現できておりませんでした．大変失礼いたしました．</w:t>
        </w:r>
      </w:ins>
    </w:p>
    <w:p w14:paraId="44EE49AA"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各十分位について，実績の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スコアの標準偏差と，スパイク（</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が2より大きい時点）が占める割合を求めました．結果は下表の通りです．</w:t>
      </w:r>
    </w:p>
    <w:p w14:paraId="048CE809" w14:textId="77777777" w:rsidR="007109C2" w:rsidRDefault="007109C2">
      <w:pPr>
        <w:rPr>
          <w:rFonts w:ascii="游明朝" w:eastAsia="游明朝" w:hAnsi="游明朝" w:cs="游明朝"/>
          <w:color w:val="222222"/>
          <w:sz w:val="22"/>
          <w:szCs w:val="22"/>
          <w:u w:color="222222"/>
          <w:shd w:val="clear" w:color="auto" w:fill="FFFFFF"/>
          <w:lang w:val="ja-JP"/>
        </w:rPr>
      </w:pPr>
    </w:p>
    <w:p w14:paraId="2CAE5C9D" w14:textId="77777777" w:rsidR="007109C2" w:rsidRDefault="0041754F">
      <w:pPr>
        <w:keepNext/>
        <w:spacing w:before="60" w:after="60"/>
        <w:jc w:val="center"/>
        <w:rPr>
          <w:rFonts w:ascii="游明朝" w:eastAsia="游明朝" w:hAnsi="游明朝"/>
          <w:sz w:val="20"/>
        </w:rPr>
      </w:pPr>
      <w:r>
        <w:rPr>
          <w:rFonts w:ascii="游明朝" w:eastAsia="游明朝" w:hAnsi="游明朝"/>
          <w:sz w:val="20"/>
        </w:rPr>
        <w:t>予</w:t>
      </w:r>
      <w:commentRangeStart w:id="283"/>
      <w:r>
        <w:rPr>
          <w:rFonts w:ascii="游明朝" w:eastAsia="游明朝" w:hAnsi="游明朝"/>
          <w:sz w:val="20"/>
        </w:rPr>
        <w:t>測区間幅の十分位ごとの，実績値のzスコアの標準偏差とスパイ</w:t>
      </w:r>
      <w:commentRangeEnd w:id="283"/>
      <w:r w:rsidR="00390753">
        <w:rPr>
          <w:rStyle w:val="ac"/>
          <w:rFonts w:ascii="游明朝" w:eastAsia="游明朝" w:hAnsi="游明朝"/>
          <w:sz w:val="20"/>
          <w:szCs w:val="21"/>
        </w:rPr>
        <w:commentReference w:id="283"/>
      </w:r>
      <w:r>
        <w:rPr>
          <w:rFonts w:ascii="游明朝" w:eastAsia="游明朝" w:hAnsi="游明朝"/>
          <w:sz w:val="20"/>
        </w:rPr>
        <w:t>クの割合</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00"/>
        <w:gridCol w:w="1700"/>
        <w:gridCol w:w="1800"/>
        <w:gridCol w:w="1700"/>
        <w:gridCol w:w="1800"/>
      </w:tblGrid>
      <w:tr w:rsidR="00C807BD" w14:paraId="5618AD60" w14:textId="77777777">
        <w:trPr>
          <w:cantSplit/>
          <w:tblHeader/>
          <w:jc w:val="center"/>
        </w:trPr>
        <w:tc>
          <w:tcPr>
            <w:tcW w:w="1400" w:type="dxa"/>
            <w:vMerge w:val="restart"/>
            <w:tcBorders>
              <w:bottom w:val="single" w:sz="8" w:space="0" w:color="000000"/>
            </w:tcBorders>
          </w:tcPr>
          <w:p w14:paraId="3823C77B" w14:textId="77777777" w:rsidR="00C807BD" w:rsidRDefault="00000000">
            <w:pPr>
              <w:keepNext/>
              <w:spacing w:before="20" w:after="20"/>
              <w:jc w:val="center"/>
            </w:pPr>
            <w:r>
              <w:rPr>
                <w:rFonts w:ascii="游明朝" w:eastAsia="游明朝" w:hAnsi="游明朝"/>
                <w:b/>
                <w:sz w:val="20"/>
              </w:rPr>
              <w:t>十分位</w:t>
            </w:r>
          </w:p>
        </w:tc>
        <w:tc>
          <w:tcPr>
            <w:tcW w:w="3500" w:type="dxa"/>
            <w:gridSpan w:val="2"/>
            <w:tcBorders>
              <w:bottom w:val="single" w:sz="4" w:space="0" w:color="000000"/>
            </w:tcBorders>
          </w:tcPr>
          <w:p w14:paraId="4FA8885C" w14:textId="77777777" w:rsidR="00C807BD" w:rsidRDefault="00000000">
            <w:pPr>
              <w:keepNext/>
              <w:spacing w:before="20" w:after="20"/>
              <w:jc w:val="center"/>
            </w:pPr>
            <w:r>
              <w:rPr>
                <w:rFonts w:ascii="游明朝" w:eastAsia="游明朝" w:hAnsi="游明朝"/>
                <w:b/>
                <w:sz w:val="20"/>
              </w:rPr>
              <w:t>GateRAF</w:t>
            </w:r>
          </w:p>
        </w:tc>
        <w:tc>
          <w:tcPr>
            <w:tcW w:w="3500" w:type="dxa"/>
            <w:gridSpan w:val="2"/>
            <w:tcBorders>
              <w:bottom w:val="single" w:sz="4" w:space="0" w:color="000000"/>
            </w:tcBorders>
          </w:tcPr>
          <w:p w14:paraId="0F8400A0" w14:textId="77777777" w:rsidR="00C807BD" w:rsidRDefault="00000000">
            <w:pPr>
              <w:keepNext/>
              <w:spacing w:before="20" w:after="20"/>
              <w:jc w:val="center"/>
            </w:pPr>
            <w:r>
              <w:rPr>
                <w:rFonts w:ascii="游明朝" w:eastAsia="游明朝" w:hAnsi="游明朝"/>
                <w:b/>
                <w:sz w:val="20"/>
              </w:rPr>
              <w:t>ProtoRAF</w:t>
            </w:r>
          </w:p>
        </w:tc>
      </w:tr>
      <w:tr w:rsidR="00C807BD" w14:paraId="190CDBD3" w14:textId="77777777">
        <w:trPr>
          <w:cantSplit/>
          <w:tblHeader/>
          <w:jc w:val="center"/>
        </w:trPr>
        <w:tc>
          <w:tcPr>
            <w:tcW w:w="1400" w:type="dxa"/>
            <w:vMerge/>
          </w:tcPr>
          <w:p w14:paraId="0BC01F02" w14:textId="77777777" w:rsidR="00C807BD" w:rsidRDefault="00C807BD"/>
        </w:tc>
        <w:tc>
          <w:tcPr>
            <w:tcW w:w="1700" w:type="dxa"/>
            <w:tcBorders>
              <w:bottom w:val="single" w:sz="4" w:space="0" w:color="000000"/>
            </w:tcBorders>
          </w:tcPr>
          <w:p w14:paraId="64724F1D" w14:textId="77777777" w:rsidR="00C807BD" w:rsidRDefault="00000000">
            <w:pPr>
              <w:keepNext/>
              <w:spacing w:before="20" w:after="20"/>
              <w:jc w:val="center"/>
            </w:pPr>
            <w:r>
              <w:rPr>
                <w:rFonts w:ascii="游明朝" w:eastAsia="游明朝" w:hAnsi="游明朝"/>
                <w:b/>
                <w:sz w:val="20"/>
              </w:rPr>
              <w:t>標準偏差</w:t>
            </w:r>
          </w:p>
        </w:tc>
        <w:tc>
          <w:tcPr>
            <w:tcW w:w="1800" w:type="dxa"/>
            <w:tcBorders>
              <w:bottom w:val="single" w:sz="4" w:space="0" w:color="000000"/>
            </w:tcBorders>
          </w:tcPr>
          <w:p w14:paraId="1051FF01" w14:textId="77777777" w:rsidR="00C807BD" w:rsidRDefault="00000000">
            <w:pPr>
              <w:keepNext/>
              <w:spacing w:before="20" w:after="20"/>
              <w:jc w:val="center"/>
            </w:pPr>
            <w:r>
              <w:rPr>
                <w:rFonts w:ascii="游明朝" w:eastAsia="游明朝" w:hAnsi="游明朝"/>
                <w:b/>
                <w:sz w:val="20"/>
              </w:rPr>
              <w:t>スパイクの割合</w:t>
            </w:r>
          </w:p>
        </w:tc>
        <w:tc>
          <w:tcPr>
            <w:tcW w:w="1700" w:type="dxa"/>
            <w:tcBorders>
              <w:bottom w:val="single" w:sz="4" w:space="0" w:color="000000"/>
            </w:tcBorders>
          </w:tcPr>
          <w:p w14:paraId="34B07952" w14:textId="77777777" w:rsidR="00C807BD" w:rsidRDefault="00000000">
            <w:pPr>
              <w:keepNext/>
              <w:spacing w:before="20" w:after="20"/>
              <w:jc w:val="center"/>
            </w:pPr>
            <w:r>
              <w:rPr>
                <w:rFonts w:ascii="游明朝" w:eastAsia="游明朝" w:hAnsi="游明朝"/>
                <w:b/>
                <w:sz w:val="20"/>
              </w:rPr>
              <w:t>標準偏差</w:t>
            </w:r>
          </w:p>
        </w:tc>
        <w:tc>
          <w:tcPr>
            <w:tcW w:w="1800" w:type="dxa"/>
            <w:tcBorders>
              <w:bottom w:val="single" w:sz="4" w:space="0" w:color="000000"/>
            </w:tcBorders>
          </w:tcPr>
          <w:p w14:paraId="712AFBDA" w14:textId="77777777" w:rsidR="00C807BD" w:rsidRDefault="00000000">
            <w:pPr>
              <w:keepNext/>
              <w:spacing w:before="20" w:after="20"/>
              <w:jc w:val="center"/>
            </w:pPr>
            <w:r>
              <w:rPr>
                <w:rFonts w:ascii="游明朝" w:eastAsia="游明朝" w:hAnsi="游明朝"/>
                <w:b/>
                <w:sz w:val="20"/>
              </w:rPr>
              <w:t>スパイクの割合</w:t>
            </w:r>
          </w:p>
        </w:tc>
      </w:tr>
      <w:tr w:rsidR="00C807BD" w14:paraId="710F7F23" w14:textId="77777777">
        <w:trPr>
          <w:cantSplit/>
          <w:jc w:val="center"/>
        </w:trPr>
        <w:tc>
          <w:tcPr>
            <w:tcW w:w="1400" w:type="dxa"/>
          </w:tcPr>
          <w:p w14:paraId="1D59EA46" w14:textId="77777777" w:rsidR="00C807BD" w:rsidRDefault="00000000">
            <w:pPr>
              <w:keepNext/>
              <w:spacing w:before="20" w:after="20"/>
              <w:jc w:val="center"/>
            </w:pPr>
            <w:r>
              <w:rPr>
                <w:rFonts w:ascii="游明朝" w:eastAsia="游明朝" w:hAnsi="游明朝"/>
                <w:sz w:val="20"/>
              </w:rPr>
              <w:t>1</w:t>
            </w:r>
          </w:p>
        </w:tc>
        <w:tc>
          <w:tcPr>
            <w:tcW w:w="1700" w:type="dxa"/>
          </w:tcPr>
          <w:p w14:paraId="1D7D30E3" w14:textId="77777777" w:rsidR="00C807BD" w:rsidRDefault="00000000">
            <w:pPr>
              <w:keepNext/>
              <w:spacing w:before="20" w:after="20"/>
              <w:jc w:val="center"/>
            </w:pPr>
            <w:r>
              <w:rPr>
                <w:rFonts w:ascii="游明朝" w:eastAsia="游明朝" w:hAnsi="游明朝"/>
                <w:sz w:val="20"/>
              </w:rPr>
              <w:t>0.60</w:t>
            </w:r>
          </w:p>
        </w:tc>
        <w:tc>
          <w:tcPr>
            <w:tcW w:w="1800" w:type="dxa"/>
          </w:tcPr>
          <w:p w14:paraId="66C92371" w14:textId="77777777" w:rsidR="00C807BD" w:rsidRDefault="00000000">
            <w:pPr>
              <w:keepNext/>
              <w:spacing w:before="20" w:after="20"/>
              <w:jc w:val="center"/>
            </w:pPr>
            <w:r>
              <w:rPr>
                <w:rFonts w:ascii="游明朝" w:eastAsia="游明朝" w:hAnsi="游明朝"/>
                <w:sz w:val="20"/>
              </w:rPr>
              <w:t>1.4%</w:t>
            </w:r>
          </w:p>
        </w:tc>
        <w:tc>
          <w:tcPr>
            <w:tcW w:w="1700" w:type="dxa"/>
          </w:tcPr>
          <w:p w14:paraId="4D61A1FB" w14:textId="77777777" w:rsidR="00C807BD" w:rsidRDefault="00000000">
            <w:pPr>
              <w:keepNext/>
              <w:spacing w:before="20" w:after="20"/>
              <w:jc w:val="center"/>
            </w:pPr>
            <w:r>
              <w:rPr>
                <w:rFonts w:ascii="游明朝" w:eastAsia="游明朝" w:hAnsi="游明朝"/>
                <w:sz w:val="20"/>
              </w:rPr>
              <w:t>0.91</w:t>
            </w:r>
          </w:p>
        </w:tc>
        <w:tc>
          <w:tcPr>
            <w:tcW w:w="1800" w:type="dxa"/>
          </w:tcPr>
          <w:p w14:paraId="359004A8" w14:textId="77777777" w:rsidR="00C807BD" w:rsidRDefault="00000000">
            <w:pPr>
              <w:keepNext/>
              <w:spacing w:before="20" w:after="20"/>
              <w:jc w:val="center"/>
            </w:pPr>
            <w:r>
              <w:rPr>
                <w:rFonts w:ascii="游明朝" w:eastAsia="游明朝" w:hAnsi="游明朝"/>
                <w:sz w:val="20"/>
              </w:rPr>
              <w:t>4.8%</w:t>
            </w:r>
          </w:p>
        </w:tc>
      </w:tr>
      <w:tr w:rsidR="00C807BD" w14:paraId="45922866" w14:textId="77777777">
        <w:trPr>
          <w:cantSplit/>
          <w:jc w:val="center"/>
        </w:trPr>
        <w:tc>
          <w:tcPr>
            <w:tcW w:w="1400" w:type="dxa"/>
          </w:tcPr>
          <w:p w14:paraId="7A8D674F" w14:textId="77777777" w:rsidR="00C807BD" w:rsidRDefault="00000000">
            <w:pPr>
              <w:keepNext/>
              <w:spacing w:before="20" w:after="20"/>
              <w:jc w:val="center"/>
            </w:pPr>
            <w:r>
              <w:rPr>
                <w:rFonts w:ascii="游明朝" w:eastAsia="游明朝" w:hAnsi="游明朝"/>
                <w:sz w:val="20"/>
              </w:rPr>
              <w:t>2</w:t>
            </w:r>
          </w:p>
        </w:tc>
        <w:tc>
          <w:tcPr>
            <w:tcW w:w="1700" w:type="dxa"/>
          </w:tcPr>
          <w:p w14:paraId="1DC13CCF" w14:textId="77777777" w:rsidR="00C807BD" w:rsidRDefault="00000000">
            <w:pPr>
              <w:keepNext/>
              <w:spacing w:before="20" w:after="20"/>
              <w:jc w:val="center"/>
            </w:pPr>
            <w:r>
              <w:rPr>
                <w:rFonts w:ascii="游明朝" w:eastAsia="游明朝" w:hAnsi="游明朝"/>
                <w:sz w:val="20"/>
              </w:rPr>
              <w:t>0.80</w:t>
            </w:r>
          </w:p>
        </w:tc>
        <w:tc>
          <w:tcPr>
            <w:tcW w:w="1800" w:type="dxa"/>
          </w:tcPr>
          <w:p w14:paraId="19469576" w14:textId="77777777" w:rsidR="00C807BD" w:rsidRDefault="00000000">
            <w:pPr>
              <w:keepNext/>
              <w:spacing w:before="20" w:after="20"/>
              <w:jc w:val="center"/>
            </w:pPr>
            <w:r>
              <w:rPr>
                <w:rFonts w:ascii="游明朝" w:eastAsia="游明朝" w:hAnsi="游明朝"/>
                <w:sz w:val="20"/>
              </w:rPr>
              <w:t>2.8%</w:t>
            </w:r>
          </w:p>
        </w:tc>
        <w:tc>
          <w:tcPr>
            <w:tcW w:w="1700" w:type="dxa"/>
          </w:tcPr>
          <w:p w14:paraId="43E0958D" w14:textId="77777777" w:rsidR="00C807BD" w:rsidRDefault="00000000">
            <w:pPr>
              <w:keepNext/>
              <w:spacing w:before="20" w:after="20"/>
              <w:jc w:val="center"/>
            </w:pPr>
            <w:r>
              <w:rPr>
                <w:rFonts w:ascii="游明朝" w:eastAsia="游明朝" w:hAnsi="游明朝"/>
                <w:sz w:val="20"/>
              </w:rPr>
              <w:t>0.87</w:t>
            </w:r>
          </w:p>
        </w:tc>
        <w:tc>
          <w:tcPr>
            <w:tcW w:w="1800" w:type="dxa"/>
          </w:tcPr>
          <w:p w14:paraId="19D61938" w14:textId="77777777" w:rsidR="00C807BD" w:rsidRDefault="00000000">
            <w:pPr>
              <w:keepNext/>
              <w:spacing w:before="20" w:after="20"/>
              <w:jc w:val="center"/>
            </w:pPr>
            <w:r>
              <w:rPr>
                <w:rFonts w:ascii="游明朝" w:eastAsia="游明朝" w:hAnsi="游明朝"/>
                <w:sz w:val="20"/>
              </w:rPr>
              <w:t>3.6%</w:t>
            </w:r>
          </w:p>
        </w:tc>
      </w:tr>
      <w:tr w:rsidR="00C807BD" w14:paraId="00906BBA" w14:textId="77777777">
        <w:trPr>
          <w:cantSplit/>
          <w:jc w:val="center"/>
        </w:trPr>
        <w:tc>
          <w:tcPr>
            <w:tcW w:w="1400" w:type="dxa"/>
          </w:tcPr>
          <w:p w14:paraId="1324AD98" w14:textId="77777777" w:rsidR="00C807BD" w:rsidRDefault="00000000">
            <w:pPr>
              <w:keepNext/>
              <w:spacing w:before="20" w:after="20"/>
              <w:jc w:val="center"/>
            </w:pPr>
            <w:r>
              <w:rPr>
                <w:rFonts w:ascii="游明朝" w:eastAsia="游明朝" w:hAnsi="游明朝"/>
                <w:sz w:val="20"/>
              </w:rPr>
              <w:t>3</w:t>
            </w:r>
          </w:p>
        </w:tc>
        <w:tc>
          <w:tcPr>
            <w:tcW w:w="1700" w:type="dxa"/>
          </w:tcPr>
          <w:p w14:paraId="01246036" w14:textId="77777777" w:rsidR="00C807BD" w:rsidRDefault="00000000">
            <w:pPr>
              <w:keepNext/>
              <w:spacing w:before="20" w:after="20"/>
              <w:jc w:val="center"/>
            </w:pPr>
            <w:r>
              <w:rPr>
                <w:rFonts w:ascii="游明朝" w:eastAsia="游明朝" w:hAnsi="游明朝"/>
                <w:sz w:val="20"/>
              </w:rPr>
              <w:t>0.92</w:t>
            </w:r>
          </w:p>
        </w:tc>
        <w:tc>
          <w:tcPr>
            <w:tcW w:w="1800" w:type="dxa"/>
          </w:tcPr>
          <w:p w14:paraId="6B8BAFBC" w14:textId="77777777" w:rsidR="00C807BD" w:rsidRDefault="00000000">
            <w:pPr>
              <w:keepNext/>
              <w:spacing w:before="20" w:after="20"/>
              <w:jc w:val="center"/>
            </w:pPr>
            <w:r>
              <w:rPr>
                <w:rFonts w:ascii="游明朝" w:eastAsia="游明朝" w:hAnsi="游明朝"/>
                <w:sz w:val="20"/>
              </w:rPr>
              <w:t>4.1%</w:t>
            </w:r>
          </w:p>
        </w:tc>
        <w:tc>
          <w:tcPr>
            <w:tcW w:w="1700" w:type="dxa"/>
          </w:tcPr>
          <w:p w14:paraId="68E1C15F" w14:textId="77777777" w:rsidR="00C807BD" w:rsidRDefault="00000000">
            <w:pPr>
              <w:keepNext/>
              <w:spacing w:before="20" w:after="20"/>
              <w:jc w:val="center"/>
            </w:pPr>
            <w:r>
              <w:rPr>
                <w:rFonts w:ascii="游明朝" w:eastAsia="游明朝" w:hAnsi="游明朝"/>
                <w:sz w:val="20"/>
              </w:rPr>
              <w:t>0.93</w:t>
            </w:r>
          </w:p>
        </w:tc>
        <w:tc>
          <w:tcPr>
            <w:tcW w:w="1800" w:type="dxa"/>
          </w:tcPr>
          <w:p w14:paraId="37C44B7A" w14:textId="77777777" w:rsidR="00C807BD" w:rsidRDefault="00000000">
            <w:pPr>
              <w:keepNext/>
              <w:spacing w:before="20" w:after="20"/>
              <w:jc w:val="center"/>
            </w:pPr>
            <w:r>
              <w:rPr>
                <w:rFonts w:ascii="游明朝" w:eastAsia="游明朝" w:hAnsi="游明朝"/>
                <w:sz w:val="20"/>
              </w:rPr>
              <w:t>4.3%</w:t>
            </w:r>
          </w:p>
        </w:tc>
      </w:tr>
      <w:tr w:rsidR="00C807BD" w14:paraId="723779EB" w14:textId="77777777">
        <w:trPr>
          <w:cantSplit/>
          <w:jc w:val="center"/>
        </w:trPr>
        <w:tc>
          <w:tcPr>
            <w:tcW w:w="1400" w:type="dxa"/>
          </w:tcPr>
          <w:p w14:paraId="3F818155" w14:textId="77777777" w:rsidR="00C807BD" w:rsidRDefault="00000000">
            <w:pPr>
              <w:keepNext/>
              <w:spacing w:before="20" w:after="20"/>
              <w:jc w:val="center"/>
            </w:pPr>
            <w:r>
              <w:rPr>
                <w:rFonts w:ascii="游明朝" w:eastAsia="游明朝" w:hAnsi="游明朝"/>
                <w:sz w:val="20"/>
              </w:rPr>
              <w:t>4</w:t>
            </w:r>
          </w:p>
        </w:tc>
        <w:tc>
          <w:tcPr>
            <w:tcW w:w="1700" w:type="dxa"/>
          </w:tcPr>
          <w:p w14:paraId="664B6DA6" w14:textId="77777777" w:rsidR="00C807BD" w:rsidRDefault="00000000">
            <w:pPr>
              <w:keepNext/>
              <w:spacing w:before="20" w:after="20"/>
              <w:jc w:val="center"/>
            </w:pPr>
            <w:r>
              <w:rPr>
                <w:rFonts w:ascii="游明朝" w:eastAsia="游明朝" w:hAnsi="游明朝"/>
                <w:sz w:val="20"/>
              </w:rPr>
              <w:t>0.92</w:t>
            </w:r>
          </w:p>
        </w:tc>
        <w:tc>
          <w:tcPr>
            <w:tcW w:w="1800" w:type="dxa"/>
          </w:tcPr>
          <w:p w14:paraId="76BA6174" w14:textId="77777777" w:rsidR="00C807BD" w:rsidRDefault="00000000">
            <w:pPr>
              <w:keepNext/>
              <w:spacing w:before="20" w:after="20"/>
              <w:jc w:val="center"/>
            </w:pPr>
            <w:r>
              <w:rPr>
                <w:rFonts w:ascii="游明朝" w:eastAsia="游明朝" w:hAnsi="游明朝"/>
                <w:sz w:val="20"/>
              </w:rPr>
              <w:t>4.2%</w:t>
            </w:r>
          </w:p>
        </w:tc>
        <w:tc>
          <w:tcPr>
            <w:tcW w:w="1700" w:type="dxa"/>
          </w:tcPr>
          <w:p w14:paraId="67398B69" w14:textId="77777777" w:rsidR="00C807BD" w:rsidRDefault="00000000">
            <w:pPr>
              <w:keepNext/>
              <w:spacing w:before="20" w:after="20"/>
              <w:jc w:val="center"/>
            </w:pPr>
            <w:r>
              <w:rPr>
                <w:rFonts w:ascii="游明朝" w:eastAsia="游明朝" w:hAnsi="游明朝"/>
                <w:sz w:val="20"/>
              </w:rPr>
              <w:t>0.91</w:t>
            </w:r>
          </w:p>
        </w:tc>
        <w:tc>
          <w:tcPr>
            <w:tcW w:w="1800" w:type="dxa"/>
          </w:tcPr>
          <w:p w14:paraId="25A6271E" w14:textId="77777777" w:rsidR="00C807BD" w:rsidRDefault="00000000">
            <w:pPr>
              <w:keepNext/>
              <w:spacing w:before="20" w:after="20"/>
              <w:jc w:val="center"/>
            </w:pPr>
            <w:r>
              <w:rPr>
                <w:rFonts w:ascii="游明朝" w:eastAsia="游明朝" w:hAnsi="游明朝"/>
                <w:sz w:val="20"/>
              </w:rPr>
              <w:t>4.1%</w:t>
            </w:r>
          </w:p>
        </w:tc>
      </w:tr>
      <w:tr w:rsidR="00C807BD" w14:paraId="067BF8D7" w14:textId="77777777">
        <w:trPr>
          <w:cantSplit/>
          <w:jc w:val="center"/>
        </w:trPr>
        <w:tc>
          <w:tcPr>
            <w:tcW w:w="1400" w:type="dxa"/>
          </w:tcPr>
          <w:p w14:paraId="554D2C46" w14:textId="77777777" w:rsidR="00C807BD" w:rsidRDefault="00000000">
            <w:pPr>
              <w:keepNext/>
              <w:spacing w:before="20" w:after="20"/>
              <w:jc w:val="center"/>
            </w:pPr>
            <w:r>
              <w:rPr>
                <w:rFonts w:ascii="游明朝" w:eastAsia="游明朝" w:hAnsi="游明朝"/>
                <w:sz w:val="20"/>
              </w:rPr>
              <w:t>5</w:t>
            </w:r>
          </w:p>
        </w:tc>
        <w:tc>
          <w:tcPr>
            <w:tcW w:w="1700" w:type="dxa"/>
          </w:tcPr>
          <w:p w14:paraId="0CA855AB" w14:textId="77777777" w:rsidR="00C807BD" w:rsidRDefault="00000000">
            <w:pPr>
              <w:keepNext/>
              <w:spacing w:before="20" w:after="20"/>
              <w:jc w:val="center"/>
            </w:pPr>
            <w:r>
              <w:rPr>
                <w:rFonts w:ascii="游明朝" w:eastAsia="游明朝" w:hAnsi="游明朝"/>
                <w:sz w:val="20"/>
              </w:rPr>
              <w:t>0.91</w:t>
            </w:r>
          </w:p>
        </w:tc>
        <w:tc>
          <w:tcPr>
            <w:tcW w:w="1800" w:type="dxa"/>
          </w:tcPr>
          <w:p w14:paraId="30EB4B9A" w14:textId="77777777" w:rsidR="00C807BD" w:rsidRDefault="00000000">
            <w:pPr>
              <w:keepNext/>
              <w:spacing w:before="20" w:after="20"/>
              <w:jc w:val="center"/>
            </w:pPr>
            <w:r>
              <w:rPr>
                <w:rFonts w:ascii="游明朝" w:eastAsia="游明朝" w:hAnsi="游明朝"/>
                <w:sz w:val="20"/>
              </w:rPr>
              <w:t>3.9%</w:t>
            </w:r>
          </w:p>
        </w:tc>
        <w:tc>
          <w:tcPr>
            <w:tcW w:w="1700" w:type="dxa"/>
          </w:tcPr>
          <w:p w14:paraId="4DC01B8D" w14:textId="77777777" w:rsidR="00C807BD" w:rsidRDefault="00000000">
            <w:pPr>
              <w:keepNext/>
              <w:spacing w:before="20" w:after="20"/>
              <w:jc w:val="center"/>
            </w:pPr>
            <w:r>
              <w:rPr>
                <w:rFonts w:ascii="游明朝" w:eastAsia="游明朝" w:hAnsi="游明朝"/>
                <w:sz w:val="20"/>
              </w:rPr>
              <w:t>0.95</w:t>
            </w:r>
          </w:p>
        </w:tc>
        <w:tc>
          <w:tcPr>
            <w:tcW w:w="1800" w:type="dxa"/>
          </w:tcPr>
          <w:p w14:paraId="5DEDCA6F" w14:textId="77777777" w:rsidR="00C807BD" w:rsidRDefault="00000000">
            <w:pPr>
              <w:keepNext/>
              <w:spacing w:before="20" w:after="20"/>
              <w:jc w:val="center"/>
            </w:pPr>
            <w:r>
              <w:rPr>
                <w:rFonts w:ascii="游明朝" w:eastAsia="游明朝" w:hAnsi="游明朝"/>
                <w:sz w:val="20"/>
              </w:rPr>
              <w:t>4.2%</w:t>
            </w:r>
          </w:p>
        </w:tc>
      </w:tr>
      <w:tr w:rsidR="00C807BD" w14:paraId="7F1B1155" w14:textId="77777777">
        <w:trPr>
          <w:cantSplit/>
          <w:jc w:val="center"/>
        </w:trPr>
        <w:tc>
          <w:tcPr>
            <w:tcW w:w="1400" w:type="dxa"/>
          </w:tcPr>
          <w:p w14:paraId="5D0614E3" w14:textId="77777777" w:rsidR="00C807BD" w:rsidRDefault="00000000">
            <w:pPr>
              <w:keepNext/>
              <w:spacing w:before="20" w:after="20"/>
              <w:jc w:val="center"/>
            </w:pPr>
            <w:r>
              <w:rPr>
                <w:rFonts w:ascii="游明朝" w:eastAsia="游明朝" w:hAnsi="游明朝"/>
                <w:sz w:val="20"/>
              </w:rPr>
              <w:t>6</w:t>
            </w:r>
          </w:p>
        </w:tc>
        <w:tc>
          <w:tcPr>
            <w:tcW w:w="1700" w:type="dxa"/>
          </w:tcPr>
          <w:p w14:paraId="4D5C3EED" w14:textId="77777777" w:rsidR="00C807BD" w:rsidRDefault="00000000">
            <w:pPr>
              <w:keepNext/>
              <w:spacing w:before="20" w:after="20"/>
              <w:jc w:val="center"/>
            </w:pPr>
            <w:r>
              <w:rPr>
                <w:rFonts w:ascii="游明朝" w:eastAsia="游明朝" w:hAnsi="游明朝"/>
                <w:sz w:val="20"/>
              </w:rPr>
              <w:t>0.87</w:t>
            </w:r>
          </w:p>
        </w:tc>
        <w:tc>
          <w:tcPr>
            <w:tcW w:w="1800" w:type="dxa"/>
          </w:tcPr>
          <w:p w14:paraId="66E6EA9A" w14:textId="77777777" w:rsidR="00C807BD" w:rsidRDefault="00000000">
            <w:pPr>
              <w:keepNext/>
              <w:spacing w:before="20" w:after="20"/>
              <w:jc w:val="center"/>
            </w:pPr>
            <w:r>
              <w:rPr>
                <w:rFonts w:ascii="游明朝" w:eastAsia="游明朝" w:hAnsi="游明朝"/>
                <w:sz w:val="20"/>
              </w:rPr>
              <w:t>3.3%</w:t>
            </w:r>
          </w:p>
        </w:tc>
        <w:tc>
          <w:tcPr>
            <w:tcW w:w="1700" w:type="dxa"/>
          </w:tcPr>
          <w:p w14:paraId="43C31459" w14:textId="77777777" w:rsidR="00C807BD" w:rsidRDefault="00000000">
            <w:pPr>
              <w:keepNext/>
              <w:spacing w:before="20" w:after="20"/>
              <w:jc w:val="center"/>
            </w:pPr>
            <w:r>
              <w:rPr>
                <w:rFonts w:ascii="游明朝" w:eastAsia="游明朝" w:hAnsi="游明朝"/>
                <w:sz w:val="20"/>
              </w:rPr>
              <w:t>0.96</w:t>
            </w:r>
          </w:p>
        </w:tc>
        <w:tc>
          <w:tcPr>
            <w:tcW w:w="1800" w:type="dxa"/>
          </w:tcPr>
          <w:p w14:paraId="2DF08495" w14:textId="77777777" w:rsidR="00C807BD" w:rsidRDefault="00000000">
            <w:pPr>
              <w:keepNext/>
              <w:spacing w:before="20" w:after="20"/>
              <w:jc w:val="center"/>
            </w:pPr>
            <w:r>
              <w:rPr>
                <w:rFonts w:ascii="游明朝" w:eastAsia="游明朝" w:hAnsi="游明朝"/>
                <w:sz w:val="20"/>
              </w:rPr>
              <w:t>4.3%</w:t>
            </w:r>
          </w:p>
        </w:tc>
      </w:tr>
      <w:tr w:rsidR="00C807BD" w14:paraId="2AEC372D" w14:textId="77777777">
        <w:trPr>
          <w:cantSplit/>
          <w:jc w:val="center"/>
        </w:trPr>
        <w:tc>
          <w:tcPr>
            <w:tcW w:w="1400" w:type="dxa"/>
          </w:tcPr>
          <w:p w14:paraId="4C74D57A" w14:textId="77777777" w:rsidR="00C807BD" w:rsidRDefault="00000000">
            <w:pPr>
              <w:keepNext/>
              <w:spacing w:before="20" w:after="20"/>
              <w:jc w:val="center"/>
            </w:pPr>
            <w:r>
              <w:rPr>
                <w:rFonts w:ascii="游明朝" w:eastAsia="游明朝" w:hAnsi="游明朝"/>
                <w:sz w:val="20"/>
              </w:rPr>
              <w:t>7</w:t>
            </w:r>
          </w:p>
        </w:tc>
        <w:tc>
          <w:tcPr>
            <w:tcW w:w="1700" w:type="dxa"/>
          </w:tcPr>
          <w:p w14:paraId="392E7CDE" w14:textId="77777777" w:rsidR="00C807BD" w:rsidRDefault="00000000">
            <w:pPr>
              <w:keepNext/>
              <w:spacing w:before="20" w:after="20"/>
              <w:jc w:val="center"/>
            </w:pPr>
            <w:r>
              <w:rPr>
                <w:rFonts w:ascii="游明朝" w:eastAsia="游明朝" w:hAnsi="游明朝"/>
                <w:sz w:val="20"/>
              </w:rPr>
              <w:t>0.96</w:t>
            </w:r>
          </w:p>
        </w:tc>
        <w:tc>
          <w:tcPr>
            <w:tcW w:w="1800" w:type="dxa"/>
          </w:tcPr>
          <w:p w14:paraId="4779186E" w14:textId="77777777" w:rsidR="00C807BD" w:rsidRDefault="00000000">
            <w:pPr>
              <w:keepNext/>
              <w:spacing w:before="20" w:after="20"/>
              <w:jc w:val="center"/>
            </w:pPr>
            <w:r>
              <w:rPr>
                <w:rFonts w:ascii="游明朝" w:eastAsia="游明朝" w:hAnsi="游明朝"/>
                <w:sz w:val="20"/>
              </w:rPr>
              <w:t>4.6%</w:t>
            </w:r>
          </w:p>
        </w:tc>
        <w:tc>
          <w:tcPr>
            <w:tcW w:w="1700" w:type="dxa"/>
          </w:tcPr>
          <w:p w14:paraId="0BAB0E41" w14:textId="77777777" w:rsidR="00C807BD" w:rsidRDefault="00000000">
            <w:pPr>
              <w:keepNext/>
              <w:spacing w:before="20" w:after="20"/>
              <w:jc w:val="center"/>
            </w:pPr>
            <w:r>
              <w:rPr>
                <w:rFonts w:ascii="游明朝" w:eastAsia="游明朝" w:hAnsi="游明朝"/>
                <w:sz w:val="20"/>
              </w:rPr>
              <w:t>0.99</w:t>
            </w:r>
          </w:p>
        </w:tc>
        <w:tc>
          <w:tcPr>
            <w:tcW w:w="1800" w:type="dxa"/>
          </w:tcPr>
          <w:p w14:paraId="3C4E825E" w14:textId="77777777" w:rsidR="00C807BD" w:rsidRDefault="00000000">
            <w:pPr>
              <w:keepNext/>
              <w:spacing w:before="20" w:after="20"/>
              <w:jc w:val="center"/>
            </w:pPr>
            <w:r>
              <w:rPr>
                <w:rFonts w:ascii="游明朝" w:eastAsia="游明朝" w:hAnsi="游明朝"/>
                <w:sz w:val="20"/>
              </w:rPr>
              <w:t>4.9%</w:t>
            </w:r>
          </w:p>
        </w:tc>
      </w:tr>
      <w:tr w:rsidR="00C807BD" w14:paraId="49B5CD23" w14:textId="77777777">
        <w:trPr>
          <w:cantSplit/>
          <w:jc w:val="center"/>
        </w:trPr>
        <w:tc>
          <w:tcPr>
            <w:tcW w:w="1400" w:type="dxa"/>
          </w:tcPr>
          <w:p w14:paraId="430D89D2" w14:textId="77777777" w:rsidR="00C807BD" w:rsidRDefault="00000000">
            <w:pPr>
              <w:keepNext/>
              <w:spacing w:before="20" w:after="20"/>
              <w:jc w:val="center"/>
            </w:pPr>
            <w:r>
              <w:rPr>
                <w:rFonts w:ascii="游明朝" w:eastAsia="游明朝" w:hAnsi="游明朝"/>
                <w:sz w:val="20"/>
              </w:rPr>
              <w:t>8</w:t>
            </w:r>
          </w:p>
        </w:tc>
        <w:tc>
          <w:tcPr>
            <w:tcW w:w="1700" w:type="dxa"/>
          </w:tcPr>
          <w:p w14:paraId="796D1A46" w14:textId="77777777" w:rsidR="00C807BD" w:rsidRDefault="00000000">
            <w:pPr>
              <w:keepNext/>
              <w:spacing w:before="20" w:after="20"/>
              <w:jc w:val="center"/>
            </w:pPr>
            <w:r>
              <w:rPr>
                <w:rFonts w:ascii="游明朝" w:eastAsia="游明朝" w:hAnsi="游明朝"/>
                <w:sz w:val="20"/>
              </w:rPr>
              <w:t>1.09</w:t>
            </w:r>
          </w:p>
        </w:tc>
        <w:tc>
          <w:tcPr>
            <w:tcW w:w="1800" w:type="dxa"/>
          </w:tcPr>
          <w:p w14:paraId="6995D93A" w14:textId="77777777" w:rsidR="00C807BD" w:rsidRDefault="00000000">
            <w:pPr>
              <w:keepNext/>
              <w:spacing w:before="20" w:after="20"/>
              <w:jc w:val="center"/>
            </w:pPr>
            <w:r>
              <w:rPr>
                <w:rFonts w:ascii="游明朝" w:eastAsia="游明朝" w:hAnsi="游明朝"/>
                <w:sz w:val="20"/>
              </w:rPr>
              <w:t>6.9%</w:t>
            </w:r>
          </w:p>
        </w:tc>
        <w:tc>
          <w:tcPr>
            <w:tcW w:w="1700" w:type="dxa"/>
          </w:tcPr>
          <w:p w14:paraId="34BB7231" w14:textId="77777777" w:rsidR="00C807BD" w:rsidRDefault="00000000">
            <w:pPr>
              <w:keepNext/>
              <w:spacing w:before="20" w:after="20"/>
              <w:jc w:val="center"/>
            </w:pPr>
            <w:r>
              <w:rPr>
                <w:rFonts w:ascii="游明朝" w:eastAsia="游明朝" w:hAnsi="游明朝"/>
                <w:sz w:val="20"/>
              </w:rPr>
              <w:t>1.07</w:t>
            </w:r>
          </w:p>
        </w:tc>
        <w:tc>
          <w:tcPr>
            <w:tcW w:w="1800" w:type="dxa"/>
          </w:tcPr>
          <w:p w14:paraId="16189FC4" w14:textId="77777777" w:rsidR="00C807BD" w:rsidRDefault="00000000">
            <w:pPr>
              <w:keepNext/>
              <w:spacing w:before="20" w:after="20"/>
              <w:jc w:val="center"/>
            </w:pPr>
            <w:r>
              <w:rPr>
                <w:rFonts w:ascii="游明朝" w:eastAsia="游明朝" w:hAnsi="游明朝"/>
                <w:sz w:val="20"/>
              </w:rPr>
              <w:t>5.9%</w:t>
            </w:r>
          </w:p>
        </w:tc>
      </w:tr>
      <w:tr w:rsidR="00C807BD" w14:paraId="785AB4A0" w14:textId="77777777">
        <w:trPr>
          <w:cantSplit/>
          <w:jc w:val="center"/>
        </w:trPr>
        <w:tc>
          <w:tcPr>
            <w:tcW w:w="1400" w:type="dxa"/>
          </w:tcPr>
          <w:p w14:paraId="5E8B94A0" w14:textId="77777777" w:rsidR="00C807BD" w:rsidRDefault="00000000">
            <w:pPr>
              <w:keepNext/>
              <w:spacing w:before="20" w:after="20"/>
              <w:jc w:val="center"/>
            </w:pPr>
            <w:r>
              <w:rPr>
                <w:rFonts w:ascii="游明朝" w:eastAsia="游明朝" w:hAnsi="游明朝"/>
                <w:sz w:val="20"/>
              </w:rPr>
              <w:t>9</w:t>
            </w:r>
          </w:p>
        </w:tc>
        <w:tc>
          <w:tcPr>
            <w:tcW w:w="1700" w:type="dxa"/>
          </w:tcPr>
          <w:p w14:paraId="2BD1A0F5" w14:textId="77777777" w:rsidR="00C807BD" w:rsidRDefault="00000000">
            <w:pPr>
              <w:keepNext/>
              <w:spacing w:before="20" w:after="20"/>
              <w:jc w:val="center"/>
            </w:pPr>
            <w:r>
              <w:rPr>
                <w:rFonts w:ascii="游明朝" w:eastAsia="游明朝" w:hAnsi="游明朝"/>
                <w:sz w:val="20"/>
              </w:rPr>
              <w:t>1.22</w:t>
            </w:r>
          </w:p>
        </w:tc>
        <w:tc>
          <w:tcPr>
            <w:tcW w:w="1800" w:type="dxa"/>
          </w:tcPr>
          <w:p w14:paraId="2418A0E3" w14:textId="77777777" w:rsidR="00C807BD" w:rsidRDefault="00000000">
            <w:pPr>
              <w:keepNext/>
              <w:spacing w:before="20" w:after="20"/>
              <w:jc w:val="center"/>
            </w:pPr>
            <w:r>
              <w:rPr>
                <w:rFonts w:ascii="游明朝" w:eastAsia="游明朝" w:hAnsi="游明朝"/>
                <w:sz w:val="20"/>
              </w:rPr>
              <w:t>8.7%</w:t>
            </w:r>
          </w:p>
        </w:tc>
        <w:tc>
          <w:tcPr>
            <w:tcW w:w="1700" w:type="dxa"/>
          </w:tcPr>
          <w:p w14:paraId="5FE0DBAF" w14:textId="77777777" w:rsidR="00C807BD" w:rsidRDefault="00000000">
            <w:pPr>
              <w:keepNext/>
              <w:spacing w:before="20" w:after="20"/>
              <w:jc w:val="center"/>
            </w:pPr>
            <w:r>
              <w:rPr>
                <w:rFonts w:ascii="游明朝" w:eastAsia="游明朝" w:hAnsi="游明朝"/>
                <w:sz w:val="20"/>
              </w:rPr>
              <w:t>1.10</w:t>
            </w:r>
          </w:p>
        </w:tc>
        <w:tc>
          <w:tcPr>
            <w:tcW w:w="1800" w:type="dxa"/>
          </w:tcPr>
          <w:p w14:paraId="5058C3C1" w14:textId="77777777" w:rsidR="00C807BD" w:rsidRDefault="00000000">
            <w:pPr>
              <w:keepNext/>
              <w:spacing w:before="20" w:after="20"/>
              <w:jc w:val="center"/>
            </w:pPr>
            <w:r>
              <w:rPr>
                <w:rFonts w:ascii="游明朝" w:eastAsia="游明朝" w:hAnsi="游明朝"/>
                <w:sz w:val="20"/>
              </w:rPr>
              <w:t>6.5%</w:t>
            </w:r>
          </w:p>
        </w:tc>
      </w:tr>
      <w:tr w:rsidR="00C807BD" w14:paraId="7493CCE1" w14:textId="77777777">
        <w:trPr>
          <w:cantSplit/>
          <w:jc w:val="center"/>
        </w:trPr>
        <w:tc>
          <w:tcPr>
            <w:tcW w:w="1400" w:type="dxa"/>
          </w:tcPr>
          <w:p w14:paraId="4AD06572" w14:textId="77777777" w:rsidR="00C807BD" w:rsidRDefault="00000000">
            <w:pPr>
              <w:keepNext/>
              <w:spacing w:before="20" w:after="20"/>
              <w:jc w:val="center"/>
            </w:pPr>
            <w:r>
              <w:rPr>
                <w:rFonts w:ascii="游明朝" w:eastAsia="游明朝" w:hAnsi="游明朝"/>
                <w:sz w:val="20"/>
              </w:rPr>
              <w:t>10</w:t>
            </w:r>
          </w:p>
        </w:tc>
        <w:tc>
          <w:tcPr>
            <w:tcW w:w="1700" w:type="dxa"/>
          </w:tcPr>
          <w:p w14:paraId="37D0A1E7" w14:textId="77777777" w:rsidR="00C807BD" w:rsidRDefault="00000000">
            <w:pPr>
              <w:keepNext/>
              <w:spacing w:before="20" w:after="20"/>
              <w:jc w:val="center"/>
            </w:pPr>
            <w:r>
              <w:rPr>
                <w:rFonts w:ascii="游明朝" w:eastAsia="游明朝" w:hAnsi="游明朝"/>
                <w:sz w:val="20"/>
              </w:rPr>
              <w:t>1.25</w:t>
            </w:r>
          </w:p>
        </w:tc>
        <w:tc>
          <w:tcPr>
            <w:tcW w:w="1800" w:type="dxa"/>
          </w:tcPr>
          <w:p w14:paraId="59DFEC70" w14:textId="77777777" w:rsidR="00C807BD" w:rsidRDefault="00000000">
            <w:pPr>
              <w:keepNext/>
              <w:spacing w:before="20" w:after="20"/>
              <w:jc w:val="center"/>
            </w:pPr>
            <w:r>
              <w:rPr>
                <w:rFonts w:ascii="游明朝" w:eastAsia="游明朝" w:hAnsi="游明朝"/>
                <w:sz w:val="20"/>
              </w:rPr>
              <w:t>9.9%</w:t>
            </w:r>
          </w:p>
        </w:tc>
        <w:tc>
          <w:tcPr>
            <w:tcW w:w="1700" w:type="dxa"/>
          </w:tcPr>
          <w:p w14:paraId="7E7E7680" w14:textId="77777777" w:rsidR="00C807BD" w:rsidRDefault="00000000">
            <w:pPr>
              <w:keepNext/>
              <w:spacing w:before="20" w:after="20"/>
              <w:jc w:val="center"/>
            </w:pPr>
            <w:r>
              <w:rPr>
                <w:rFonts w:ascii="游明朝" w:eastAsia="游明朝" w:hAnsi="游明朝"/>
                <w:sz w:val="20"/>
              </w:rPr>
              <w:t>1.12</w:t>
            </w:r>
          </w:p>
        </w:tc>
        <w:tc>
          <w:tcPr>
            <w:tcW w:w="1800" w:type="dxa"/>
          </w:tcPr>
          <w:p w14:paraId="54950954" w14:textId="77777777" w:rsidR="00C807BD" w:rsidRDefault="00000000">
            <w:pPr>
              <w:keepNext/>
              <w:spacing w:before="20" w:after="20"/>
              <w:jc w:val="center"/>
            </w:pPr>
            <w:r>
              <w:rPr>
                <w:rFonts w:ascii="游明朝" w:eastAsia="游明朝" w:hAnsi="游明朝"/>
                <w:sz w:val="20"/>
              </w:rPr>
              <w:t>7.4%</w:t>
            </w:r>
          </w:p>
        </w:tc>
      </w:tr>
    </w:tbl>
    <w:p w14:paraId="6527CD1F" w14:textId="77777777" w:rsidR="007109C2" w:rsidRDefault="007109C2">
      <w:pPr>
        <w:rPr>
          <w:rFonts w:ascii="游明朝" w:eastAsia="游明朝" w:hAnsi="游明朝" w:cs="游明朝"/>
          <w:color w:val="222222"/>
          <w:sz w:val="22"/>
          <w:szCs w:val="22"/>
          <w:u w:color="222222"/>
          <w:shd w:val="clear" w:color="auto" w:fill="FFFFFF"/>
          <w:lang w:val="ja-JP"/>
        </w:rPr>
      </w:pPr>
    </w:p>
    <w:p w14:paraId="42F501F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GateRAFでは，区間幅が狭い区分から広い区分へ向かって標準偏差が0.60から1.25へ大きくなり，スパイクの割合も1.4%から9.9%へ増えます．幅の広い区間には，実際にスパイクの時点が多く含まれております．Multi-RAFもほぼ同じ傾向で，標準偏差は0.70から1.26，スパイクの割合は2.3%から10.0%です．</w:t>
      </w:r>
    </w:p>
    <w:p w14:paraId="4C5A3E0C"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一方ProtoRAFは，標準偏差が0.87〜1.12，スパイクの割合が3.6%〜7.4%と，区分による違いが小さく，区間の幅が需要の変動をあまり反映しておりません．Baselineもほぼ同じです．</w:t>
      </w:r>
    </w:p>
    <w:p w14:paraId="3D0B24DB"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なお，広い区分ほど標準偏差が大きくなるのは，その区分にスパイクと平常時が混在するためで</w:t>
      </w:r>
      <w:r>
        <w:rPr>
          <w:rFonts w:ascii="游明朝" w:eastAsia="游明朝" w:hAnsi="游明朝" w:cs="游明朝"/>
          <w:color w:val="222222"/>
          <w:sz w:val="22"/>
          <w:szCs w:val="22"/>
          <w:u w:color="222222"/>
          <w:shd w:val="clear" w:color="auto" w:fill="FFFFFF"/>
          <w:lang w:val="ja-JP"/>
        </w:rPr>
        <w:lastRenderedPageBreak/>
        <w:t>す．実際，最も広い区分でもスパイクの割合は9.9%にとどまります．区間が広いことはスパイクの起こりやすい時点であることを示しますが，発生を確定づけるものではないと考えております．</w:t>
      </w:r>
    </w:p>
    <w:p w14:paraId="6F91BEDF"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以上を，5.4.4 実験4に追記いたしました．</w:t>
      </w:r>
    </w:p>
    <w:p w14:paraId="45545EA2" w14:textId="77777777" w:rsidR="007109C2" w:rsidRDefault="007109C2">
      <w:pPr>
        <w:rPr>
          <w:rFonts w:ascii="游明朝" w:eastAsia="游明朝" w:hAnsi="游明朝" w:cs="游明朝"/>
          <w:color w:val="222222"/>
          <w:sz w:val="22"/>
          <w:szCs w:val="22"/>
          <w:u w:color="222222"/>
          <w:shd w:val="clear" w:color="auto" w:fill="FFFFFF"/>
          <w:lang w:val="ja-JP"/>
        </w:rPr>
      </w:pPr>
    </w:p>
    <w:p w14:paraId="50BF3CCD"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p.7 右カラム，5.4.4 実験4（記載の追加）：</w:t>
      </w:r>
    </w:p>
    <w:p w14:paraId="538C570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commentRangeStart w:id="284"/>
      <w:r>
        <w:rPr>
          <w:rFonts w:ascii="游明朝" w:eastAsia="游明朝" w:hAnsi="游明朝" w:cs="游明朝"/>
          <w:color w:val="000000" w:themeColor="text1"/>
          <w:sz w:val="22"/>
          <w:szCs w:val="22"/>
          <w:u w:color="222222"/>
          <w:shd w:val="clear" w:color="auto" w:fill="FFFFFF"/>
          <w:lang w:val="ja-JP"/>
        </w:rPr>
        <w:t>平均だけでは区分内のばらつきが分からないため，各十分位における実績の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スコアの標準偏差と，スパイク（</w:t>
      </w:r>
      <m:oMath>
        <m:r>
          <w:rPr>
            <w:rFonts w:ascii="Cambria Math" w:hAnsi="Cambria Math"/>
            <w:sz w:val="22"/>
            <w:szCs w:val="22"/>
          </w:rPr>
          <m:t>z&gt;2</m:t>
        </m:r>
      </m:oMath>
      <w:r>
        <w:rPr>
          <w:rFonts w:ascii="游明朝" w:eastAsia="游明朝" w:hAnsi="游明朝" w:cs="游明朝"/>
          <w:color w:val="000000" w:themeColor="text1"/>
          <w:sz w:val="22"/>
          <w:szCs w:val="22"/>
          <w:u w:color="222222"/>
          <w:shd w:val="clear" w:color="auto" w:fill="FFFFFF"/>
          <w:lang w:val="ja-JP"/>
        </w:rPr>
        <w:t>）が占める割合も求めた</w:t>
      </w:r>
      <w:commentRangeEnd w:id="284"/>
      <w:r w:rsidR="00390753">
        <w:rPr>
          <w:rStyle w:val="ac"/>
          <w:rFonts w:ascii="游明朝" w:eastAsia="游明朝" w:hAnsi="游明朝" w:cs="游明朝"/>
          <w:color w:val="000000" w:themeColor="text1"/>
          <w:sz w:val="22"/>
          <w:szCs w:val="22"/>
          <w:u w:color="222222"/>
          <w:shd w:val="clear" w:color="auto" w:fill="FFFFFF"/>
          <w:lang w:val="ja-JP"/>
        </w:rPr>
        <w:commentReference w:id="284"/>
      </w:r>
      <w:r>
        <w:rPr>
          <w:rFonts w:ascii="游明朝" w:eastAsia="游明朝" w:hAnsi="游明朝" w:cs="游明朝"/>
          <w:color w:val="000000" w:themeColor="text1"/>
          <w:sz w:val="22"/>
          <w:szCs w:val="22"/>
          <w:u w:color="222222"/>
          <w:shd w:val="clear" w:color="auto" w:fill="FFFFFF"/>
          <w:lang w:val="ja-JP"/>
        </w:rPr>
        <w:t>．GateRAFでは，標準偏差が最も狭い区分の0.60から最も広い区分の1.25へ大きくなり，スパイクの割合も1.4%から9.9%へ増加する．一方ProtoRAFでは標準偏差が0.87〜1.12，スパイクの割合が3.6%〜7.4%の範囲にとどまり，区分による違いが小さい．すなわちGateRAFの広い予測区間は実際にスパイクの時点を多く含んでおり，区間幅と需要変動の対応は平均だけでなく分布としても確認できる．ただし最も広い区分でもスパイクの割合は9.9%であり，区間が広いことが直ちにスパイクの発生を意味するわけではない．</w:t>
      </w:r>
    </w:p>
    <w:p w14:paraId="49F42147" w14:textId="77777777" w:rsidR="007109C2" w:rsidRDefault="007109C2">
      <w:pPr>
        <w:rPr>
          <w:rFonts w:ascii="游明朝" w:eastAsia="游明朝" w:hAnsi="游明朝" w:cs="游明朝"/>
          <w:color w:val="222222"/>
          <w:sz w:val="22"/>
          <w:szCs w:val="22"/>
          <w:u w:color="222222"/>
          <w:shd w:val="clear" w:color="auto" w:fill="FFFFFF"/>
          <w:lang w:val="ja-JP"/>
        </w:rPr>
      </w:pPr>
    </w:p>
    <w:p w14:paraId="35AD8A4B" w14:textId="77777777" w:rsidR="007109C2" w:rsidRDefault="007109C2">
      <w:pPr>
        <w:rPr>
          <w:rFonts w:ascii="游明朝" w:eastAsia="游明朝" w:hAnsi="游明朝" w:cs="游明朝"/>
          <w:color w:val="222222"/>
          <w:sz w:val="22"/>
          <w:szCs w:val="22"/>
          <w:u w:color="222222"/>
          <w:shd w:val="clear" w:color="auto" w:fill="FFFFFF"/>
        </w:rPr>
      </w:pPr>
    </w:p>
    <w:p w14:paraId="5D9F2F7E"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3EEDE338"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第6章では，予測値をその時点の入荷量とみなして過剰入荷，返本率，機会損失を算出しており，予測精度を実務的指標に接続する試みとして有用です．一方で，入荷量として予測中央値 τ=0.5 を用いる理由については，もう少し説明があるとよいと思われます．実務上の発注意思決定では，機会損失を重視する場合には上側分位点（例：τ=0.9）を用いて欠品を抑える判断が考えられる一方，過剰入荷や返本を重視する場合には下側分位点（例：τ=0.1）を用いて入荷量を抑える判断も考えられます．したがって，τ=0.5 を用いた理由を補足するか，可能であれば τ=0.1,0.5,0.9 など複数の分位点を入荷量とみなした場合の過剰入荷・返本率・機会損失を比較する感度分析を加える</w:t>
      </w:r>
      <w:commentRangeStart w:id="285"/>
      <w:r>
        <w:rPr>
          <w:rFonts w:ascii="游明朝" w:eastAsia="游明朝" w:hAnsi="游明朝" w:cs="游明朝"/>
          <w:color w:val="222222"/>
          <w:sz w:val="22"/>
          <w:szCs w:val="22"/>
          <w:u w:color="222222"/>
          <w:shd w:val="clear" w:color="auto" w:fill="FFFFFF"/>
          <w:lang w:val="ja-JP"/>
        </w:rPr>
        <w:t>と，第6章の実務的含意がより明確になると考えられます．</w:t>
      </w:r>
    </w:p>
    <w:p w14:paraId="4732AB2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DDC6F1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commentRangeEnd w:id="285"/>
      <w:r w:rsidR="00CA7519">
        <w:rPr>
          <w:rStyle w:val="ac"/>
          <w:rFonts w:asciiTheme="majorEastAsia" w:eastAsiaTheme="majorEastAsia" w:hAnsiTheme="majorEastAsia" w:cs="游明朝"/>
          <w:b/>
          <w:bCs/>
          <w:sz w:val="22"/>
          <w:szCs w:val="22"/>
          <w:lang w:val="ja-JP"/>
        </w:rPr>
        <w:commentReference w:id="285"/>
      </w:r>
    </w:p>
    <w:p w14:paraId="0C9E146E" w14:textId="5F45F0B7" w:rsidR="007109C2" w:rsidRDefault="00390753">
      <w:pPr>
        <w:ind w:firstLine="220"/>
        <w:rPr>
          <w:rFonts w:ascii="游明朝" w:eastAsia="游明朝" w:hAnsi="游明朝" w:cs="游明朝"/>
          <w:color w:val="222222"/>
          <w:sz w:val="22"/>
          <w:szCs w:val="22"/>
          <w:u w:color="222222"/>
          <w:shd w:val="clear" w:color="auto" w:fill="FFFFFF"/>
          <w:lang w:val="ja-JP"/>
        </w:rPr>
      </w:pPr>
      <w:ins w:id="286" w:author="MIKAWA Kenta" w:date="2026-09-17T23:39:00Z" w16du:dateUtc="2026-09-17T14:39:00Z">
        <w:r>
          <w:rPr>
            <w:rFonts w:ascii="游明朝" w:eastAsia="游明朝" w:hAnsi="游明朝" w:cs="游明朝" w:hint="eastAsia"/>
            <w:color w:val="222222"/>
            <w:sz w:val="22"/>
            <w:szCs w:val="22"/>
            <w:u w:color="222222"/>
            <w:shd w:val="clear" w:color="auto" w:fill="FFFFFF"/>
            <w:lang w:val="ja-JP"/>
          </w:rPr>
          <w:t>大変貴重な</w:t>
        </w:r>
      </w:ins>
      <w:r w:rsidR="0041754F">
        <w:rPr>
          <w:rFonts w:ascii="游明朝" w:eastAsia="游明朝" w:hAnsi="游明朝" w:cs="游明朝"/>
          <w:color w:val="222222"/>
          <w:sz w:val="22"/>
          <w:szCs w:val="22"/>
          <w:u w:color="222222"/>
          <w:shd w:val="clear" w:color="auto" w:fill="FFFFFF"/>
          <w:lang w:val="ja-JP"/>
        </w:rPr>
        <w:t>ご指摘</w:t>
      </w:r>
      <w:ins w:id="287" w:author="MIKAWA Kenta" w:date="2026-09-17T23:39:00Z" w16du:dateUtc="2026-09-17T14:39:00Z">
        <w:r>
          <w:rPr>
            <w:rFonts w:ascii="游明朝" w:eastAsia="游明朝" w:hAnsi="游明朝" w:cs="游明朝" w:hint="eastAsia"/>
            <w:color w:val="222222"/>
            <w:sz w:val="22"/>
            <w:szCs w:val="22"/>
            <w:u w:color="222222"/>
            <w:shd w:val="clear" w:color="auto" w:fill="FFFFFF"/>
            <w:lang w:val="ja-JP"/>
          </w:rPr>
          <w:t>をいただき，誠に</w:t>
        </w:r>
      </w:ins>
      <w:r w:rsidR="0041754F">
        <w:rPr>
          <w:rFonts w:ascii="游明朝" w:eastAsia="游明朝" w:hAnsi="游明朝" w:cs="游明朝"/>
          <w:color w:val="222222"/>
          <w:sz w:val="22"/>
          <w:szCs w:val="22"/>
          <w:u w:color="222222"/>
          <w:shd w:val="clear" w:color="auto" w:fill="FFFFFF"/>
          <w:lang w:val="ja-JP"/>
        </w:rPr>
        <w:t>ありがとうございました．中央値を用いた理由</w:t>
      </w:r>
      <w:ins w:id="288" w:author="MIKAWA Kenta" w:date="2026-09-17T23:40:00Z" w16du:dateUtc="2026-09-17T14:40:00Z">
        <w:r>
          <w:rPr>
            <w:rFonts w:ascii="游明朝" w:eastAsia="游明朝" w:hAnsi="游明朝" w:cs="游明朝" w:hint="eastAsia"/>
            <w:color w:val="222222"/>
            <w:sz w:val="22"/>
            <w:szCs w:val="22"/>
            <w:u w:color="222222"/>
            <w:shd w:val="clear" w:color="auto" w:fill="FFFFFF"/>
            <w:lang w:val="ja-JP"/>
          </w:rPr>
          <w:t>の記載がなく，大変失礼いたしました</w:t>
        </w:r>
      </w:ins>
      <w:del w:id="289" w:author="MIKAWA Kenta" w:date="2026-09-17T23:40:00Z" w16du:dateUtc="2026-09-17T14:40:00Z">
        <w:r w:rsidR="0041754F" w:rsidDel="00390753">
          <w:rPr>
            <w:rFonts w:ascii="游明朝" w:eastAsia="游明朝" w:hAnsi="游明朝" w:cs="游明朝"/>
            <w:color w:val="222222"/>
            <w:sz w:val="22"/>
            <w:szCs w:val="22"/>
            <w:u w:color="222222"/>
            <w:shd w:val="clear" w:color="auto" w:fill="FFFFFF"/>
            <w:lang w:val="ja-JP"/>
          </w:rPr>
          <w:delText>を</w:delText>
        </w:r>
      </w:del>
      <w:del w:id="290" w:author="MIKAWA Kenta" w:date="2026-09-17T23:39:00Z" w16du:dateUtc="2026-09-17T14:39:00Z">
        <w:r w:rsidR="0041754F" w:rsidDel="00390753">
          <w:rPr>
            <w:rFonts w:ascii="游明朝" w:eastAsia="游明朝" w:hAnsi="游明朝" w:cs="游明朝"/>
            <w:color w:val="222222"/>
            <w:sz w:val="22"/>
            <w:szCs w:val="22"/>
            <w:u w:color="222222"/>
            <w:shd w:val="clear" w:color="auto" w:fill="FFFFFF"/>
            <w:lang w:val="ja-JP"/>
          </w:rPr>
          <w:delText>書いておりませんでした</w:delText>
        </w:r>
      </w:del>
      <w:r w:rsidR="0041754F">
        <w:rPr>
          <w:rFonts w:ascii="游明朝" w:eastAsia="游明朝" w:hAnsi="游明朝" w:cs="游明朝"/>
          <w:color w:val="222222"/>
          <w:sz w:val="22"/>
          <w:szCs w:val="22"/>
          <w:u w:color="222222"/>
          <w:shd w:val="clear" w:color="auto" w:fill="FFFFFF"/>
          <w:lang w:val="ja-JP"/>
        </w:rPr>
        <w:t>．</w:t>
      </w:r>
    </w:p>
    <w:p w14:paraId="1AE6D9B6" w14:textId="6971DABA" w:rsidR="00CA7519" w:rsidRPr="00CA7519" w:rsidRDefault="0041754F" w:rsidP="00CA7519">
      <w:pPr>
        <w:ind w:firstLine="220"/>
        <w:rPr>
          <w:ins w:id="291" w:author="MIKAWA Kenta" w:date="2026-09-17T23:46:00Z" w16du:dateUtc="2026-09-17T14:46:00Z"/>
          <w:rFonts w:ascii="游明朝" w:eastAsia="游明朝" w:hAnsi="游明朝" w:cs="游明朝" w:hint="eastAsia"/>
          <w:color w:val="222222"/>
          <w:sz w:val="22"/>
          <w:szCs w:val="22"/>
          <w:u w:color="222222"/>
          <w:shd w:val="clear" w:color="auto" w:fill="FFFFFF"/>
        </w:rPr>
      </w:pPr>
      <w:del w:id="292" w:author="MIKAWA Kenta" w:date="2026-09-17T23:47:00Z" w16du:dateUtc="2026-09-17T14:47:00Z">
        <w:r w:rsidDel="00CA7519">
          <w:rPr>
            <w:rFonts w:ascii="游明朝" w:eastAsia="游明朝" w:hAnsi="游明朝" w:cs="游明朝"/>
            <w:color w:val="222222"/>
            <w:sz w:val="22"/>
            <w:szCs w:val="22"/>
            <w:u w:color="222222"/>
            <w:shd w:val="clear" w:color="auto" w:fill="FFFFFF"/>
            <w:lang w:val="ja-JP"/>
          </w:rPr>
          <w:delText>中央値を用いたのは，返本と機会損失の</w:delText>
        </w:r>
      </w:del>
      <w:del w:id="293" w:author="MIKAWA Kenta" w:date="2026-09-17T23:41:00Z" w16du:dateUtc="2026-09-17T14:41:00Z">
        <w:r w:rsidDel="00390753">
          <w:rPr>
            <w:rFonts w:ascii="游明朝" w:eastAsia="游明朝" w:hAnsi="游明朝" w:cs="游明朝"/>
            <w:color w:val="222222"/>
            <w:sz w:val="22"/>
            <w:szCs w:val="22"/>
            <w:u w:color="222222"/>
            <w:shd w:val="clear" w:color="auto" w:fill="FFFFFF"/>
            <w:lang w:val="ja-JP"/>
          </w:rPr>
          <w:delText>どちらにも重みを置かない中立的な</w:delText>
        </w:r>
      </w:del>
      <w:del w:id="294" w:author="MIKAWA Kenta" w:date="2026-09-17T23:47:00Z" w16du:dateUtc="2026-09-17T14:47:00Z">
        <w:r w:rsidDel="00CA7519">
          <w:rPr>
            <w:rFonts w:ascii="游明朝" w:eastAsia="游明朝" w:hAnsi="游明朝" w:cs="游明朝"/>
            <w:color w:val="222222"/>
            <w:sz w:val="22"/>
            <w:szCs w:val="22"/>
            <w:u w:color="222222"/>
            <w:shd w:val="clear" w:color="auto" w:fill="FFFFFF"/>
            <w:lang w:val="ja-JP"/>
          </w:rPr>
          <w:delText>基準</w:delText>
        </w:r>
      </w:del>
      <w:del w:id="295" w:author="MIKAWA Kenta" w:date="2026-09-17T23:41:00Z" w16du:dateUtc="2026-09-17T14:41:00Z">
        <w:r w:rsidDel="00390753">
          <w:rPr>
            <w:rFonts w:ascii="游明朝" w:eastAsia="游明朝" w:hAnsi="游明朝" w:cs="游明朝" w:hint="eastAsia"/>
            <w:color w:val="222222"/>
            <w:sz w:val="22"/>
            <w:szCs w:val="22"/>
            <w:u w:color="222222"/>
            <w:shd w:val="clear" w:color="auto" w:fill="FFFFFF"/>
            <w:lang w:val="ja-JP"/>
          </w:rPr>
          <w:delText>だからです</w:delText>
        </w:r>
      </w:del>
      <w:del w:id="296" w:author="MIKAWA Kenta" w:date="2026-09-17T23:47:00Z" w16du:dateUtc="2026-09-17T14:47:00Z">
        <w:r w:rsidDel="00CA7519">
          <w:rPr>
            <w:rFonts w:ascii="游明朝" w:eastAsia="游明朝" w:hAnsi="游明朝" w:cs="游明朝"/>
            <w:color w:val="222222"/>
            <w:sz w:val="22"/>
            <w:szCs w:val="22"/>
            <w:u w:color="222222"/>
            <w:shd w:val="clear" w:color="auto" w:fill="FFFFFF"/>
            <w:lang w:val="ja-JP"/>
          </w:rPr>
          <w:delText>．</w:delText>
        </w:r>
      </w:del>
      <w:ins w:id="297" w:author="MIKAWA Kenta" w:date="2026-09-17T23:42:00Z" w16du:dateUtc="2026-09-17T14:42:00Z">
        <w:r w:rsidR="00390753">
          <w:rPr>
            <w:rFonts w:ascii="游明朝" w:eastAsia="游明朝" w:hAnsi="游明朝" w:cs="游明朝" w:hint="eastAsia"/>
            <w:color w:val="222222"/>
            <w:sz w:val="22"/>
            <w:szCs w:val="22"/>
            <w:u w:color="222222"/>
            <w:shd w:val="clear" w:color="auto" w:fill="FFFFFF"/>
            <w:lang w:val="ja-JP"/>
          </w:rPr>
          <w:t>過剰入荷と機会損失を同一</w:t>
        </w:r>
      </w:ins>
      <w:ins w:id="298" w:author="MIKAWA Kenta" w:date="2026-09-17T23:47:00Z" w16du:dateUtc="2026-09-17T14:47:00Z">
        <w:r w:rsidR="00CA7519">
          <w:rPr>
            <w:rFonts w:ascii="游明朝" w:eastAsia="游明朝" w:hAnsi="游明朝" w:cs="游明朝" w:hint="eastAsia"/>
            <w:color w:val="222222"/>
            <w:sz w:val="22"/>
            <w:szCs w:val="22"/>
            <w:u w:color="222222"/>
            <w:shd w:val="clear" w:color="auto" w:fill="FFFFFF"/>
            <w:lang w:val="ja-JP"/>
          </w:rPr>
          <w:t>単価</w:t>
        </w:r>
      </w:ins>
      <w:ins w:id="299" w:author="MIKAWA Kenta" w:date="2026-09-17T23:42:00Z" w16du:dateUtc="2026-09-17T14:42:00Z">
        <w:r w:rsidR="00390753">
          <w:rPr>
            <w:rFonts w:ascii="游明朝" w:eastAsia="游明朝" w:hAnsi="游明朝" w:cs="游明朝" w:hint="eastAsia"/>
            <w:color w:val="222222"/>
            <w:sz w:val="22"/>
            <w:szCs w:val="22"/>
            <w:u w:color="222222"/>
            <w:shd w:val="clear" w:color="auto" w:fill="FFFFFF"/>
            <w:lang w:val="ja-JP"/>
          </w:rPr>
          <w:t>，等重みで合算した場合，その損失は</w:t>
        </w:r>
      </w:ins>
      <m:oMath>
        <m:nary>
          <m:naryPr>
            <m:chr m:val="∑"/>
            <m:supHide m:val="1"/>
            <m:ctrlPr>
              <w:ins w:id="300" w:author="MIKAWA Kenta" w:date="2026-09-17T23:44:00Z" w16du:dateUtc="2026-09-17T14:44:00Z">
                <w:rPr>
                  <w:rFonts w:ascii="Cambria Math" w:eastAsia="游明朝" w:hAnsi="Cambria Math" w:cs="游明朝"/>
                  <w:i/>
                  <w:color w:val="222222"/>
                  <w:sz w:val="22"/>
                  <w:szCs w:val="22"/>
                  <w:u w:color="222222"/>
                  <w:shd w:val="clear" w:color="auto" w:fill="FFFFFF"/>
                  <w:lang w:val="ja-JP"/>
                </w:rPr>
              </w:ins>
            </m:ctrlPr>
          </m:naryPr>
          <m:sub>
            <m:r>
              <w:ins w:id="301" w:author="MIKAWA Kenta" w:date="2026-09-17T23:44:00Z" w16du:dateUtc="2026-09-17T14:44:00Z">
                <w:rPr>
                  <w:rFonts w:ascii="Cambria Math" w:eastAsia="游明朝" w:hAnsi="Cambria Math" w:cs="游明朝"/>
                  <w:color w:val="222222"/>
                  <w:sz w:val="22"/>
                  <w:szCs w:val="22"/>
                  <w:u w:color="222222"/>
                  <w:shd w:val="clear" w:color="auto" w:fill="FFFFFF"/>
                </w:rPr>
                <m:t>t</m:t>
              </w:ins>
            </m:r>
            <m:ctrlPr>
              <w:ins w:id="302" w:author="MIKAWA Kenta" w:date="2026-09-17T23:44:00Z" w16du:dateUtc="2026-09-17T14:44:00Z">
                <w:rPr>
                  <w:rFonts w:ascii="Cambria Math" w:eastAsia="游明朝" w:hAnsi="Cambria Math" w:cs="游明朝"/>
                  <w:i/>
                  <w:color w:val="222222"/>
                  <w:sz w:val="22"/>
                  <w:szCs w:val="22"/>
                  <w:u w:color="222222"/>
                  <w:shd w:val="clear" w:color="auto" w:fill="FFFFFF"/>
                </w:rPr>
              </w:ins>
            </m:ctrlPr>
          </m:sub>
          <m:sup>
            <m:ctrlPr>
              <w:ins w:id="303" w:author="MIKAWA Kenta" w:date="2026-09-17T23:44:00Z" w16du:dateUtc="2026-09-17T14:44:00Z">
                <w:rPr>
                  <w:rFonts w:ascii="Cambria Math" w:eastAsia="游明朝" w:hAnsi="Cambria Math" w:cs="游明朝"/>
                  <w:i/>
                  <w:color w:val="222222"/>
                  <w:sz w:val="22"/>
                  <w:szCs w:val="22"/>
                  <w:u w:color="222222"/>
                  <w:shd w:val="clear" w:color="auto" w:fill="FFFFFF"/>
                </w:rPr>
              </w:ins>
            </m:ctrlPr>
          </m:sup>
          <m:e>
            <m:func>
              <m:funcPr>
                <m:ctrlPr>
                  <w:rPr>
                    <w:rFonts w:ascii="Cambria Math" w:eastAsia="游明朝" w:hAnsi="Cambria Math" w:cs="游明朝"/>
                    <w:color w:val="222222"/>
                    <w:sz w:val="22"/>
                    <w:szCs w:val="22"/>
                    <w:u w:color="222222"/>
                    <w:shd w:val="clear" w:color="auto" w:fill="FFFFFF"/>
                  </w:rPr>
                </m:ctrlPr>
              </m:funcPr>
              <m:fName>
                <m:r>
                  <m:rPr>
                    <m:sty m:val="p"/>
                  </m:rPr>
                  <w:rPr>
                    <w:rFonts w:ascii="Cambria Math" w:eastAsia="游明朝" w:hAnsi="Cambria Math" w:cs="游明朝"/>
                    <w:color w:val="222222"/>
                    <w:sz w:val="22"/>
                    <w:szCs w:val="22"/>
                    <w:u w:color="222222"/>
                    <w:shd w:val="clear" w:color="auto" w:fill="FFFFFF"/>
                  </w:rPr>
                  <m:t>max</m:t>
                </m:r>
              </m:fName>
              <m:e>
                <m:d>
                  <m:dPr>
                    <m:ctrlPr>
                      <w:ins w:id="304" w:author="MIKAWA Kenta" w:date="2026-09-17T23:44:00Z" w16du:dateUtc="2026-09-17T14:44:00Z">
                        <w:rPr>
                          <w:rFonts w:ascii="Cambria Math" w:eastAsia="游明朝" w:hAnsi="Cambria Math" w:cs="游明朝"/>
                          <w:i/>
                          <w:color w:val="222222"/>
                          <w:sz w:val="22"/>
                          <w:szCs w:val="22"/>
                          <w:u w:color="222222"/>
                          <w:shd w:val="clear" w:color="auto" w:fill="FFFFFF"/>
                        </w:rPr>
                      </w:ins>
                    </m:ctrlPr>
                  </m:dPr>
                  <m:e>
                    <m:sSub>
                      <m:sSubPr>
                        <m:ctrlPr>
                          <w:ins w:id="305" w:author="MIKAWA Kenta" w:date="2026-09-17T23:44:00Z" w16du:dateUtc="2026-09-17T14:44:00Z">
                            <w:rPr>
                              <w:rFonts w:ascii="Cambria Math" w:eastAsia="游明朝" w:hAnsi="Cambria Math" w:cs="游明朝"/>
                              <w:i/>
                              <w:color w:val="222222"/>
                              <w:sz w:val="22"/>
                              <w:szCs w:val="22"/>
                              <w:u w:color="222222"/>
                              <w:shd w:val="clear" w:color="auto" w:fill="FFFFFF"/>
                            </w:rPr>
                          </w:ins>
                        </m:ctrlPr>
                      </m:sSubPr>
                      <m:e>
                        <m:acc>
                          <m:accPr>
                            <m:ctrlPr>
                              <w:ins w:id="306" w:author="MIKAWA Kenta" w:date="2026-09-17T23:44:00Z" w16du:dateUtc="2026-09-17T14:44:00Z">
                                <w:rPr>
                                  <w:rFonts w:ascii="Cambria Math" w:eastAsia="游明朝" w:hAnsi="Cambria Math" w:cs="游明朝"/>
                                  <w:i/>
                                  <w:color w:val="222222"/>
                                  <w:sz w:val="22"/>
                                  <w:szCs w:val="22"/>
                                  <w:u w:color="222222"/>
                                  <w:shd w:val="clear" w:color="auto" w:fill="FFFFFF"/>
                                </w:rPr>
                              </w:ins>
                            </m:ctrlPr>
                          </m:accPr>
                          <m:e>
                            <m:r>
                              <w:ins w:id="307" w:author="MIKAWA Kenta" w:date="2026-09-17T23:44:00Z" w16du:dateUtc="2026-09-17T14:44:00Z">
                                <w:rPr>
                                  <w:rFonts w:ascii="Cambria Math" w:eastAsia="游明朝" w:hAnsi="Cambria Math" w:cs="游明朝"/>
                                  <w:color w:val="222222"/>
                                  <w:sz w:val="22"/>
                                  <w:szCs w:val="22"/>
                                  <w:u w:color="222222"/>
                                  <w:shd w:val="clear" w:color="auto" w:fill="FFFFFF"/>
                                </w:rPr>
                                <m:t>y</m:t>
                              </w:ins>
                            </m:r>
                          </m:e>
                        </m:acc>
                      </m:e>
                      <m:sub>
                        <m:r>
                          <w:ins w:id="308" w:author="MIKAWA Kenta" w:date="2026-09-17T23:44:00Z" w16du:dateUtc="2026-09-17T14:44:00Z">
                            <w:rPr>
                              <w:rFonts w:ascii="Cambria Math" w:eastAsia="游明朝" w:hAnsi="Cambria Math" w:cs="游明朝"/>
                              <w:color w:val="222222"/>
                              <w:sz w:val="22"/>
                              <w:szCs w:val="22"/>
                              <w:u w:color="222222"/>
                              <w:shd w:val="clear" w:color="auto" w:fill="FFFFFF"/>
                            </w:rPr>
                            <m:t>t</m:t>
                          </w:ins>
                        </m:r>
                      </m:sub>
                    </m:sSub>
                    <m:r>
                      <w:ins w:id="309" w:author="MIKAWA Kenta" w:date="2026-09-17T23:44:00Z" w16du:dateUtc="2026-09-17T14:44:00Z">
                        <w:rPr>
                          <w:rFonts w:ascii="Cambria Math" w:eastAsia="游明朝" w:hAnsi="Cambria Math" w:cs="游明朝"/>
                          <w:color w:val="222222"/>
                          <w:sz w:val="22"/>
                          <w:szCs w:val="22"/>
                          <w:u w:color="222222"/>
                          <w:shd w:val="clear" w:color="auto" w:fill="FFFFFF"/>
                        </w:rPr>
                        <m:t>-</m:t>
                      </w:ins>
                    </m:r>
                    <m:sSub>
                      <m:sSubPr>
                        <m:ctrlPr>
                          <w:ins w:id="310" w:author="MIKAWA Kenta" w:date="2026-09-17T23:45:00Z" w16du:dateUtc="2026-09-17T14:45:00Z">
                            <w:rPr>
                              <w:rFonts w:ascii="Cambria Math" w:eastAsia="游明朝" w:hAnsi="Cambria Math" w:cs="游明朝"/>
                              <w:i/>
                              <w:color w:val="222222"/>
                              <w:sz w:val="22"/>
                              <w:szCs w:val="22"/>
                              <w:u w:color="222222"/>
                              <w:shd w:val="clear" w:color="auto" w:fill="FFFFFF"/>
                            </w:rPr>
                          </w:ins>
                        </m:ctrlPr>
                      </m:sSubPr>
                      <m:e>
                        <m:r>
                          <w:ins w:id="311" w:author="MIKAWA Kenta" w:date="2026-09-17T23:45:00Z" w16du:dateUtc="2026-09-17T14:45:00Z">
                            <w:rPr>
                              <w:rFonts w:ascii="Cambria Math" w:eastAsia="游明朝" w:hAnsi="Cambria Math" w:cs="游明朝"/>
                              <w:color w:val="222222"/>
                              <w:sz w:val="22"/>
                              <w:szCs w:val="22"/>
                              <w:u w:color="222222"/>
                              <w:shd w:val="clear" w:color="auto" w:fill="FFFFFF"/>
                            </w:rPr>
                            <m:t>y</m:t>
                          </w:ins>
                        </m:r>
                      </m:e>
                      <m:sub>
                        <m:r>
                          <w:ins w:id="312" w:author="MIKAWA Kenta" w:date="2026-09-17T23:45:00Z" w16du:dateUtc="2026-09-17T14:45:00Z">
                            <w:rPr>
                              <w:rFonts w:ascii="Cambria Math" w:eastAsia="游明朝" w:hAnsi="Cambria Math" w:cs="游明朝"/>
                              <w:color w:val="222222"/>
                              <w:sz w:val="22"/>
                              <w:szCs w:val="22"/>
                              <w:u w:color="222222"/>
                              <w:shd w:val="clear" w:color="auto" w:fill="FFFFFF"/>
                            </w:rPr>
                            <m:t>t</m:t>
                          </w:ins>
                        </m:r>
                      </m:sub>
                    </m:sSub>
                    <m:r>
                      <w:ins w:id="313" w:author="MIKAWA Kenta" w:date="2026-09-17T23:45:00Z" w16du:dateUtc="2026-09-17T14:45:00Z">
                        <w:rPr>
                          <w:rFonts w:ascii="Cambria Math" w:eastAsia="游明朝" w:hAnsi="Cambria Math" w:cs="游明朝"/>
                          <w:color w:val="222222"/>
                          <w:sz w:val="22"/>
                          <w:szCs w:val="22"/>
                          <w:u w:color="222222"/>
                          <w:shd w:val="clear" w:color="auto" w:fill="FFFFFF"/>
                        </w:rPr>
                        <m:t>, 0</m:t>
                      </w:ins>
                    </m:r>
                  </m:e>
                </m:d>
              </m:e>
            </m:func>
            <m:r>
              <w:ins w:id="314" w:author="MIKAWA Kenta" w:date="2026-09-17T23:45:00Z" w16du:dateUtc="2026-09-17T14:45:00Z">
                <w:rPr>
                  <w:rFonts w:ascii="Cambria Math" w:eastAsia="游明朝" w:hAnsi="Cambria Math" w:cs="游明朝"/>
                  <w:color w:val="222222"/>
                  <w:sz w:val="22"/>
                  <w:szCs w:val="22"/>
                  <w:u w:color="222222"/>
                  <w:shd w:val="clear" w:color="auto" w:fill="FFFFFF"/>
                </w:rPr>
                <m:t>+</m:t>
              </w:ins>
            </m:r>
            <m:nary>
              <m:naryPr>
                <m:chr m:val="∑"/>
                <m:supHide m:val="1"/>
                <m:ctrlPr>
                  <w:ins w:id="315" w:author="MIKAWA Kenta" w:date="2026-09-17T23:45:00Z" w16du:dateUtc="2026-09-17T14:45:00Z">
                    <w:rPr>
                      <w:rFonts w:ascii="Cambria Math" w:eastAsia="游明朝" w:hAnsi="Cambria Math" w:cs="游明朝"/>
                      <w:i/>
                      <w:color w:val="222222"/>
                      <w:sz w:val="22"/>
                      <w:szCs w:val="22"/>
                      <w:u w:color="222222"/>
                      <w:shd w:val="clear" w:color="auto" w:fill="FFFFFF"/>
                      <w:lang w:val="ja-JP"/>
                    </w:rPr>
                  </w:ins>
                </m:ctrlPr>
              </m:naryPr>
              <m:sub>
                <m:r>
                  <w:ins w:id="316" w:author="MIKAWA Kenta" w:date="2026-09-17T23:45:00Z" w16du:dateUtc="2026-09-17T14:45:00Z">
                    <w:rPr>
                      <w:rFonts w:ascii="Cambria Math" w:eastAsia="游明朝" w:hAnsi="Cambria Math" w:cs="游明朝"/>
                      <w:color w:val="222222"/>
                      <w:sz w:val="22"/>
                      <w:szCs w:val="22"/>
                      <w:u w:color="222222"/>
                      <w:shd w:val="clear" w:color="auto" w:fill="FFFFFF"/>
                    </w:rPr>
                    <m:t>t</m:t>
                  </w:ins>
                </m:r>
                <m:ctrlPr>
                  <w:ins w:id="317" w:author="MIKAWA Kenta" w:date="2026-09-17T23:45:00Z" w16du:dateUtc="2026-09-17T14:45:00Z">
                    <w:rPr>
                      <w:rFonts w:ascii="Cambria Math" w:eastAsia="游明朝" w:hAnsi="Cambria Math" w:cs="游明朝"/>
                      <w:i/>
                      <w:color w:val="222222"/>
                      <w:sz w:val="22"/>
                      <w:szCs w:val="22"/>
                      <w:u w:color="222222"/>
                      <w:shd w:val="clear" w:color="auto" w:fill="FFFFFF"/>
                    </w:rPr>
                  </w:ins>
                </m:ctrlPr>
              </m:sub>
              <m:sup>
                <m:ctrlPr>
                  <w:ins w:id="318" w:author="MIKAWA Kenta" w:date="2026-09-17T23:45:00Z" w16du:dateUtc="2026-09-17T14:45:00Z">
                    <w:rPr>
                      <w:rFonts w:ascii="Cambria Math" w:eastAsia="游明朝" w:hAnsi="Cambria Math" w:cs="游明朝"/>
                      <w:i/>
                      <w:color w:val="222222"/>
                      <w:sz w:val="22"/>
                      <w:szCs w:val="22"/>
                      <w:u w:color="222222"/>
                      <w:shd w:val="clear" w:color="auto" w:fill="FFFFFF"/>
                    </w:rPr>
                  </w:ins>
                </m:ctrlPr>
              </m:sup>
              <m:e>
                <m:func>
                  <m:funcPr>
                    <m:ctrlPr>
                      <w:ins w:id="319" w:author="MIKAWA Kenta" w:date="2026-09-17T23:45:00Z" w16du:dateUtc="2026-09-17T14:45:00Z">
                        <w:rPr>
                          <w:rFonts w:ascii="Cambria Math" w:eastAsia="游明朝" w:hAnsi="Cambria Math" w:cs="游明朝"/>
                          <w:color w:val="222222"/>
                          <w:sz w:val="22"/>
                          <w:szCs w:val="22"/>
                          <w:u w:color="222222"/>
                          <w:shd w:val="clear" w:color="auto" w:fill="FFFFFF"/>
                        </w:rPr>
                      </w:ins>
                    </m:ctrlPr>
                  </m:funcPr>
                  <m:fName>
                    <m:r>
                      <w:ins w:id="320" w:author="MIKAWA Kenta" w:date="2026-09-17T23:45:00Z" w16du:dateUtc="2026-09-17T14:45:00Z">
                        <m:rPr>
                          <m:sty m:val="p"/>
                        </m:rPr>
                        <w:rPr>
                          <w:rFonts w:ascii="Cambria Math" w:eastAsia="游明朝" w:hAnsi="Cambria Math" w:cs="游明朝"/>
                          <w:color w:val="222222"/>
                          <w:sz w:val="22"/>
                          <w:szCs w:val="22"/>
                          <w:u w:color="222222"/>
                          <w:shd w:val="clear" w:color="auto" w:fill="FFFFFF"/>
                        </w:rPr>
                        <m:t>max</m:t>
                      </w:ins>
                    </m:r>
                  </m:fName>
                  <m:e>
                    <m:d>
                      <m:dPr>
                        <m:ctrlPr>
                          <w:ins w:id="321" w:author="MIKAWA Kenta" w:date="2026-09-17T23:45:00Z" w16du:dateUtc="2026-09-17T14:45:00Z">
                            <w:rPr>
                              <w:rFonts w:ascii="Cambria Math" w:eastAsia="游明朝" w:hAnsi="Cambria Math" w:cs="游明朝"/>
                              <w:i/>
                              <w:color w:val="222222"/>
                              <w:sz w:val="22"/>
                              <w:szCs w:val="22"/>
                              <w:u w:color="222222"/>
                              <w:shd w:val="clear" w:color="auto" w:fill="FFFFFF"/>
                            </w:rPr>
                          </w:ins>
                        </m:ctrlPr>
                      </m:dPr>
                      <m:e>
                        <m:sSub>
                          <m:sSubPr>
                            <m:ctrlPr>
                              <w:ins w:id="322" w:author="MIKAWA Kenta" w:date="2026-09-17T23:45:00Z" w16du:dateUtc="2026-09-17T14:45:00Z">
                                <w:rPr>
                                  <w:rFonts w:ascii="Cambria Math" w:eastAsia="游明朝" w:hAnsi="Cambria Math" w:cs="游明朝"/>
                                  <w:i/>
                                  <w:color w:val="222222"/>
                                  <w:sz w:val="22"/>
                                  <w:szCs w:val="22"/>
                                  <w:u w:color="222222"/>
                                  <w:shd w:val="clear" w:color="auto" w:fill="FFFFFF"/>
                                </w:rPr>
                              </w:ins>
                            </m:ctrlPr>
                          </m:sSubPr>
                          <m:e>
                            <m:sSub>
                              <m:sSubPr>
                                <m:ctrlPr>
                                  <w:ins w:id="323" w:author="MIKAWA Kenta" w:date="2026-09-17T23:45:00Z" w16du:dateUtc="2026-09-17T14:45:00Z">
                                    <w:rPr>
                                      <w:rFonts w:ascii="Cambria Math" w:eastAsia="游明朝" w:hAnsi="Cambria Math" w:cs="游明朝"/>
                                      <w:i/>
                                      <w:color w:val="222222"/>
                                      <w:sz w:val="22"/>
                                      <w:szCs w:val="22"/>
                                      <w:u w:color="222222"/>
                                      <w:shd w:val="clear" w:color="auto" w:fill="FFFFFF"/>
                                    </w:rPr>
                                  </w:ins>
                                </m:ctrlPr>
                              </m:sSubPr>
                              <m:e>
                                <m:r>
                                  <w:ins w:id="324" w:author="MIKAWA Kenta" w:date="2026-09-17T23:45:00Z" w16du:dateUtc="2026-09-17T14:45:00Z">
                                    <w:rPr>
                                      <w:rFonts w:ascii="Cambria Math" w:eastAsia="游明朝" w:hAnsi="Cambria Math" w:cs="游明朝"/>
                                      <w:color w:val="222222"/>
                                      <w:sz w:val="22"/>
                                      <w:szCs w:val="22"/>
                                      <w:u w:color="222222"/>
                                      <w:shd w:val="clear" w:color="auto" w:fill="FFFFFF"/>
                                    </w:rPr>
                                    <m:t>y</m:t>
                                  </w:ins>
                                </m:r>
                              </m:e>
                              <m:sub>
                                <m:r>
                                  <w:ins w:id="325" w:author="MIKAWA Kenta" w:date="2026-09-17T23:45:00Z" w16du:dateUtc="2026-09-17T14:45:00Z">
                                    <w:rPr>
                                      <w:rFonts w:ascii="Cambria Math" w:eastAsia="游明朝" w:hAnsi="Cambria Math" w:cs="游明朝"/>
                                      <w:color w:val="222222"/>
                                      <w:sz w:val="22"/>
                                      <w:szCs w:val="22"/>
                                      <w:u w:color="222222"/>
                                      <w:shd w:val="clear" w:color="auto" w:fill="FFFFFF"/>
                                    </w:rPr>
                                    <m:t>t</m:t>
                                  </w:ins>
                                </m:r>
                              </m:sub>
                            </m:sSub>
                            <m:r>
                              <w:ins w:id="326" w:author="MIKAWA Kenta" w:date="2026-09-17T23:45:00Z" w16du:dateUtc="2026-09-17T14:45:00Z">
                                <w:rPr>
                                  <w:rFonts w:ascii="Cambria Math" w:eastAsia="游明朝" w:hAnsi="Cambria Math" w:cs="游明朝"/>
                                  <w:color w:val="222222"/>
                                  <w:sz w:val="22"/>
                                  <w:szCs w:val="22"/>
                                  <w:u w:color="222222"/>
                                  <w:shd w:val="clear" w:color="auto" w:fill="FFFFFF"/>
                                </w:rPr>
                                <m:t>-</m:t>
                              </w:ins>
                            </m:r>
                            <m:acc>
                              <m:accPr>
                                <m:ctrlPr>
                                  <w:ins w:id="327" w:author="MIKAWA Kenta" w:date="2026-09-17T23:45:00Z" w16du:dateUtc="2026-09-17T14:45:00Z">
                                    <w:rPr>
                                      <w:rFonts w:ascii="Cambria Math" w:eastAsia="游明朝" w:hAnsi="Cambria Math" w:cs="游明朝"/>
                                      <w:i/>
                                      <w:color w:val="222222"/>
                                      <w:sz w:val="22"/>
                                      <w:szCs w:val="22"/>
                                      <w:u w:color="222222"/>
                                      <w:shd w:val="clear" w:color="auto" w:fill="FFFFFF"/>
                                    </w:rPr>
                                  </w:ins>
                                </m:ctrlPr>
                              </m:accPr>
                              <m:e>
                                <m:r>
                                  <w:ins w:id="328" w:author="MIKAWA Kenta" w:date="2026-09-17T23:45:00Z" w16du:dateUtc="2026-09-17T14:45:00Z">
                                    <w:rPr>
                                      <w:rFonts w:ascii="Cambria Math" w:eastAsia="游明朝" w:hAnsi="Cambria Math" w:cs="游明朝"/>
                                      <w:color w:val="222222"/>
                                      <w:sz w:val="22"/>
                                      <w:szCs w:val="22"/>
                                      <w:u w:color="222222"/>
                                      <w:shd w:val="clear" w:color="auto" w:fill="FFFFFF"/>
                                    </w:rPr>
                                    <m:t>y</m:t>
                                  </w:ins>
                                </m:r>
                              </m:e>
                            </m:acc>
                          </m:e>
                          <m:sub>
                            <m:r>
                              <w:ins w:id="329" w:author="MIKAWA Kenta" w:date="2026-09-17T23:45:00Z" w16du:dateUtc="2026-09-17T14:45:00Z">
                                <w:rPr>
                                  <w:rFonts w:ascii="Cambria Math" w:eastAsia="游明朝" w:hAnsi="Cambria Math" w:cs="游明朝"/>
                                  <w:color w:val="222222"/>
                                  <w:sz w:val="22"/>
                                  <w:szCs w:val="22"/>
                                  <w:u w:color="222222"/>
                                  <w:shd w:val="clear" w:color="auto" w:fill="FFFFFF"/>
                                </w:rPr>
                                <m:t>t</m:t>
                              </w:ins>
                            </m:r>
                          </m:sub>
                        </m:sSub>
                        <m:r>
                          <w:ins w:id="330" w:author="MIKAWA Kenta" w:date="2026-09-17T23:45:00Z" w16du:dateUtc="2026-09-17T14:45:00Z">
                            <w:rPr>
                              <w:rFonts w:ascii="Cambria Math" w:eastAsia="游明朝" w:hAnsi="Cambria Math" w:cs="游明朝"/>
                              <w:color w:val="222222"/>
                              <w:sz w:val="22"/>
                              <w:szCs w:val="22"/>
                              <w:u w:color="222222"/>
                              <w:shd w:val="clear" w:color="auto" w:fill="FFFFFF"/>
                            </w:rPr>
                            <m:t>, 0</m:t>
                          </w:ins>
                        </m:r>
                      </m:e>
                    </m:d>
                  </m:e>
                </m:func>
                <m:r>
                  <w:ins w:id="331" w:author="MIKAWA Kenta" w:date="2026-09-17T23:45:00Z" w16du:dateUtc="2026-09-17T14:45:00Z">
                    <w:rPr>
                      <w:rFonts w:ascii="Cambria Math" w:eastAsia="游明朝" w:hAnsi="Cambria Math" w:cs="游明朝"/>
                      <w:color w:val="222222"/>
                      <w:sz w:val="22"/>
                      <w:szCs w:val="22"/>
                      <w:u w:color="222222"/>
                      <w:shd w:val="clear" w:color="auto" w:fill="FFFFFF"/>
                    </w:rPr>
                    <m:t>=</m:t>
                  </w:ins>
                </m:r>
                <m:nary>
                  <m:naryPr>
                    <m:chr m:val="∑"/>
                    <m:supHide m:val="1"/>
                    <m:ctrlPr>
                      <w:ins w:id="332" w:author="MIKAWA Kenta" w:date="2026-09-17T23:45:00Z" w16du:dateUtc="2026-09-17T14:45:00Z">
                        <w:rPr>
                          <w:rFonts w:ascii="Cambria Math" w:eastAsia="游明朝" w:hAnsi="Cambria Math" w:cs="游明朝"/>
                          <w:i/>
                          <w:color w:val="222222"/>
                          <w:sz w:val="22"/>
                          <w:szCs w:val="22"/>
                          <w:u w:color="222222"/>
                          <w:shd w:val="clear" w:color="auto" w:fill="FFFFFF"/>
                        </w:rPr>
                      </w:ins>
                    </m:ctrlPr>
                  </m:naryPr>
                  <m:sub>
                    <m:r>
                      <w:ins w:id="333" w:author="MIKAWA Kenta" w:date="2026-09-17T23:45:00Z" w16du:dateUtc="2026-09-17T14:45:00Z">
                        <w:rPr>
                          <w:rFonts w:ascii="Cambria Math" w:eastAsia="游明朝" w:hAnsi="Cambria Math" w:cs="游明朝"/>
                          <w:color w:val="222222"/>
                          <w:sz w:val="22"/>
                          <w:szCs w:val="22"/>
                          <w:u w:color="222222"/>
                          <w:shd w:val="clear" w:color="auto" w:fill="FFFFFF"/>
                        </w:rPr>
                        <m:t>t</m:t>
                      </w:ins>
                    </m:r>
                  </m:sub>
                  <m:sup/>
                  <m:e>
                    <m:r>
                      <w:ins w:id="334" w:author="MIKAWA Kenta" w:date="2026-09-17T23:45:00Z" w16du:dateUtc="2026-09-17T14:45:00Z">
                        <w:rPr>
                          <w:rFonts w:ascii="Cambria Math" w:eastAsia="游明朝" w:hAnsi="Cambria Math" w:cs="游明朝"/>
                          <w:color w:val="222222"/>
                          <w:sz w:val="22"/>
                          <w:szCs w:val="22"/>
                          <w:u w:color="222222"/>
                          <w:shd w:val="clear" w:color="auto" w:fill="FFFFFF"/>
                        </w:rPr>
                        <m:t>|</m:t>
                      </w:ins>
                    </m:r>
                    <m:sSub>
                      <m:sSubPr>
                        <m:ctrlPr>
                          <w:ins w:id="335" w:author="MIKAWA Kenta" w:date="2026-09-17T23:46:00Z" w16du:dateUtc="2026-09-17T14:46:00Z">
                            <w:rPr>
                              <w:rFonts w:ascii="Cambria Math" w:eastAsia="游明朝" w:hAnsi="Cambria Math" w:cs="游明朝"/>
                              <w:i/>
                              <w:color w:val="222222"/>
                              <w:sz w:val="22"/>
                              <w:szCs w:val="22"/>
                              <w:u w:color="222222"/>
                              <w:shd w:val="clear" w:color="auto" w:fill="FFFFFF"/>
                            </w:rPr>
                          </w:ins>
                        </m:ctrlPr>
                      </m:sSubPr>
                      <m:e>
                        <m:acc>
                          <m:accPr>
                            <m:ctrlPr>
                              <w:ins w:id="336" w:author="MIKAWA Kenta" w:date="2026-09-17T23:46:00Z" w16du:dateUtc="2026-09-17T14:46:00Z">
                                <w:rPr>
                                  <w:rFonts w:ascii="Cambria Math" w:eastAsia="游明朝" w:hAnsi="Cambria Math" w:cs="游明朝"/>
                                  <w:i/>
                                  <w:color w:val="222222"/>
                                  <w:sz w:val="22"/>
                                  <w:szCs w:val="22"/>
                                  <w:u w:color="222222"/>
                                  <w:shd w:val="clear" w:color="auto" w:fill="FFFFFF"/>
                                </w:rPr>
                              </w:ins>
                            </m:ctrlPr>
                          </m:accPr>
                          <m:e>
                            <m:r>
                              <w:ins w:id="337" w:author="MIKAWA Kenta" w:date="2026-09-17T23:46:00Z" w16du:dateUtc="2026-09-17T14:46:00Z">
                                <w:rPr>
                                  <w:rFonts w:ascii="Cambria Math" w:eastAsia="游明朝" w:hAnsi="Cambria Math" w:cs="游明朝"/>
                                  <w:color w:val="222222"/>
                                  <w:sz w:val="22"/>
                                  <w:szCs w:val="22"/>
                                  <w:u w:color="222222"/>
                                  <w:shd w:val="clear" w:color="auto" w:fill="FFFFFF"/>
                                </w:rPr>
                                <m:t>y</m:t>
                              </w:ins>
                            </m:r>
                          </m:e>
                        </m:acc>
                      </m:e>
                      <m:sub>
                        <m:r>
                          <w:ins w:id="338" w:author="MIKAWA Kenta" w:date="2026-09-17T23:46:00Z" w16du:dateUtc="2026-09-17T14:46:00Z">
                            <w:rPr>
                              <w:rFonts w:ascii="Cambria Math" w:eastAsia="游明朝" w:hAnsi="Cambria Math" w:cs="游明朝"/>
                              <w:color w:val="222222"/>
                              <w:sz w:val="22"/>
                              <w:szCs w:val="22"/>
                              <w:u w:color="222222"/>
                              <w:shd w:val="clear" w:color="auto" w:fill="FFFFFF"/>
                            </w:rPr>
                            <m:t>t</m:t>
                          </w:ins>
                        </m:r>
                      </m:sub>
                    </m:sSub>
                    <m:r>
                      <w:ins w:id="339" w:author="MIKAWA Kenta" w:date="2026-09-17T23:46:00Z" w16du:dateUtc="2026-09-17T14:46:00Z">
                        <w:rPr>
                          <w:rFonts w:ascii="Cambria Math" w:eastAsia="游明朝" w:hAnsi="Cambria Math" w:cs="游明朝"/>
                          <w:color w:val="222222"/>
                          <w:sz w:val="22"/>
                          <w:szCs w:val="22"/>
                          <w:u w:color="222222"/>
                          <w:shd w:val="clear" w:color="auto" w:fill="FFFFFF"/>
                        </w:rPr>
                        <m:t>-</m:t>
                      </w:ins>
                    </m:r>
                    <m:sSub>
                      <m:sSubPr>
                        <m:ctrlPr>
                          <w:ins w:id="340" w:author="MIKAWA Kenta" w:date="2026-09-17T23:46:00Z" w16du:dateUtc="2026-09-17T14:46:00Z">
                            <w:rPr>
                              <w:rFonts w:ascii="Cambria Math" w:eastAsia="游明朝" w:hAnsi="Cambria Math" w:cs="游明朝"/>
                              <w:i/>
                              <w:color w:val="222222"/>
                              <w:sz w:val="22"/>
                              <w:szCs w:val="22"/>
                              <w:u w:color="222222"/>
                              <w:shd w:val="clear" w:color="auto" w:fill="FFFFFF"/>
                            </w:rPr>
                          </w:ins>
                        </m:ctrlPr>
                      </m:sSubPr>
                      <m:e>
                        <m:r>
                          <w:ins w:id="341" w:author="MIKAWA Kenta" w:date="2026-09-17T23:46:00Z" w16du:dateUtc="2026-09-17T14:46:00Z">
                            <w:rPr>
                              <w:rFonts w:ascii="Cambria Math" w:eastAsia="游明朝" w:hAnsi="Cambria Math" w:cs="游明朝"/>
                              <w:color w:val="222222"/>
                              <w:sz w:val="22"/>
                              <w:szCs w:val="22"/>
                              <w:u w:color="222222"/>
                              <w:shd w:val="clear" w:color="auto" w:fill="FFFFFF"/>
                            </w:rPr>
                            <m:t>y</m:t>
                          </w:ins>
                        </m:r>
                      </m:e>
                      <m:sub>
                        <m:r>
                          <w:ins w:id="342" w:author="MIKAWA Kenta" w:date="2026-09-17T23:46:00Z" w16du:dateUtc="2026-09-17T14:46:00Z">
                            <w:rPr>
                              <w:rFonts w:ascii="Cambria Math" w:eastAsia="游明朝" w:hAnsi="Cambria Math" w:cs="游明朝"/>
                              <w:color w:val="222222"/>
                              <w:sz w:val="22"/>
                              <w:szCs w:val="22"/>
                              <w:u w:color="222222"/>
                              <w:shd w:val="clear" w:color="auto" w:fill="FFFFFF"/>
                            </w:rPr>
                            <m:t>t</m:t>
                          </w:ins>
                        </m:r>
                      </m:sub>
                    </m:sSub>
                    <m:r>
                      <w:del w:id="343" w:author="MIKAWA Kenta" w:date="2026-09-17T23:46:00Z" w16du:dateUtc="2026-09-17T14:46:00Z">
                        <w:rPr>
                          <w:rFonts w:ascii="Cambria Math" w:eastAsia="游明朝" w:hAnsi="Cambria Math" w:cs="游明朝" w:hint="eastAsia"/>
                          <w:color w:val="222222"/>
                          <w:sz w:val="22"/>
                          <w:szCs w:val="22"/>
                          <w:u w:color="222222"/>
                          <w:shd w:val="clear" w:color="auto" w:fill="FFFFFF"/>
                        </w:rPr>
                        <m:t>  </m:t>
                      </w:del>
                    </m:r>
                    <m:r>
                      <w:ins w:id="344" w:author="MIKAWA Kenta" w:date="2026-09-17T23:45:00Z" w16du:dateUtc="2026-09-17T14:45:00Z">
                        <w:rPr>
                          <w:rFonts w:ascii="Cambria Math" w:eastAsia="游明朝" w:hAnsi="Cambria Math" w:cs="游明朝"/>
                          <w:color w:val="222222"/>
                          <w:sz w:val="22"/>
                          <w:szCs w:val="22"/>
                          <w:u w:color="222222"/>
                          <w:shd w:val="clear" w:color="auto" w:fill="FFFFFF"/>
                        </w:rPr>
                        <m:t>|</m:t>
                      </w:ins>
                    </m:r>
                  </m:e>
                </m:nary>
                <m:ctrlPr>
                  <w:ins w:id="345" w:author="MIKAWA Kenta" w:date="2026-09-17T23:45:00Z" w16du:dateUtc="2026-09-17T14:45:00Z">
                    <w:rPr>
                      <w:rFonts w:ascii="Cambria Math" w:eastAsia="游明朝" w:hAnsi="Cambria Math" w:cs="游明朝"/>
                      <w:i/>
                      <w:color w:val="222222"/>
                      <w:sz w:val="22"/>
                      <w:szCs w:val="22"/>
                      <w:u w:color="222222"/>
                      <w:shd w:val="clear" w:color="auto" w:fill="FFFFFF"/>
                    </w:rPr>
                  </w:ins>
                </m:ctrlPr>
              </m:e>
            </m:nary>
            <m:ctrlPr>
              <w:ins w:id="346" w:author="MIKAWA Kenta" w:date="2026-09-17T23:44:00Z" w16du:dateUtc="2026-09-17T14:44:00Z">
                <w:rPr>
                  <w:rFonts w:ascii="Cambria Math" w:eastAsia="游明朝" w:hAnsi="Cambria Math" w:cs="游明朝"/>
                  <w:i/>
                  <w:color w:val="222222"/>
                  <w:sz w:val="22"/>
                  <w:szCs w:val="22"/>
                  <w:u w:color="222222"/>
                  <w:shd w:val="clear" w:color="auto" w:fill="FFFFFF"/>
                </w:rPr>
              </w:ins>
            </m:ctrlPr>
          </m:e>
        </m:nary>
      </m:oMath>
      <w:ins w:id="347" w:author="MIKAWA Kenta" w:date="2026-09-17T23:46:00Z" w16du:dateUtc="2026-09-17T14:46:00Z">
        <w:r w:rsidR="00CA7519">
          <w:rPr>
            <w:rFonts w:ascii="游明朝" w:eastAsia="游明朝" w:hAnsi="游明朝" w:cs="游明朝" w:hint="eastAsia"/>
            <w:color w:val="222222"/>
            <w:sz w:val="22"/>
            <w:szCs w:val="22"/>
            <w:u w:color="222222"/>
            <w:shd w:val="clear" w:color="auto" w:fill="FFFFFF"/>
          </w:rPr>
          <w:t>となり，</w:t>
        </w:r>
        <w:r w:rsidR="00CA7519">
          <w:rPr>
            <w:rFonts w:ascii="游明朝" w:eastAsia="游明朝" w:hAnsi="游明朝" w:cs="游明朝"/>
            <w:color w:val="222222"/>
            <w:sz w:val="22"/>
            <w:szCs w:val="22"/>
            <w:u w:color="222222"/>
            <w:shd w:val="clear" w:color="auto" w:fill="FFFFFF"/>
          </w:rPr>
          <w:t>MAE</w:t>
        </w:r>
        <w:r w:rsidR="00CA7519">
          <w:rPr>
            <w:rFonts w:ascii="游明朝" w:eastAsia="游明朝" w:hAnsi="游明朝" w:cs="游明朝" w:hint="eastAsia"/>
            <w:color w:val="222222"/>
            <w:sz w:val="22"/>
            <w:szCs w:val="22"/>
            <w:u w:color="222222"/>
            <w:shd w:val="clear" w:color="auto" w:fill="FFFFFF"/>
          </w:rPr>
          <w:t>に一致します．</w:t>
        </w:r>
      </w:ins>
      <w:ins w:id="348" w:author="MIKAWA Kenta" w:date="2026-09-17T23:47:00Z" w16du:dateUtc="2026-09-17T14:47:00Z">
        <w:r w:rsidR="00CA7519">
          <w:rPr>
            <w:rFonts w:ascii="游明朝" w:eastAsia="游明朝" w:hAnsi="游明朝" w:cs="游明朝" w:hint="eastAsia"/>
            <w:color w:val="222222"/>
            <w:sz w:val="22"/>
            <w:szCs w:val="22"/>
            <w:u w:color="222222"/>
            <w:shd w:val="clear" w:color="auto" w:fill="FFFFFF"/>
          </w:rPr>
          <w:t>この点から，</w:t>
        </w:r>
      </w:ins>
      <m:oMath>
        <m:r>
          <w:ins w:id="349" w:author="MIKAWA Kenta" w:date="2026-09-17T23:47:00Z" w16du:dateUtc="2026-09-17T14:47:00Z">
            <w:rPr>
              <w:rFonts w:ascii="Cambria Math" w:eastAsia="游明朝" w:hAnsi="Cambria Math" w:cs="游明朝"/>
              <w:color w:val="222222"/>
              <w:sz w:val="22"/>
              <w:szCs w:val="22"/>
              <w:u w:color="222222"/>
              <w:shd w:val="clear" w:color="auto" w:fill="FFFFFF"/>
            </w:rPr>
            <m:t>τ=0.5</m:t>
          </w:ins>
        </m:r>
      </m:oMath>
      <w:ins w:id="350" w:author="MIKAWA Kenta" w:date="2026-09-17T23:47:00Z" w16du:dateUtc="2026-09-17T14:47:00Z">
        <w:r w:rsidR="00CA7519">
          <w:rPr>
            <w:rFonts w:ascii="游明朝" w:eastAsia="游明朝" w:hAnsi="游明朝" w:cs="游明朝" w:hint="eastAsia"/>
            <w:color w:val="222222"/>
            <w:sz w:val="22"/>
            <w:szCs w:val="22"/>
            <w:u w:color="222222"/>
            <w:shd w:val="clear" w:color="auto" w:fill="FFFFFF"/>
          </w:rPr>
          <w:t>を用いるものとしました．</w:t>
        </w:r>
      </w:ins>
      <w:ins w:id="351" w:author="MIKAWA Kenta" w:date="2026-09-17T23:48:00Z" w16du:dateUtc="2026-09-17T14:48:00Z">
        <w:r w:rsidR="00CA7519">
          <w:rPr>
            <w:rFonts w:ascii="游明朝" w:eastAsia="游明朝" w:hAnsi="游明朝" w:cs="游明朝" w:hint="eastAsia"/>
            <w:color w:val="222222"/>
            <w:sz w:val="22"/>
            <w:szCs w:val="22"/>
            <w:u w:color="222222"/>
            <w:shd w:val="clear" w:color="auto" w:fill="FFFFFF"/>
          </w:rPr>
          <w:t>また，上記の仮定を満たさない，すなわち実務において費用の比が</w:t>
        </w:r>
        <w:r w:rsidR="00CA7519">
          <w:rPr>
            <w:rFonts w:ascii="游明朝" w:eastAsia="游明朝" w:hAnsi="游明朝" w:cs="游明朝"/>
            <w:color w:val="222222"/>
            <w:sz w:val="22"/>
            <w:szCs w:val="22"/>
            <w:u w:color="222222"/>
            <w:shd w:val="clear" w:color="auto" w:fill="FFFFFF"/>
          </w:rPr>
          <w:t>1:1</w:t>
        </w:r>
        <w:r w:rsidR="00CA7519">
          <w:rPr>
            <w:rFonts w:ascii="游明朝" w:eastAsia="游明朝" w:hAnsi="游明朝" w:cs="游明朝" w:hint="eastAsia"/>
            <w:color w:val="222222"/>
            <w:sz w:val="22"/>
            <w:szCs w:val="22"/>
            <w:u w:color="222222"/>
            <w:shd w:val="clear" w:color="auto" w:fill="FFFFFF"/>
          </w:rPr>
          <w:t>にならない場合，異なる</w:t>
        </w:r>
      </w:ins>
      <m:oMath>
        <m:r>
          <w:ins w:id="352" w:author="MIKAWA Kenta" w:date="2026-09-17T23:48:00Z" w16du:dateUtc="2026-09-17T14:48:00Z">
            <w:rPr>
              <w:rFonts w:ascii="Cambria Math" w:eastAsia="游明朝" w:hAnsi="Cambria Math" w:cs="游明朝"/>
              <w:color w:val="222222"/>
              <w:sz w:val="22"/>
              <w:szCs w:val="22"/>
              <w:u w:color="222222"/>
              <w:shd w:val="clear" w:color="auto" w:fill="FFFFFF"/>
            </w:rPr>
            <m:t>τ</m:t>
          </w:ins>
        </m:r>
      </m:oMath>
      <w:ins w:id="353" w:author="MIKAWA Kenta" w:date="2026-09-17T23:48:00Z" w16du:dateUtc="2026-09-17T14:48:00Z">
        <w:r w:rsidR="00CA7519">
          <w:rPr>
            <w:rFonts w:ascii="游明朝" w:eastAsia="游明朝" w:hAnsi="游明朝" w:cs="游明朝" w:hint="eastAsia"/>
            <w:color w:val="222222"/>
            <w:sz w:val="22"/>
            <w:szCs w:val="22"/>
            <w:u w:color="222222"/>
            <w:shd w:val="clear" w:color="auto" w:fill="FFFFFF"/>
          </w:rPr>
          <w:t>を利用する</w:t>
        </w:r>
      </w:ins>
      <w:ins w:id="354" w:author="MIKAWA Kenta" w:date="2026-09-17T23:49:00Z" w16du:dateUtc="2026-09-17T14:49:00Z">
        <w:r w:rsidR="00CA7519">
          <w:rPr>
            <w:rFonts w:ascii="游明朝" w:eastAsia="游明朝" w:hAnsi="游明朝" w:cs="游明朝" w:hint="eastAsia"/>
            <w:color w:val="222222"/>
            <w:sz w:val="22"/>
            <w:szCs w:val="22"/>
            <w:u w:color="222222"/>
            <w:shd w:val="clear" w:color="auto" w:fill="FFFFFF"/>
          </w:rPr>
          <w:t>意義があると考えております．</w:t>
        </w:r>
      </w:ins>
    </w:p>
    <w:p w14:paraId="2782826D" w14:textId="0E276373" w:rsidR="007109C2" w:rsidRPr="00CA7519" w:rsidDel="00CA7519" w:rsidRDefault="0041754F" w:rsidP="00CA7519">
      <w:pPr>
        <w:ind w:firstLine="220"/>
        <w:rPr>
          <w:del w:id="355" w:author="MIKAWA Kenta" w:date="2026-09-17T23:49:00Z" w16du:dateUtc="2026-09-17T14:49:00Z"/>
          <w:rFonts w:ascii="游明朝" w:eastAsia="游明朝" w:hAnsi="游明朝" w:cs="游明朝"/>
          <w:color w:val="222222"/>
          <w:sz w:val="22"/>
          <w:szCs w:val="22"/>
          <w:u w:color="222222"/>
          <w:shd w:val="clear" w:color="auto" w:fill="FFFFFF"/>
          <w:rPrChange w:id="356" w:author="MIKAWA Kenta" w:date="2026-09-17T23:46:00Z" w16du:dateUtc="2026-09-17T14:46:00Z">
            <w:rPr>
              <w:del w:id="357" w:author="MIKAWA Kenta" w:date="2026-09-17T23:49:00Z" w16du:dateUtc="2026-09-17T14:49:00Z"/>
              <w:rFonts w:ascii="游明朝" w:eastAsia="游明朝" w:hAnsi="游明朝" w:cs="游明朝"/>
              <w:color w:val="222222"/>
              <w:sz w:val="22"/>
              <w:szCs w:val="22"/>
              <w:u w:color="222222"/>
              <w:shd w:val="clear" w:color="auto" w:fill="FFFFFF"/>
              <w:lang w:val="ja-JP"/>
            </w:rPr>
          </w:rPrChange>
        </w:rPr>
      </w:pPr>
      <w:del w:id="358" w:author="MIKAWA Kenta" w:date="2026-09-17T23:49:00Z" w16du:dateUtc="2026-09-17T14:49:00Z">
        <w:r w:rsidDel="00CA7519">
          <w:rPr>
            <w:rFonts w:ascii="游明朝" w:eastAsia="游明朝" w:hAnsi="游明朝" w:cs="游明朝" w:hint="eastAsia"/>
            <w:color w:val="222222"/>
            <w:sz w:val="22"/>
            <w:szCs w:val="22"/>
            <w:u w:color="222222"/>
            <w:shd w:val="clear" w:color="auto" w:fill="FFFFFF"/>
            <w:lang w:val="ja-JP"/>
          </w:rPr>
          <w:delText>ど</w:delText>
        </w:r>
        <w:r w:rsidDel="00CA7519">
          <w:rPr>
            <w:rFonts w:ascii="游明朝" w:eastAsia="游明朝" w:hAnsi="游明朝" w:cs="游明朝"/>
            <w:color w:val="222222"/>
            <w:sz w:val="22"/>
            <w:szCs w:val="22"/>
            <w:u w:color="222222"/>
            <w:shd w:val="clear" w:color="auto" w:fill="FFFFFF"/>
            <w:lang w:val="ja-JP"/>
          </w:rPr>
          <w:delText>ちらの損失をどれだけ重くみるかは実務の費用構造によって決まりますが，本研究の目的は手法間の予測精度の差を実務的な指標に写すことにありますので，特定の費用構造を仮定せず，入荷を需要の中心に合わせる場合を基準といたしました．</w:delText>
        </w:r>
      </w:del>
    </w:p>
    <w:p w14:paraId="54D2477E" w14:textId="7067A198" w:rsidR="007109C2" w:rsidRDefault="00CA7519">
      <w:pPr>
        <w:ind w:firstLine="220"/>
        <w:rPr>
          <w:rFonts w:ascii="游明朝" w:eastAsia="游明朝" w:hAnsi="游明朝" w:cs="游明朝"/>
          <w:color w:val="222222"/>
          <w:sz w:val="22"/>
          <w:szCs w:val="22"/>
          <w:u w:color="222222"/>
          <w:shd w:val="clear" w:color="auto" w:fill="FFFFFF"/>
          <w:lang w:val="ja-JP"/>
        </w:rPr>
      </w:pPr>
      <w:ins w:id="359" w:author="MIKAWA Kenta" w:date="2026-09-17T23:50:00Z" w16du:dateUtc="2026-09-17T14:50:00Z">
        <w:r>
          <w:rPr>
            <w:rFonts w:ascii="游明朝" w:eastAsia="游明朝" w:hAnsi="游明朝" w:cs="游明朝" w:hint="eastAsia"/>
            <w:color w:val="222222"/>
            <w:sz w:val="22"/>
            <w:szCs w:val="22"/>
            <w:u w:color="222222"/>
            <w:shd w:val="clear" w:color="auto" w:fill="FFFFFF"/>
            <w:lang w:val="ja-JP"/>
          </w:rPr>
          <w:t>また，ご指摘いただきました通り，</w:t>
        </w:r>
      </w:ins>
      <m:oMath>
        <m:r>
          <w:ins w:id="360" w:author="MIKAWA Kenta" w:date="2026-09-17T23:50:00Z" w16du:dateUtc="2026-09-17T14:50:00Z">
            <w:rPr>
              <w:rFonts w:ascii="Cambria Math" w:eastAsia="游明朝" w:hAnsi="Cambria Math" w:cs="游明朝"/>
              <w:color w:val="222222"/>
              <w:sz w:val="22"/>
              <w:szCs w:val="22"/>
              <w:u w:color="222222"/>
              <w:shd w:val="clear" w:color="auto" w:fill="FFFFFF"/>
            </w:rPr>
            <m:t>τ</m:t>
          </w:ins>
        </m:r>
      </m:oMath>
      <w:ins w:id="361" w:author="MIKAWA Kenta" w:date="2026-09-17T23:50:00Z" w16du:dateUtc="2026-09-17T14:50:00Z">
        <w:r>
          <w:rPr>
            <w:rFonts w:ascii="游明朝" w:eastAsia="游明朝" w:hAnsi="游明朝" w:cs="游明朝" w:hint="eastAsia"/>
            <w:color w:val="222222"/>
            <w:sz w:val="22"/>
            <w:szCs w:val="22"/>
            <w:u w:color="222222"/>
            <w:shd w:val="clear" w:color="auto" w:fill="FFFFFF"/>
          </w:rPr>
          <w:t>の値を変化させた場合，どのような結果となるのか</w:t>
        </w:r>
      </w:ins>
      <w:ins w:id="362" w:author="MIKAWA Kenta" w:date="2026-09-17T23:51:00Z" w16du:dateUtc="2026-09-17T14:51:00Z">
        <w:r>
          <w:rPr>
            <w:rFonts w:ascii="游明朝" w:eastAsia="游明朝" w:hAnsi="游明朝" w:cs="游明朝" w:hint="eastAsia"/>
            <w:color w:val="222222"/>
            <w:sz w:val="22"/>
            <w:szCs w:val="22"/>
            <w:u w:color="222222"/>
            <w:shd w:val="clear" w:color="auto" w:fill="FFFFFF"/>
          </w:rPr>
          <w:t>という点を明確にするため</w:t>
        </w:r>
      </w:ins>
      <w:del w:id="363" w:author="MIKAWA Kenta" w:date="2026-09-17T23:50:00Z" w16du:dateUtc="2026-09-17T14:50:00Z">
        <w:r w:rsidR="0041754F" w:rsidDel="00CA7519">
          <w:rPr>
            <w:rFonts w:ascii="游明朝" w:eastAsia="游明朝" w:hAnsi="游明朝" w:cs="游明朝" w:hint="eastAsia"/>
            <w:color w:val="222222"/>
            <w:sz w:val="22"/>
            <w:szCs w:val="22"/>
            <w:u w:color="222222"/>
            <w:shd w:val="clear" w:color="auto" w:fill="FFFFFF"/>
            <w:lang w:val="ja-JP"/>
          </w:rPr>
          <w:delText>あ</w:delText>
        </w:r>
        <w:r w:rsidR="0041754F" w:rsidDel="00CA7519">
          <w:rPr>
            <w:rFonts w:ascii="游明朝" w:eastAsia="游明朝" w:hAnsi="游明朝" w:cs="游明朝"/>
            <w:color w:val="222222"/>
            <w:sz w:val="22"/>
            <w:szCs w:val="22"/>
            <w:u w:color="222222"/>
            <w:shd w:val="clear" w:color="auto" w:fill="FFFFFF"/>
            <w:lang w:val="ja-JP"/>
          </w:rPr>
          <w:delText>わせて</w:delText>
        </w:r>
      </w:del>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τ=0.1</m:t>
        </m:r>
      </m:oMath>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τ=0.9</m:t>
        </m:r>
      </m:oMath>
      <w:r w:rsidR="0041754F">
        <w:rPr>
          <w:rFonts w:ascii="游明朝" w:eastAsia="游明朝" w:hAnsi="游明朝" w:cs="游明朝"/>
          <w:color w:val="222222"/>
          <w:sz w:val="22"/>
          <w:szCs w:val="22"/>
          <w:u w:color="222222"/>
          <w:shd w:val="clear" w:color="auto" w:fill="FFFFFF"/>
          <w:lang w:val="ja-JP"/>
        </w:rPr>
        <w:t>のそれぞれを入荷量とみなした感度分析を行い，表5として</w:t>
      </w:r>
      <w:ins w:id="364" w:author="MIKAWA Kenta" w:date="2026-09-17T23:51:00Z" w16du:dateUtc="2026-09-17T14:51:00Z">
        <w:r>
          <w:rPr>
            <w:rFonts w:ascii="游明朝" w:eastAsia="游明朝" w:hAnsi="游明朝" w:cs="游明朝" w:hint="eastAsia"/>
            <w:color w:val="222222"/>
            <w:sz w:val="22"/>
            <w:szCs w:val="22"/>
            <w:u w:color="222222"/>
            <w:shd w:val="clear" w:color="auto" w:fill="FFFFFF"/>
            <w:lang w:val="ja-JP"/>
          </w:rPr>
          <w:t>追記するものといたしました</w:t>
        </w:r>
      </w:ins>
      <w:del w:id="365" w:author="MIKAWA Kenta" w:date="2026-09-17T23:51:00Z" w16du:dateUtc="2026-09-17T14:51:00Z">
        <w:r w:rsidR="0041754F" w:rsidDel="00CA7519">
          <w:rPr>
            <w:rFonts w:ascii="游明朝" w:eastAsia="游明朝" w:hAnsi="游明朝" w:cs="游明朝"/>
            <w:color w:val="222222"/>
            <w:sz w:val="22"/>
            <w:szCs w:val="22"/>
            <w:u w:color="222222"/>
            <w:shd w:val="clear" w:color="auto" w:fill="FFFFFF"/>
            <w:lang w:val="ja-JP"/>
          </w:rPr>
          <w:delText>掲載いたしました</w:delText>
        </w:r>
      </w:del>
      <w:r w:rsidR="0041754F">
        <w:rPr>
          <w:rFonts w:ascii="游明朝" w:eastAsia="游明朝" w:hAnsi="游明朝" w:cs="游明朝"/>
          <w:color w:val="222222"/>
          <w:sz w:val="22"/>
          <w:szCs w:val="22"/>
          <w:u w:color="222222"/>
          <w:shd w:val="clear" w:color="auto" w:fill="FFFFFF"/>
          <w:lang w:val="ja-JP"/>
        </w:rPr>
        <w:t>．</w:t>
      </w:r>
    </w:p>
    <w:p w14:paraId="220D99F2" w14:textId="77777777" w:rsidR="007109C2" w:rsidRDefault="0041754F">
      <w:pPr>
        <w:ind w:firstLine="220"/>
        <w:rPr>
          <w:rFonts w:ascii="游明朝" w:eastAsia="游明朝" w:hAnsi="游明朝" w:cs="游明朝"/>
          <w:color w:val="222222"/>
          <w:sz w:val="22"/>
          <w:szCs w:val="22"/>
          <w:u w:color="222222"/>
          <w:shd w:val="clear" w:color="auto" w:fill="FFFFFF"/>
          <w:lang w:val="ja-JP"/>
        </w:rPr>
      </w:pPr>
      <m:oMath>
        <m:r>
          <w:rPr>
            <w:rFonts w:ascii="Cambria Math" w:hAnsi="Cambria Math"/>
            <w:sz w:val="22"/>
            <w:szCs w:val="22"/>
          </w:rPr>
          <m:t>τ=0.1</m:t>
        </m:r>
      </m:oMath>
      <w:r>
        <w:rPr>
          <w:rFonts w:ascii="游明朝" w:eastAsia="游明朝" w:hAnsi="游明朝" w:cs="游明朝"/>
          <w:color w:val="222222"/>
          <w:sz w:val="22"/>
          <w:szCs w:val="22"/>
          <w:u w:color="222222"/>
          <w:shd w:val="clear" w:color="auto" w:fill="FFFFFF"/>
          <w:lang w:val="ja-JP"/>
        </w:rPr>
        <w:t>では入荷を絞るため過剰入荷はGateRAFで4,073冊まで減りますが，機会損失は265,006冊と</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の約1.6倍になります．逆に</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では機会損失が74,763冊まで下がる一方で，過剰入荷は296,482冊に達します．ご指摘の通り，返本と機会損失のどちらを重視するかで適切な</w:t>
      </w:r>
      <m:oMath>
        <m:r>
          <w:rPr>
            <w:rFonts w:ascii="Cambria Math" w:hAnsi="Cambria Math"/>
            <w:sz w:val="22"/>
            <w:szCs w:val="22"/>
          </w:rPr>
          <m:t>τ</m:t>
        </m:r>
      </m:oMath>
      <w:r>
        <w:rPr>
          <w:rFonts w:ascii="游明朝" w:eastAsia="游明朝" w:hAnsi="游明朝" w:cs="游明朝"/>
          <w:color w:val="222222"/>
          <w:sz w:val="22"/>
          <w:szCs w:val="22"/>
          <w:u w:color="222222"/>
          <w:shd w:val="clear" w:color="auto" w:fill="FFFFFF"/>
          <w:lang w:val="ja-JP"/>
        </w:rPr>
        <w:t>は変わります．</w:t>
      </w:r>
    </w:p>
    <w:p w14:paraId="7ED7A556" w14:textId="77777777" w:rsidR="007109C2" w:rsidRPr="00C06981" w:rsidRDefault="0041754F">
      <w:pPr>
        <w:ind w:firstLine="220"/>
        <w:rPr>
          <w:rFonts w:ascii="游明朝" w:eastAsia="游明朝" w:hAnsi="游明朝" w:cs="游明朝"/>
          <w:color w:val="222222"/>
          <w:sz w:val="22"/>
          <w:szCs w:val="22"/>
          <w:u w:color="222222"/>
          <w:shd w:val="clear" w:color="auto" w:fill="FFFFFF"/>
          <w:rPrChange w:id="366" w:author="MIKAWA Kenta" w:date="2026-09-17T23:52:00Z" w16du:dateUtc="2026-09-17T14:52:00Z">
            <w:rPr>
              <w:rFonts w:ascii="游明朝" w:eastAsia="游明朝" w:hAnsi="游明朝" w:cs="游明朝"/>
              <w:color w:val="222222"/>
              <w:sz w:val="22"/>
              <w:szCs w:val="22"/>
              <w:u w:color="222222"/>
              <w:shd w:val="clear" w:color="auto" w:fill="FFFFFF"/>
              <w:lang w:val="ja-JP"/>
            </w:rPr>
          </w:rPrChange>
        </w:rPr>
      </w:pPr>
      <w:commentRangeStart w:id="367"/>
      <w:r>
        <w:rPr>
          <w:rFonts w:ascii="游明朝" w:eastAsia="游明朝" w:hAnsi="游明朝" w:cs="游明朝"/>
          <w:color w:val="222222"/>
          <w:sz w:val="22"/>
          <w:szCs w:val="22"/>
          <w:u w:color="222222"/>
          <w:shd w:val="clear" w:color="auto" w:fill="FFFFFF"/>
          <w:lang w:val="ja-JP"/>
        </w:rPr>
        <w:t>参考までに，返本と機会損失を同じ重みで本体価格により金額換算すると，GateRAFの損失の合計は</w:t>
      </w:r>
      <m:oMath>
        <m:r>
          <w:rPr>
            <w:rFonts w:ascii="Cambria Math" w:hAnsi="Cambria Math"/>
            <w:sz w:val="22"/>
            <w:szCs w:val="22"/>
          </w:rPr>
          <m:t>τ=0.1</m:t>
        </m:r>
      </m:oMath>
      <w:r>
        <w:rPr>
          <w:rFonts w:ascii="游明朝" w:eastAsia="游明朝" w:hAnsi="游明朝" w:cs="游明朝"/>
          <w:color w:val="222222"/>
          <w:sz w:val="22"/>
          <w:szCs w:val="22"/>
          <w:u w:color="222222"/>
          <w:shd w:val="clear" w:color="auto" w:fill="FFFFFF"/>
          <w:lang w:val="ja-JP"/>
        </w:rPr>
        <w:t>で1億9,880万円，</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で1億5,225万円，</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で2億8,021万円となり，</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が最小でした．ただし返本の実際の費用は本体価格そのものではなく物流と在庫リスクにあたり，機会損失も本来は利幅にあたりますので，この合計はあくまで目安とお考えいただければ幸いです．</w:t>
      </w:r>
      <w:commentRangeEnd w:id="367"/>
      <w:r w:rsidR="00C06981" w:rsidRPr="00C06981">
        <w:rPr>
          <w:rStyle w:val="ac"/>
          <w:rFonts w:ascii="游明朝" w:eastAsia="游明朝" w:hAnsi="游明朝" w:cs="游明朝"/>
          <w:color w:val="222222"/>
          <w:sz w:val="22"/>
          <w:szCs w:val="22"/>
          <w:u w:color="222222"/>
          <w:shd w:val="clear" w:color="auto" w:fill="FFFFFF"/>
          <w:rPrChange w:id="368" w:author="MIKAWA Kenta" w:date="2026-09-17T23:52:00Z" w16du:dateUtc="2026-09-17T14:52:00Z">
            <w:rPr>
              <w:rStyle w:val="ac"/>
              <w:rFonts w:ascii="游明朝" w:eastAsia="游明朝" w:hAnsi="游明朝" w:cs="游明朝"/>
              <w:color w:val="222222"/>
              <w:sz w:val="22"/>
              <w:szCs w:val="22"/>
              <w:u w:color="222222"/>
              <w:shd w:val="clear" w:color="auto" w:fill="FFFFFF"/>
              <w:lang w:val="ja-JP"/>
            </w:rPr>
          </w:rPrChange>
        </w:rPr>
        <w:commentReference w:id="367"/>
      </w:r>
    </w:p>
    <w:p w14:paraId="31EEDEF0" w14:textId="40223249" w:rsidR="007109C2" w:rsidRDefault="00C06981">
      <w:pPr>
        <w:ind w:firstLine="220"/>
        <w:rPr>
          <w:rFonts w:ascii="游明朝" w:eastAsia="游明朝" w:hAnsi="游明朝" w:cs="游明朝"/>
          <w:color w:val="222222"/>
          <w:sz w:val="22"/>
          <w:szCs w:val="22"/>
          <w:u w:color="222222"/>
          <w:shd w:val="clear" w:color="auto" w:fill="FFFFFF"/>
          <w:lang w:val="ja-JP"/>
        </w:rPr>
      </w:pPr>
      <w:ins w:id="369" w:author="MIKAWA Kenta" w:date="2026-09-17T23:52:00Z" w16du:dateUtc="2026-09-17T14:52:00Z">
        <w:r>
          <w:rPr>
            <w:rFonts w:ascii="游明朝" w:eastAsia="游明朝" w:hAnsi="游明朝" w:cs="游明朝" w:hint="eastAsia"/>
            <w:color w:val="222222"/>
            <w:sz w:val="22"/>
            <w:szCs w:val="22"/>
            <w:u w:color="222222"/>
            <w:shd w:val="clear" w:color="auto" w:fill="FFFFFF"/>
          </w:rPr>
          <w:t>なお，</w:t>
        </w:r>
      </w:ins>
      <m:oMath>
        <m:r>
          <w:ins w:id="370" w:author="MIKAWA Kenta" w:date="2026-09-17T23:52:00Z" w16du:dateUtc="2026-09-17T14:52:00Z">
            <w:rPr>
              <w:rFonts w:ascii="Cambria Math" w:hAnsi="Cambria Math"/>
              <w:sz w:val="22"/>
              <w:szCs w:val="22"/>
            </w:rPr>
            <m:t>τ</m:t>
          </w:ins>
        </m:r>
      </m:oMath>
      <w:ins w:id="371" w:author="MIKAWA Kenta" w:date="2026-09-17T23:52:00Z" w16du:dateUtc="2026-09-17T14:52:00Z">
        <w:r>
          <w:rPr>
            <w:rFonts w:ascii="游明朝" w:eastAsia="游明朝" w:hAnsi="游明朝" w:cs="游明朝" w:hint="eastAsia"/>
            <w:sz w:val="22"/>
            <w:szCs w:val="22"/>
          </w:rPr>
          <w:t>を変化させた感度分析の結果ですが，</w:t>
        </w:r>
      </w:ins>
      <w:r w:rsidR="0041754F">
        <w:rPr>
          <w:rFonts w:ascii="游明朝" w:eastAsia="游明朝" w:hAnsi="游明朝" w:cs="游明朝" w:hint="eastAsia"/>
          <w:color w:val="222222"/>
          <w:sz w:val="22"/>
          <w:szCs w:val="22"/>
          <w:u w:color="222222"/>
          <w:shd w:val="clear" w:color="auto" w:fill="FFFFFF"/>
          <w:lang w:val="ja-JP"/>
        </w:rPr>
        <w:t>手</w:t>
      </w:r>
      <w:r w:rsidR="0041754F">
        <w:rPr>
          <w:rFonts w:ascii="游明朝" w:eastAsia="游明朝" w:hAnsi="游明朝" w:cs="游明朝"/>
          <w:color w:val="222222"/>
          <w:sz w:val="22"/>
          <w:szCs w:val="22"/>
          <w:u w:color="222222"/>
          <w:shd w:val="clear" w:color="auto" w:fill="FFFFFF"/>
          <w:lang w:val="ja-JP"/>
        </w:rPr>
        <w:t>法間の関係は</w:t>
      </w:r>
      <m:oMath>
        <m:r>
          <w:rPr>
            <w:rFonts w:ascii="Cambria Math" w:hAnsi="Cambria Math"/>
            <w:sz w:val="22"/>
            <w:szCs w:val="22"/>
          </w:rPr>
          <m:t>τ</m:t>
        </m:r>
      </m:oMath>
      <w:r w:rsidR="0041754F">
        <w:rPr>
          <w:rFonts w:ascii="游明朝" w:eastAsia="游明朝" w:hAnsi="游明朝" w:cs="游明朝"/>
          <w:color w:val="222222"/>
          <w:sz w:val="22"/>
          <w:szCs w:val="22"/>
          <w:u w:color="222222"/>
          <w:shd w:val="clear" w:color="auto" w:fill="FFFFFF"/>
          <w:lang w:val="ja-JP"/>
        </w:rPr>
        <w:t>によらず保たれておりました．い</w:t>
      </w:r>
      <w:r w:rsidR="0041754F">
        <w:rPr>
          <w:rFonts w:ascii="游明朝" w:eastAsia="游明朝" w:hAnsi="游明朝" w:cs="游明朝"/>
          <w:color w:val="222222"/>
          <w:sz w:val="22"/>
          <w:szCs w:val="22"/>
          <w:u w:color="222222"/>
          <w:shd w:val="clear" w:color="auto" w:fill="FFFFFF"/>
          <w:lang w:val="ja-JP"/>
        </w:rPr>
        <w:lastRenderedPageBreak/>
        <w:t>ずれの</w:t>
      </w:r>
      <m:oMath>
        <m:r>
          <w:rPr>
            <w:rFonts w:ascii="Cambria Math" w:hAnsi="Cambria Math"/>
            <w:sz w:val="22"/>
            <w:szCs w:val="22"/>
          </w:rPr>
          <m:t>τ</m:t>
        </m:r>
      </m:oMath>
      <w:r w:rsidR="0041754F">
        <w:rPr>
          <w:rFonts w:ascii="游明朝" w:eastAsia="游明朝" w:hAnsi="游明朝" w:cs="游明朝"/>
          <w:color w:val="222222"/>
          <w:sz w:val="22"/>
          <w:szCs w:val="22"/>
          <w:u w:color="222222"/>
          <w:shd w:val="clear" w:color="auto" w:fill="FFFFFF"/>
          <w:lang w:val="ja-JP"/>
        </w:rPr>
        <w:t>でもGateRAFの過剰入荷は比較手法の中で最小で，Baselineに対しては過剰入荷と機会損失の双方を同時に下回</w:t>
      </w:r>
      <w:ins w:id="372" w:author="MIKAWA Kenta" w:date="2026-09-17T23:53:00Z" w16du:dateUtc="2026-09-17T14:53:00Z">
        <w:r w:rsidR="00990D2A">
          <w:rPr>
            <w:rFonts w:ascii="游明朝" w:eastAsia="游明朝" w:hAnsi="游明朝" w:cs="游明朝" w:hint="eastAsia"/>
            <w:color w:val="222222"/>
            <w:sz w:val="22"/>
            <w:szCs w:val="22"/>
            <w:u w:color="222222"/>
            <w:shd w:val="clear" w:color="auto" w:fill="FFFFFF"/>
            <w:lang w:val="ja-JP"/>
          </w:rPr>
          <w:t>ることが明らかとなり，提案手法の有効性を改めて示すことができました．</w:t>
        </w:r>
        <w:r w:rsidR="00990D2A" w:rsidDel="00990D2A">
          <w:rPr>
            <w:rFonts w:ascii="游明朝" w:eastAsia="游明朝" w:hAnsi="游明朝" w:cs="游明朝"/>
            <w:color w:val="222222"/>
            <w:sz w:val="22"/>
            <w:szCs w:val="22"/>
            <w:u w:color="222222"/>
            <w:shd w:val="clear" w:color="auto" w:fill="FFFFFF"/>
            <w:lang w:val="ja-JP"/>
          </w:rPr>
          <w:t xml:space="preserve"> </w:t>
        </w:r>
      </w:ins>
      <w:del w:id="373" w:author="MIKAWA Kenta" w:date="2026-09-17T23:53:00Z" w16du:dateUtc="2026-09-17T14:53:00Z">
        <w:r w:rsidR="0041754F" w:rsidDel="00990D2A">
          <w:rPr>
            <w:rFonts w:ascii="游明朝" w:eastAsia="游明朝" w:hAnsi="游明朝" w:cs="游明朝"/>
            <w:color w:val="222222"/>
            <w:sz w:val="22"/>
            <w:szCs w:val="22"/>
            <w:u w:color="222222"/>
            <w:shd w:val="clear" w:color="auto" w:fill="FFFFFF"/>
            <w:lang w:val="ja-JP"/>
          </w:rPr>
          <w:delText>ります．第6章の結論が分位点の選び方に依存しないことを確認できました．</w:delText>
        </w:r>
      </w:del>
    </w:p>
    <w:p w14:paraId="33EB590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なお，従来の表は冊数と金額の両方を載せておりましたが，冊数は表5と重複いたしますので，返本率と金額のみを載せる形に改め，表6といたしました．</w:t>
      </w:r>
    </w:p>
    <w:p w14:paraId="66C44CF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以上を，6章に追記いたしました．</w:t>
      </w:r>
    </w:p>
    <w:p w14:paraId="13C8B81C" w14:textId="77777777" w:rsidR="007109C2" w:rsidRDefault="007109C2">
      <w:pPr>
        <w:rPr>
          <w:rFonts w:ascii="游明朝" w:eastAsia="游明朝" w:hAnsi="游明朝" w:cs="游明朝"/>
          <w:color w:val="222222"/>
          <w:sz w:val="22"/>
          <w:szCs w:val="22"/>
          <w:u w:color="222222"/>
          <w:shd w:val="clear" w:color="auto" w:fill="FFFFFF"/>
        </w:rPr>
      </w:pPr>
    </w:p>
    <w:p w14:paraId="164BB5A2"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w:t>
      </w:r>
      <w:commentRangeStart w:id="374"/>
      <w:r w:rsidRPr="001A2D82">
        <w:rPr>
          <w:rFonts w:ascii="游明朝" w:eastAsia="游明朝" w:hAnsi="游明朝" w:cs="游明朝"/>
          <w:b/>
          <w:bCs/>
          <w:color w:val="000000" w:themeColor="text1"/>
          <w:sz w:val="22"/>
          <w:szCs w:val="22"/>
          <w:u w:val="single"/>
          <w:shd w:val="clear" w:color="auto" w:fill="FFFFFF"/>
          <w:lang w:val="ja-JP"/>
        </w:rPr>
        <w:t>新原稿 p.11 左カラム，6. 返本と機会損失の観点からの評価（記載の追加）：</w:t>
      </w:r>
      <w:commentRangeEnd w:id="374"/>
      <w:r w:rsidR="00990D2A">
        <w:rPr>
          <w:rStyle w:val="ac"/>
          <w:rFonts w:ascii="游明朝" w:eastAsia="游明朝" w:hAnsi="游明朝" w:cs="游明朝"/>
          <w:b/>
          <w:bCs/>
          <w:color w:val="000000" w:themeColor="text1"/>
          <w:sz w:val="22"/>
          <w:szCs w:val="22"/>
          <w:u w:val="single"/>
          <w:shd w:val="clear" w:color="auto" w:fill="FFFFFF"/>
          <w:lang w:val="ja-JP"/>
        </w:rPr>
        <w:commentReference w:id="374"/>
      </w:r>
    </w:p>
    <w:p w14:paraId="7183C8D0"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入荷量に中央値を用いたのは，返本と機会損失のどちらにも重みを置かない中立的な基準だからであることを述べ，</w:t>
      </w:r>
      <m:oMath>
        <m:r>
          <w:rPr>
            <w:rFonts w:ascii="Cambria Math" w:hAnsi="Cambria Math"/>
            <w:sz w:val="22"/>
            <w:szCs w:val="22"/>
          </w:rPr>
          <m:t>τ=0.1</m:t>
        </m:r>
      </m:oMath>
      <w:r>
        <w:rPr>
          <w:rFonts w:ascii="游明朝" w:eastAsia="游明朝" w:hAnsi="游明朝" w:cs="游明朝"/>
          <w:color w:val="000000" w:themeColor="text1"/>
          <w:sz w:val="22"/>
          <w:szCs w:val="22"/>
          <w:u w:color="222222"/>
          <w:shd w:val="clear" w:color="auto" w:fill="FFFFFF"/>
          <w:lang w:val="ja-JP"/>
        </w:rPr>
        <w:t>，</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を入荷量とみなした場合の比較を加えた．</w:t>
      </w:r>
      <m:oMath>
        <m:r>
          <w:rPr>
            <w:rFonts w:ascii="Cambria Math" w:hAnsi="Cambria Math"/>
            <w:sz w:val="22"/>
            <w:szCs w:val="22"/>
          </w:rPr>
          <m:t>τ</m:t>
        </m:r>
      </m:oMath>
      <w:r>
        <w:rPr>
          <w:rFonts w:ascii="游明朝" w:eastAsia="游明朝" w:hAnsi="游明朝" w:cs="游明朝"/>
          <w:color w:val="000000" w:themeColor="text1"/>
          <w:sz w:val="22"/>
          <w:szCs w:val="22"/>
          <w:u w:color="222222"/>
          <w:shd w:val="clear" w:color="auto" w:fill="FFFFFF"/>
          <w:lang w:val="ja-JP"/>
        </w:rPr>
        <w:t>を小さくすると過剰入荷は減るが機会損失が増え，大きくするとその逆になること，いずれの</w:t>
      </w:r>
      <m:oMath>
        <m:r>
          <w:rPr>
            <w:rFonts w:ascii="Cambria Math" w:hAnsi="Cambria Math"/>
            <w:sz w:val="22"/>
            <w:szCs w:val="22"/>
          </w:rPr>
          <m:t>τ</m:t>
        </m:r>
      </m:oMath>
      <w:r>
        <w:rPr>
          <w:rFonts w:ascii="游明朝" w:eastAsia="游明朝" w:hAnsi="游明朝" w:cs="游明朝"/>
          <w:color w:val="000000" w:themeColor="text1"/>
          <w:sz w:val="22"/>
          <w:szCs w:val="22"/>
          <w:u w:color="222222"/>
          <w:shd w:val="clear" w:color="auto" w:fill="FFFFFF"/>
          <w:lang w:val="ja-JP"/>
        </w:rPr>
        <w:t>でもGateRAFの過剰入荷が最小であり，本章の結論が分位点の選び方に依存しないことを示した．</w:t>
      </w:r>
    </w:p>
    <w:p w14:paraId="67BBBFE8" w14:textId="77777777" w:rsidR="007109C2" w:rsidRDefault="007109C2">
      <w:pPr>
        <w:rPr>
          <w:rFonts w:ascii="游明朝" w:eastAsia="游明朝" w:hAnsi="游明朝" w:cs="游明朝"/>
          <w:color w:val="222222"/>
          <w:sz w:val="22"/>
          <w:szCs w:val="22"/>
          <w:u w:color="222222"/>
          <w:shd w:val="clear" w:color="auto" w:fill="FFFFFF"/>
        </w:rPr>
      </w:pPr>
    </w:p>
    <w:p w14:paraId="28BE1A26" w14:textId="43BB97BF" w:rsidR="007109C2" w:rsidRPr="00990D2A" w:rsidRDefault="0041754F">
      <w:pPr>
        <w:rPr>
          <w:rFonts w:ascii="游明朝" w:eastAsia="游明朝" w:hAnsi="游明朝" w:cs="游明朝"/>
          <w:b/>
          <w:bCs/>
          <w:color w:val="000000" w:themeColor="text1"/>
          <w:sz w:val="22"/>
          <w:szCs w:val="22"/>
          <w:u w:val="single"/>
          <w:shd w:val="clear" w:color="auto" w:fill="FFFFFF"/>
          <w:rPrChange w:id="375" w:author="MIKAWA Kenta" w:date="2026-09-17T23:54:00Z" w16du:dateUtc="2026-09-17T14:54:00Z">
            <w:rPr>
              <w:rFonts w:ascii="游明朝" w:eastAsia="游明朝" w:hAnsi="游明朝" w:cs="游明朝"/>
              <w:b/>
              <w:bCs/>
              <w:color w:val="000000" w:themeColor="text1"/>
              <w:sz w:val="22"/>
              <w:szCs w:val="22"/>
              <w:u w:val="single"/>
              <w:shd w:val="clear" w:color="auto" w:fill="FFFFFF"/>
              <w:lang w:val="ja-JP"/>
            </w:rPr>
          </w:rPrChange>
        </w:rPr>
      </w:pPr>
      <w:r w:rsidRPr="001A2D82">
        <w:rPr>
          <w:rFonts w:ascii="游明朝" w:eastAsia="游明朝" w:hAnsi="游明朝" w:cs="游明朝"/>
          <w:b/>
          <w:bCs/>
          <w:color w:val="000000" w:themeColor="text1"/>
          <w:sz w:val="22"/>
          <w:szCs w:val="22"/>
          <w:u w:val="single"/>
          <w:shd w:val="clear" w:color="auto" w:fill="FFFFFF"/>
          <w:lang w:val="ja-JP"/>
        </w:rPr>
        <w:t xml:space="preserve">　新原稿</w:t>
      </w:r>
      <w:r w:rsidRPr="00990D2A">
        <w:rPr>
          <w:rFonts w:ascii="游明朝" w:eastAsia="游明朝" w:hAnsi="游明朝" w:cs="游明朝"/>
          <w:b/>
          <w:bCs/>
          <w:color w:val="000000" w:themeColor="text1"/>
          <w:sz w:val="22"/>
          <w:szCs w:val="22"/>
          <w:u w:val="single"/>
          <w:shd w:val="clear" w:color="auto" w:fill="FFFFFF"/>
          <w:rPrChange w:id="376" w:author="MIKAWA Kenta" w:date="2026-09-17T23:54:00Z" w16du:dateUtc="2026-09-17T14:54:00Z">
            <w:rPr>
              <w:rFonts w:ascii="游明朝" w:eastAsia="游明朝" w:hAnsi="游明朝" w:cs="游明朝"/>
              <w:b/>
              <w:bCs/>
              <w:color w:val="000000" w:themeColor="text1"/>
              <w:sz w:val="22"/>
              <w:szCs w:val="22"/>
              <w:u w:val="single"/>
              <w:shd w:val="clear" w:color="auto" w:fill="FFFFFF"/>
              <w:lang w:val="ja-JP"/>
            </w:rPr>
          </w:rPrChange>
        </w:rPr>
        <w:t xml:space="preserve"> p.10，</w:t>
      </w:r>
      <w:commentRangeStart w:id="377"/>
      <w:r w:rsidRPr="001A2D82">
        <w:rPr>
          <w:rFonts w:ascii="游明朝" w:eastAsia="游明朝" w:hAnsi="游明朝" w:cs="游明朝"/>
          <w:b/>
          <w:bCs/>
          <w:color w:val="000000" w:themeColor="text1"/>
          <w:sz w:val="22"/>
          <w:szCs w:val="22"/>
          <w:u w:val="single"/>
          <w:shd w:val="clear" w:color="auto" w:fill="FFFFFF"/>
          <w:lang w:val="ja-JP"/>
        </w:rPr>
        <w:t>表</w:t>
      </w:r>
      <w:r w:rsidRPr="00990D2A">
        <w:rPr>
          <w:rFonts w:ascii="游明朝" w:eastAsia="游明朝" w:hAnsi="游明朝" w:cs="游明朝"/>
          <w:b/>
          <w:bCs/>
          <w:color w:val="000000" w:themeColor="text1"/>
          <w:sz w:val="22"/>
          <w:szCs w:val="22"/>
          <w:u w:val="single"/>
          <w:shd w:val="clear" w:color="auto" w:fill="FFFFFF"/>
          <w:rPrChange w:id="378" w:author="MIKAWA Kenta" w:date="2026-09-17T23:54:00Z" w16du:dateUtc="2026-09-17T14:54:00Z">
            <w:rPr>
              <w:rFonts w:ascii="游明朝" w:eastAsia="游明朝" w:hAnsi="游明朝" w:cs="游明朝"/>
              <w:b/>
              <w:bCs/>
              <w:color w:val="000000" w:themeColor="text1"/>
              <w:sz w:val="22"/>
              <w:szCs w:val="22"/>
              <w:u w:val="single"/>
              <w:shd w:val="clear" w:color="auto" w:fill="FFFFFF"/>
              <w:lang w:val="ja-JP"/>
            </w:rPr>
          </w:rPrChange>
        </w:rPr>
        <w:t>5（</w:t>
      </w:r>
      <w:r w:rsidRPr="001A2D82">
        <w:rPr>
          <w:rFonts w:ascii="游明朝" w:eastAsia="游明朝" w:hAnsi="游明朝" w:cs="游明朝"/>
          <w:b/>
          <w:bCs/>
          <w:color w:val="000000" w:themeColor="text1"/>
          <w:sz w:val="22"/>
          <w:szCs w:val="22"/>
          <w:u w:val="single"/>
          <w:shd w:val="clear" w:color="auto" w:fill="FFFFFF"/>
          <w:lang w:val="ja-JP"/>
        </w:rPr>
        <w:t>新規追加</w:t>
      </w:r>
      <w:r w:rsidRPr="00990D2A">
        <w:rPr>
          <w:rFonts w:ascii="游明朝" w:eastAsia="游明朝" w:hAnsi="游明朝" w:cs="游明朝"/>
          <w:b/>
          <w:bCs/>
          <w:color w:val="000000" w:themeColor="text1"/>
          <w:sz w:val="22"/>
          <w:szCs w:val="22"/>
          <w:u w:val="single"/>
          <w:shd w:val="clear" w:color="auto" w:fill="FFFFFF"/>
          <w:rPrChange w:id="379" w:author="MIKAWA Kenta" w:date="2026-09-17T23:54:00Z" w16du:dateUtc="2026-09-17T14:54:00Z">
            <w:rPr>
              <w:rFonts w:ascii="游明朝" w:eastAsia="游明朝" w:hAnsi="游明朝" w:cs="游明朝"/>
              <w:b/>
              <w:bCs/>
              <w:color w:val="000000" w:themeColor="text1"/>
              <w:sz w:val="22"/>
              <w:szCs w:val="22"/>
              <w:u w:val="single"/>
              <w:shd w:val="clear" w:color="auto" w:fill="FFFFFF"/>
              <w:lang w:val="ja-JP"/>
            </w:rPr>
          </w:rPrChange>
        </w:rPr>
        <w:t>）</w:t>
      </w:r>
      <w:commentRangeEnd w:id="377"/>
      <w:r w:rsidR="00990D2A" w:rsidRPr="00990D2A">
        <w:rPr>
          <w:rStyle w:val="ac"/>
          <w:rFonts w:ascii="游明朝" w:eastAsia="游明朝" w:hAnsi="游明朝" w:cs="游明朝"/>
          <w:b/>
          <w:bCs/>
          <w:color w:val="000000" w:themeColor="text1"/>
          <w:sz w:val="22"/>
          <w:szCs w:val="22"/>
          <w:u w:val="single"/>
          <w:shd w:val="clear" w:color="auto" w:fill="FFFFFF"/>
          <w:rPrChange w:id="380" w:author="MIKAWA Kenta" w:date="2026-09-17T23:54:00Z" w16du:dateUtc="2026-09-17T14:54:00Z">
            <w:rPr>
              <w:rStyle w:val="ac"/>
              <w:rFonts w:ascii="游明朝" w:eastAsia="游明朝" w:hAnsi="游明朝" w:cs="游明朝"/>
              <w:b/>
              <w:bCs/>
              <w:color w:val="000000" w:themeColor="text1"/>
              <w:sz w:val="22"/>
              <w:szCs w:val="22"/>
              <w:u w:val="single"/>
              <w:shd w:val="clear" w:color="auto" w:fill="FFFFFF"/>
              <w:lang w:val="ja-JP"/>
            </w:rPr>
          </w:rPrChange>
        </w:rPr>
        <w:commentReference w:id="377"/>
      </w:r>
      <w:r w:rsidRPr="00990D2A">
        <w:rPr>
          <w:rFonts w:ascii="游明朝" w:eastAsia="游明朝" w:hAnsi="游明朝" w:cs="游明朝"/>
          <w:b/>
          <w:bCs/>
          <w:color w:val="000000" w:themeColor="text1"/>
          <w:sz w:val="22"/>
          <w:szCs w:val="22"/>
          <w:u w:val="single"/>
          <w:shd w:val="clear" w:color="auto" w:fill="FFFFFF"/>
          <w:rPrChange w:id="381" w:author="MIKAWA Kenta" w:date="2026-09-17T23:54:00Z" w16du:dateUtc="2026-09-17T14:54:00Z">
            <w:rPr>
              <w:rFonts w:ascii="游明朝" w:eastAsia="游明朝" w:hAnsi="游明朝" w:cs="游明朝"/>
              <w:b/>
              <w:bCs/>
              <w:color w:val="000000" w:themeColor="text1"/>
              <w:sz w:val="22"/>
              <w:szCs w:val="22"/>
              <w:u w:val="single"/>
              <w:shd w:val="clear" w:color="auto" w:fill="FFFFFF"/>
              <w:lang w:val="ja-JP"/>
            </w:rPr>
          </w:rPrChange>
        </w:rPr>
        <w:t>：</w:t>
      </w:r>
    </w:p>
    <w:p w14:paraId="1FFDE8BE"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入荷量に用いる分位点</w:t>
      </w:r>
      <m:oMath>
        <m:r>
          <w:rPr>
            <w:rFonts w:ascii="Cambria Math" w:hAnsi="Cambria Math"/>
            <w:sz w:val="22"/>
            <w:szCs w:val="22"/>
          </w:rPr>
          <m:t>τ</m:t>
        </m:r>
      </m:oMath>
      <w:r>
        <w:rPr>
          <w:rFonts w:ascii="游明朝" w:eastAsia="游明朝" w:hAnsi="游明朝" w:cs="游明朝"/>
          <w:color w:val="000000" w:themeColor="text1"/>
          <w:sz w:val="22"/>
          <w:szCs w:val="22"/>
          <w:u w:color="222222"/>
          <w:shd w:val="clear" w:color="auto" w:fill="FFFFFF"/>
          <w:lang w:val="ja-JP"/>
        </w:rPr>
        <w:t>を変えた場合の過剰入荷と機会損失を，GateRAF，Baseline，SARIMA，Prophetについて示す表を追加．</w:t>
      </w:r>
    </w:p>
    <w:p w14:paraId="6AD678B1" w14:textId="77777777" w:rsidR="007109C2" w:rsidRDefault="007109C2">
      <w:pPr>
        <w:rPr>
          <w:rFonts w:ascii="游明朝" w:eastAsia="游明朝" w:hAnsi="游明朝" w:cs="游明朝"/>
          <w:color w:val="222222"/>
          <w:sz w:val="22"/>
          <w:szCs w:val="22"/>
          <w:u w:color="222222"/>
          <w:shd w:val="clear" w:color="auto" w:fill="FFFFFF"/>
          <w:lang w:val="ja-JP"/>
        </w:rPr>
      </w:pPr>
    </w:p>
    <w:p w14:paraId="40E11CEE" w14:textId="77777777" w:rsidR="007109C2" w:rsidRDefault="007109C2">
      <w:pPr>
        <w:rPr>
          <w:rFonts w:ascii="游明朝" w:eastAsia="游明朝" w:hAnsi="游明朝" w:cs="游明朝"/>
          <w:color w:val="222222"/>
          <w:sz w:val="22"/>
          <w:szCs w:val="22"/>
          <w:u w:color="222222"/>
          <w:shd w:val="clear" w:color="auto" w:fill="FFFFFF"/>
        </w:rPr>
      </w:pPr>
    </w:p>
    <w:p w14:paraId="171FAF4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35930D75"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軽微な修正の要求：5.2節の「POS販売冊数」という用語について，当該データセットに詳しい読者には理解可能だと思われますが，初めて読む読者には，店舗別 POS データを同一書名・同一日付で全店舗合算した販売冊数を指すのか，あるいは別の定義を持つのかがやや分かりづらい可能性があります．簡潔に定義を補足するとよいと思われます．</w:t>
      </w:r>
    </w:p>
    <w:p w14:paraId="657807DC"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8D2724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C767165" w14:textId="235563A3"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ins w:id="382" w:author="MIKAWA Kenta" w:date="2026-09-17T23:54:00Z" w16du:dateUtc="2026-09-17T14:54:00Z">
        <w:r w:rsidR="00990D2A">
          <w:rPr>
            <w:rFonts w:ascii="游明朝" w:eastAsia="游明朝" w:hAnsi="游明朝" w:cs="游明朝" w:hint="eastAsia"/>
            <w:color w:val="222222"/>
            <w:sz w:val="22"/>
            <w:szCs w:val="22"/>
            <w:u w:color="222222"/>
            <w:shd w:val="clear" w:color="auto" w:fill="FFFFFF"/>
            <w:lang w:val="ja-JP"/>
          </w:rPr>
          <w:t>読者にとって</w:t>
        </w:r>
      </w:ins>
      <w:r>
        <w:rPr>
          <w:rFonts w:ascii="游明朝" w:eastAsia="游明朝" w:hAnsi="游明朝" w:cs="游明朝"/>
          <w:color w:val="222222"/>
          <w:sz w:val="22"/>
          <w:szCs w:val="22"/>
          <w:u w:color="222222"/>
          <w:shd w:val="clear" w:color="auto" w:fill="FFFFFF"/>
          <w:lang w:val="ja-JP"/>
        </w:rPr>
        <w:t>定義が読み取りにくい</w:t>
      </w:r>
      <w:del w:id="383" w:author="MIKAWA Kenta" w:date="2026-09-17T23:55:00Z" w16du:dateUtc="2026-09-17T14:55:00Z">
        <w:r w:rsidDel="00990D2A">
          <w:rPr>
            <w:rFonts w:ascii="游明朝" w:eastAsia="游明朝" w:hAnsi="游明朝" w:cs="游明朝" w:hint="eastAsia"/>
            <w:color w:val="222222"/>
            <w:sz w:val="22"/>
            <w:szCs w:val="22"/>
            <w:u w:color="222222"/>
            <w:shd w:val="clear" w:color="auto" w:fill="FFFFFF"/>
            <w:lang w:val="ja-JP"/>
          </w:rPr>
          <w:delText>書き方でした</w:delText>
        </w:r>
      </w:del>
      <w:ins w:id="384" w:author="MIKAWA Kenta" w:date="2026-09-17T23:55:00Z" w16du:dateUtc="2026-09-17T14:55:00Z">
        <w:r w:rsidR="00990D2A">
          <w:rPr>
            <w:rFonts w:ascii="游明朝" w:eastAsia="游明朝" w:hAnsi="游明朝" w:cs="游明朝" w:hint="eastAsia"/>
            <w:color w:val="222222"/>
            <w:sz w:val="22"/>
            <w:szCs w:val="22"/>
            <w:u w:color="222222"/>
            <w:shd w:val="clear" w:color="auto" w:fill="FFFFFF"/>
            <w:lang w:val="ja-JP"/>
          </w:rPr>
          <w:t>記載となり，大変申し訳ございませんでした</w:t>
        </w:r>
      </w:ins>
      <w:r>
        <w:rPr>
          <w:rFonts w:ascii="游明朝" w:eastAsia="游明朝" w:hAnsi="游明朝" w:cs="游明朝"/>
          <w:color w:val="222222"/>
          <w:sz w:val="22"/>
          <w:szCs w:val="22"/>
          <w:u w:color="222222"/>
          <w:shd w:val="clear" w:color="auto" w:fill="FFFFFF"/>
          <w:lang w:val="ja-JP"/>
        </w:rPr>
        <w:t>．</w:t>
      </w:r>
    </w:p>
    <w:p w14:paraId="76E90F99" w14:textId="074E143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w:t>
      </w:r>
      <w:ins w:id="385" w:author="MIKAWA Kenta" w:date="2026-09-17T23:55:00Z" w16du:dateUtc="2026-09-17T14:55:00Z">
        <w:r w:rsidR="00990D2A">
          <w:rPr>
            <w:rFonts w:ascii="游明朝" w:eastAsia="游明朝" w:hAnsi="游明朝" w:cs="游明朝" w:hint="eastAsia"/>
            <w:color w:val="222222"/>
            <w:sz w:val="22"/>
            <w:szCs w:val="22"/>
            <w:u w:color="222222"/>
            <w:shd w:val="clear" w:color="auto" w:fill="FFFFFF"/>
            <w:lang w:val="ja-JP"/>
          </w:rPr>
          <w:t>指摘</w:t>
        </w:r>
      </w:ins>
      <w:del w:id="386" w:author="MIKAWA Kenta" w:date="2026-09-17T23:55:00Z" w16du:dateUtc="2026-09-17T14:55:00Z">
        <w:r w:rsidDel="00990D2A">
          <w:rPr>
            <w:rFonts w:ascii="游明朝" w:eastAsia="游明朝" w:hAnsi="游明朝" w:cs="游明朝"/>
            <w:color w:val="222222"/>
            <w:sz w:val="22"/>
            <w:szCs w:val="22"/>
            <w:u w:color="222222"/>
            <w:shd w:val="clear" w:color="auto" w:fill="FFFFFF"/>
            <w:lang w:val="ja-JP"/>
          </w:rPr>
          <w:delText>理解</w:delText>
        </w:r>
      </w:del>
      <w:r>
        <w:rPr>
          <w:rFonts w:ascii="游明朝" w:eastAsia="游明朝" w:hAnsi="游明朝" w:cs="游明朝"/>
          <w:color w:val="222222"/>
          <w:sz w:val="22"/>
          <w:szCs w:val="22"/>
          <w:u w:color="222222"/>
          <w:shd w:val="clear" w:color="auto" w:fill="FFFFFF"/>
          <w:lang w:val="ja-JP"/>
        </w:rPr>
        <w:t>の通り，</w:t>
      </w:r>
      <w:ins w:id="387" w:author="MIKAWA Kenta" w:date="2026-09-17T23:55:00Z" w16du:dateUtc="2026-09-17T14:55:00Z">
        <w:r w:rsidR="00990D2A">
          <w:rPr>
            <w:rFonts w:ascii="游明朝" w:eastAsia="游明朝" w:hAnsi="游明朝" w:cs="游明朝"/>
            <w:color w:val="222222"/>
            <w:sz w:val="22"/>
            <w:szCs w:val="22"/>
            <w:u w:color="222222"/>
            <w:shd w:val="clear" w:color="auto" w:fill="FFFFFF"/>
            <w:lang w:val="ja-JP"/>
          </w:rPr>
          <w:t>POS販売冊数</w:t>
        </w:r>
        <w:r w:rsidR="00990D2A">
          <w:rPr>
            <w:rFonts w:ascii="游明朝" w:eastAsia="游明朝" w:hAnsi="游明朝" w:cs="游明朝" w:hint="eastAsia"/>
            <w:color w:val="222222"/>
            <w:sz w:val="22"/>
            <w:szCs w:val="22"/>
            <w:u w:color="222222"/>
            <w:shd w:val="clear" w:color="auto" w:fill="FFFFFF"/>
            <w:lang w:val="ja-JP"/>
          </w:rPr>
          <w:t>は</w:t>
        </w:r>
      </w:ins>
      <w:r>
        <w:rPr>
          <w:rFonts w:ascii="游明朝" w:eastAsia="游明朝" w:hAnsi="游明朝" w:cs="游明朝"/>
          <w:color w:val="222222"/>
          <w:sz w:val="22"/>
          <w:szCs w:val="22"/>
          <w:u w:color="222222"/>
          <w:shd w:val="clear" w:color="auto" w:fill="FFFFFF"/>
          <w:lang w:val="ja-JP"/>
        </w:rPr>
        <w:t>店舗別のPOSデータを同一の書名・同一の日付で全店舗合算した販売冊数を指します．5.2 データ整形に，その旨を</w:t>
      </w:r>
      <w:ins w:id="388" w:author="MIKAWA Kenta" w:date="2026-09-17T23:55:00Z" w16du:dateUtc="2026-09-17T14:55:00Z">
        <w:r w:rsidR="00990D2A">
          <w:rPr>
            <w:rFonts w:ascii="游明朝" w:eastAsia="游明朝" w:hAnsi="游明朝" w:cs="游明朝" w:hint="eastAsia"/>
            <w:color w:val="222222"/>
            <w:sz w:val="22"/>
            <w:szCs w:val="22"/>
            <w:u w:color="222222"/>
            <w:shd w:val="clear" w:color="auto" w:fill="FFFFFF"/>
            <w:lang w:val="ja-JP"/>
          </w:rPr>
          <w:t>追記するものと</w:t>
        </w:r>
      </w:ins>
      <w:del w:id="389" w:author="MIKAWA Kenta" w:date="2026-09-17T23:55:00Z" w16du:dateUtc="2026-09-17T14:55:00Z">
        <w:r w:rsidDel="00990D2A">
          <w:rPr>
            <w:rFonts w:ascii="游明朝" w:eastAsia="游明朝" w:hAnsi="游明朝" w:cs="游明朝"/>
            <w:color w:val="222222"/>
            <w:sz w:val="22"/>
            <w:szCs w:val="22"/>
            <w:u w:color="222222"/>
            <w:shd w:val="clear" w:color="auto" w:fill="FFFFFF"/>
            <w:lang w:val="ja-JP"/>
          </w:rPr>
          <w:delText>1文で明記</w:delText>
        </w:r>
      </w:del>
      <w:r>
        <w:rPr>
          <w:rFonts w:ascii="游明朝" w:eastAsia="游明朝" w:hAnsi="游明朝" w:cs="游明朝"/>
          <w:color w:val="222222"/>
          <w:sz w:val="22"/>
          <w:szCs w:val="22"/>
          <w:u w:color="222222"/>
          <w:shd w:val="clear" w:color="auto" w:fill="FFFFFF"/>
          <w:lang w:val="ja-JP"/>
        </w:rPr>
        <w:t>いたしました．</w:t>
      </w:r>
    </w:p>
    <w:p w14:paraId="66084D9A"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6795F1D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左カラム，5.2 データ整形（記載の追加）：</w:t>
      </w:r>
    </w:p>
    <w:p w14:paraId="7E6CEB8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すなわち本研究におけるPOS販売冊数とは，ある書名のある日について，全店舗の販売冊数を合計した値である．</w:t>
      </w:r>
    </w:p>
    <w:p w14:paraId="33955D82" w14:textId="77777777" w:rsidR="007109C2" w:rsidRDefault="007109C2">
      <w:pPr>
        <w:rPr>
          <w:rFonts w:ascii="游明朝" w:eastAsia="游明朝" w:hAnsi="游明朝" w:cs="游明朝"/>
          <w:color w:val="222222"/>
          <w:sz w:val="22"/>
          <w:szCs w:val="22"/>
          <w:u w:color="222222"/>
          <w:shd w:val="clear" w:color="auto" w:fill="FFFFFF"/>
          <w:lang w:val="ja-JP"/>
        </w:rPr>
      </w:pPr>
    </w:p>
    <w:p w14:paraId="0431239D" w14:textId="77777777" w:rsidR="007109C2" w:rsidRDefault="007109C2">
      <w:pPr>
        <w:rPr>
          <w:rFonts w:ascii="游明朝" w:eastAsia="游明朝" w:hAnsi="游明朝" w:cs="游明朝"/>
          <w:color w:val="222222"/>
          <w:sz w:val="22"/>
          <w:szCs w:val="22"/>
          <w:u w:color="222222"/>
          <w:shd w:val="clear" w:color="auto" w:fill="FFFFFF"/>
        </w:rPr>
      </w:pPr>
    </w:p>
    <w:p w14:paraId="6C2FFA46"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07A1512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5.2節では，年間総販売冊数が366冊に満たない書籍の除外，同一作品のシリーズ単位への統合，ゼロ需要日の補完を経て，最終的に約40万件のデータを得たと説明されています．一方で，最終的に分析対象となった書名数が明示されていないため，データの規模を把握しにくいです．元データは約20万書名・約400万件の販売記録から構成されると説明されているため，前処理後に分析対象となった書名数も併記するとよいと思われます．</w:t>
      </w:r>
    </w:p>
    <w:p w14:paraId="52B2490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CA7D2C1"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D4D07B5" w14:textId="39609563"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390" w:author="MIKAWA Kenta" w:date="2026-09-17T23:56:00Z" w16du:dateUtc="2026-09-17T14:56:00Z">
        <w:r w:rsidR="007D172B">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ありがとうございました．書名数を書いてお</w:t>
      </w:r>
      <w:ins w:id="391" w:author="MIKAWA Kenta" w:date="2026-09-17T23:56:00Z" w16du:dateUtc="2026-09-17T14:56:00Z">
        <w:r w:rsidR="007D172B">
          <w:rPr>
            <w:rFonts w:ascii="游明朝" w:eastAsia="游明朝" w:hAnsi="游明朝" w:cs="游明朝" w:hint="eastAsia"/>
            <w:color w:val="222222"/>
            <w:sz w:val="22"/>
            <w:szCs w:val="22"/>
            <w:u w:color="222222"/>
            <w:shd w:val="clear" w:color="auto" w:fill="FFFFFF"/>
            <w:lang w:val="ja-JP"/>
          </w:rPr>
          <w:t>らす，大変失礼いたしました</w:t>
        </w:r>
      </w:ins>
      <w:del w:id="392" w:author="MIKAWA Kenta" w:date="2026-09-17T23:56:00Z" w16du:dateUtc="2026-09-17T14:56:00Z">
        <w:r w:rsidDel="007D172B">
          <w:rPr>
            <w:rFonts w:ascii="游明朝" w:eastAsia="游明朝" w:hAnsi="游明朝" w:cs="游明朝" w:hint="eastAsia"/>
            <w:color w:val="222222"/>
            <w:sz w:val="22"/>
            <w:szCs w:val="22"/>
            <w:u w:color="222222"/>
            <w:shd w:val="clear" w:color="auto" w:fill="FFFFFF"/>
            <w:lang w:val="ja-JP"/>
          </w:rPr>
          <w:delText>り</w:delText>
        </w:r>
        <w:r w:rsidDel="007D172B">
          <w:rPr>
            <w:rFonts w:ascii="游明朝" w:eastAsia="游明朝" w:hAnsi="游明朝" w:cs="游明朝"/>
            <w:color w:val="222222"/>
            <w:sz w:val="22"/>
            <w:szCs w:val="22"/>
            <w:u w:color="222222"/>
            <w:shd w:val="clear" w:color="auto" w:fill="FFFFFF"/>
            <w:lang w:val="ja-JP"/>
          </w:rPr>
          <w:delText>ませんでした</w:delText>
        </w:r>
      </w:del>
      <w:r>
        <w:rPr>
          <w:rFonts w:ascii="游明朝" w:eastAsia="游明朝" w:hAnsi="游明朝" w:cs="游明朝"/>
          <w:color w:val="222222"/>
          <w:sz w:val="22"/>
          <w:szCs w:val="22"/>
          <w:u w:color="222222"/>
          <w:shd w:val="clear" w:color="auto" w:fill="FFFFFF"/>
          <w:lang w:val="ja-JP"/>
        </w:rPr>
        <w:t>．</w:t>
      </w:r>
    </w:p>
    <w:p w14:paraId="3F2DA38A" w14:textId="357A9DE8" w:rsidR="007109C2" w:rsidRDefault="007D172B">
      <w:pPr>
        <w:ind w:firstLine="220"/>
        <w:rPr>
          <w:rFonts w:ascii="游明朝" w:eastAsia="游明朝" w:hAnsi="游明朝" w:cs="游明朝"/>
          <w:color w:val="222222"/>
          <w:sz w:val="22"/>
          <w:szCs w:val="22"/>
          <w:u w:color="222222"/>
          <w:shd w:val="clear" w:color="auto" w:fill="FFFFFF"/>
          <w:lang w:val="ja-JP"/>
        </w:rPr>
      </w:pPr>
      <w:ins w:id="393" w:author="MIKAWA Kenta" w:date="2026-09-17T23:56:00Z" w16du:dateUtc="2026-09-17T14:56:00Z">
        <w:r>
          <w:rPr>
            <w:rFonts w:ascii="游明朝" w:eastAsia="游明朝" w:hAnsi="游明朝" w:cs="游明朝" w:hint="eastAsia"/>
            <w:color w:val="222222"/>
            <w:sz w:val="22"/>
            <w:szCs w:val="22"/>
            <w:u w:color="222222"/>
            <w:shd w:val="clear" w:color="auto" w:fill="FFFFFF"/>
            <w:lang w:val="ja-JP"/>
          </w:rPr>
          <w:t>ご指摘いただきました書名数ですが，</w:t>
        </w:r>
      </w:ins>
      <w:r w:rsidR="0041754F">
        <w:rPr>
          <w:rFonts w:ascii="游明朝" w:eastAsia="游明朝" w:hAnsi="游明朝" w:cs="游明朝"/>
          <w:color w:val="222222"/>
          <w:sz w:val="22"/>
          <w:szCs w:val="22"/>
          <w:u w:color="222222"/>
          <w:shd w:val="clear" w:color="auto" w:fill="FFFFFF"/>
          <w:lang w:val="ja-JP"/>
        </w:rPr>
        <w:t>前処理後に分析対象となった書名は1,157点</w:t>
      </w:r>
      <w:del w:id="394" w:author="MIKAWA Kenta" w:date="2026-09-17T23:56:00Z" w16du:dateUtc="2026-09-17T14:56:00Z">
        <w:r w:rsidR="0041754F" w:rsidDel="007D172B">
          <w:rPr>
            <w:rFonts w:ascii="游明朝" w:eastAsia="游明朝" w:hAnsi="游明朝" w:cs="游明朝" w:hint="eastAsia"/>
            <w:color w:val="222222"/>
            <w:sz w:val="22"/>
            <w:szCs w:val="22"/>
            <w:u w:color="222222"/>
            <w:shd w:val="clear" w:color="auto" w:fill="FFFFFF"/>
            <w:lang w:val="ja-JP"/>
          </w:rPr>
          <w:delText>です</w:delText>
        </w:r>
      </w:del>
      <w:ins w:id="395" w:author="MIKAWA Kenta" w:date="2026-09-17T23:56:00Z" w16du:dateUtc="2026-09-17T14:56:00Z">
        <w:r>
          <w:rPr>
            <w:rFonts w:ascii="游明朝" w:eastAsia="游明朝" w:hAnsi="游明朝" w:cs="游明朝" w:hint="eastAsia"/>
            <w:color w:val="222222"/>
            <w:sz w:val="22"/>
            <w:szCs w:val="22"/>
            <w:u w:color="222222"/>
            <w:shd w:val="clear" w:color="auto" w:fill="FFFFFF"/>
            <w:lang w:val="ja-JP"/>
          </w:rPr>
          <w:t>となり</w:t>
        </w:r>
      </w:ins>
      <w:ins w:id="396" w:author="MIKAWA Kenta" w:date="2026-09-17T23:57:00Z" w16du:dateUtc="2026-09-17T14:57:00Z">
        <w:r>
          <w:rPr>
            <w:rFonts w:ascii="游明朝" w:eastAsia="游明朝" w:hAnsi="游明朝" w:cs="游明朝" w:hint="eastAsia"/>
            <w:color w:val="222222"/>
            <w:sz w:val="22"/>
            <w:szCs w:val="22"/>
            <w:u w:color="222222"/>
            <w:shd w:val="clear" w:color="auto" w:fill="FFFFFF"/>
            <w:lang w:val="ja-JP"/>
          </w:rPr>
          <w:t>，</w:t>
        </w:r>
      </w:ins>
      <w:del w:id="397" w:author="MIKAWA Kenta" w:date="2026-09-17T23:56:00Z" w16du:dateUtc="2026-09-17T14:56:00Z">
        <w:r w:rsidR="0041754F" w:rsidDel="007D172B">
          <w:rPr>
            <w:rFonts w:ascii="游明朝" w:eastAsia="游明朝" w:hAnsi="游明朝" w:cs="游明朝"/>
            <w:color w:val="222222"/>
            <w:sz w:val="22"/>
            <w:szCs w:val="22"/>
            <w:u w:color="222222"/>
            <w:shd w:val="clear" w:color="auto" w:fill="FFFFFF"/>
            <w:lang w:val="ja-JP"/>
          </w:rPr>
          <w:delText>．</w:delText>
        </w:r>
      </w:del>
      <w:r w:rsidR="0041754F">
        <w:rPr>
          <w:rFonts w:ascii="游明朝" w:eastAsia="游明朝" w:hAnsi="游明朝" w:cs="游明朝"/>
          <w:color w:val="222222"/>
          <w:sz w:val="22"/>
          <w:szCs w:val="22"/>
          <w:u w:color="222222"/>
          <w:shd w:val="clear" w:color="auto" w:fill="FFFFFF"/>
          <w:lang w:val="ja-JP"/>
        </w:rPr>
        <w:t>366</w:t>
      </w:r>
      <w:r w:rsidR="0041754F">
        <w:rPr>
          <w:rFonts w:ascii="游明朝" w:eastAsia="游明朝" w:hAnsi="游明朝" w:cs="游明朝"/>
          <w:color w:val="222222"/>
          <w:sz w:val="22"/>
          <w:szCs w:val="22"/>
          <w:u w:color="222222"/>
          <w:shd w:val="clear" w:color="auto" w:fill="FFFFFF"/>
          <w:lang w:val="ja-JP"/>
        </w:rPr>
        <w:lastRenderedPageBreak/>
        <w:t>日分と</w:t>
      </w:r>
      <w:commentRangeStart w:id="398"/>
      <w:r w:rsidR="0041754F">
        <w:rPr>
          <w:rFonts w:ascii="游明朝" w:eastAsia="游明朝" w:hAnsi="游明朝" w:cs="游明朝"/>
          <w:color w:val="222222"/>
          <w:sz w:val="22"/>
          <w:szCs w:val="22"/>
          <w:u w:color="222222"/>
          <w:shd w:val="clear" w:color="auto" w:fill="FFFFFF"/>
          <w:lang w:val="ja-JP"/>
        </w:rPr>
        <w:t>合わせて</w:t>
      </w:r>
      <w:commentRangeEnd w:id="398"/>
      <w:r>
        <w:rPr>
          <w:rStyle w:val="ac"/>
          <w:rFonts w:ascii="游明朝" w:eastAsia="游明朝" w:hAnsi="游明朝" w:cs="游明朝"/>
          <w:color w:val="222222"/>
          <w:sz w:val="22"/>
          <w:szCs w:val="22"/>
          <w:u w:color="222222"/>
          <w:shd w:val="clear" w:color="auto" w:fill="FFFFFF"/>
          <w:lang w:val="ja-JP"/>
        </w:rPr>
        <w:commentReference w:id="398"/>
      </w:r>
      <w:r w:rsidR="0041754F">
        <w:rPr>
          <w:rFonts w:ascii="游明朝" w:eastAsia="游明朝" w:hAnsi="游明朝" w:cs="游明朝"/>
          <w:color w:val="222222"/>
          <w:sz w:val="22"/>
          <w:szCs w:val="22"/>
          <w:u w:color="222222"/>
          <w:shd w:val="clear" w:color="auto" w:fill="FFFFFF"/>
          <w:lang w:val="ja-JP"/>
        </w:rPr>
        <w:t>423,462件となります．5.2 データ整形に明記いたしました．</w:t>
      </w:r>
    </w:p>
    <w:p w14:paraId="54E7B77A"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5876B50F"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左カラム，5.2 データ整形（記載の追加）：</w:t>
      </w:r>
    </w:p>
    <w:p w14:paraId="5D0CF64F"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前処理後に分析対象となった書名は1,157点であり，これに366日を掛けた423,462件が分析対象である．</w:t>
      </w:r>
    </w:p>
    <w:p w14:paraId="55522A30" w14:textId="77777777" w:rsidR="007109C2" w:rsidRDefault="007109C2">
      <w:pPr>
        <w:rPr>
          <w:rFonts w:ascii="游明朝" w:eastAsia="游明朝" w:hAnsi="游明朝" w:cs="游明朝"/>
          <w:color w:val="222222"/>
          <w:sz w:val="22"/>
          <w:szCs w:val="22"/>
          <w:u w:color="222222"/>
          <w:shd w:val="clear" w:color="auto" w:fill="FFFFFF"/>
          <w:lang w:val="ja-JP"/>
        </w:rPr>
      </w:pPr>
    </w:p>
    <w:p w14:paraId="4C294615" w14:textId="77777777" w:rsidR="007109C2" w:rsidRDefault="007109C2">
      <w:pPr>
        <w:rPr>
          <w:rFonts w:ascii="游明朝" w:eastAsia="游明朝" w:hAnsi="游明朝" w:cs="游明朝"/>
          <w:color w:val="222222"/>
          <w:sz w:val="22"/>
          <w:szCs w:val="22"/>
          <w:u w:color="222222"/>
          <w:shd w:val="clear" w:color="auto" w:fill="FFFFFF"/>
        </w:rPr>
      </w:pPr>
    </w:p>
    <w:p w14:paraId="66727AE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0E0EF1E"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軽微な修正の要求：本文中では過去の類似系列を参照しない基盤モデルを Baseline と呼んでいる一方で，図3の凡例では noRAF と表記されています．両者が同一のモデルを指すのであれば，表記を統一したほうがよいと思われます．</w:t>
      </w:r>
    </w:p>
    <w:p w14:paraId="6042228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433333D"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B418CB8" w14:textId="71F02699"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ins w:id="399" w:author="MIKAWA Kenta" w:date="2026-09-17T23:57:00Z" w16du:dateUtc="2026-09-17T14:57:00Z">
        <w:r w:rsidR="007D172B">
          <w:rPr>
            <w:rFonts w:ascii="游明朝" w:eastAsia="游明朝" w:hAnsi="游明朝" w:cs="游明朝" w:hint="eastAsia"/>
            <w:color w:val="222222"/>
            <w:sz w:val="22"/>
            <w:szCs w:val="22"/>
            <w:u w:color="222222"/>
            <w:shd w:val="clear" w:color="auto" w:fill="FFFFFF"/>
            <w:lang w:val="ja-JP"/>
          </w:rPr>
          <w:t>内容が統一されておらず，大変失礼いたしました</w:t>
        </w:r>
      </w:ins>
      <w:del w:id="400" w:author="MIKAWA Kenta" w:date="2026-09-17T23:57:00Z" w16du:dateUtc="2026-09-17T14:57:00Z">
        <w:r w:rsidDel="007D172B">
          <w:rPr>
            <w:rFonts w:ascii="游明朝" w:eastAsia="游明朝" w:hAnsi="游明朝" w:cs="游明朝"/>
            <w:color w:val="222222"/>
            <w:sz w:val="22"/>
            <w:szCs w:val="22"/>
            <w:u w:color="222222"/>
            <w:shd w:val="clear" w:color="auto" w:fill="FFFFFF"/>
            <w:lang w:val="ja-JP"/>
          </w:rPr>
          <w:delText>同一のモデルを指しております</w:delText>
        </w:r>
      </w:del>
      <w:r>
        <w:rPr>
          <w:rFonts w:ascii="游明朝" w:eastAsia="游明朝" w:hAnsi="游明朝" w:cs="游明朝"/>
          <w:color w:val="222222"/>
          <w:sz w:val="22"/>
          <w:szCs w:val="22"/>
          <w:u w:color="222222"/>
          <w:shd w:val="clear" w:color="auto" w:fill="FFFFFF"/>
          <w:lang w:val="ja-JP"/>
        </w:rPr>
        <w:t>．</w:t>
      </w:r>
    </w:p>
    <w:p w14:paraId="3CC0355A" w14:textId="758A3F4C"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図3の凡例をBaselineに修正し，本文と統一</w:t>
      </w:r>
      <w:ins w:id="401" w:author="MIKAWA Kenta" w:date="2026-09-17T23:58:00Z" w16du:dateUtc="2026-09-17T14:58:00Z">
        <w:r w:rsidR="007D172B">
          <w:rPr>
            <w:rFonts w:ascii="游明朝" w:eastAsia="游明朝" w:hAnsi="游明朝" w:cs="游明朝" w:hint="eastAsia"/>
            <w:color w:val="222222"/>
            <w:sz w:val="22"/>
            <w:szCs w:val="22"/>
            <w:u w:color="222222"/>
            <w:shd w:val="clear" w:color="auto" w:fill="FFFFFF"/>
            <w:lang w:val="ja-JP"/>
          </w:rPr>
          <w:t>するものといたしました</w:t>
        </w:r>
      </w:ins>
      <w:del w:id="402" w:author="MIKAWA Kenta" w:date="2026-09-17T23:58:00Z" w16du:dateUtc="2026-09-17T14:58:00Z">
        <w:r w:rsidDel="007D172B">
          <w:rPr>
            <w:rFonts w:ascii="游明朝" w:eastAsia="游明朝" w:hAnsi="游明朝" w:cs="游明朝"/>
            <w:color w:val="222222"/>
            <w:sz w:val="22"/>
            <w:szCs w:val="22"/>
            <w:u w:color="222222"/>
            <w:shd w:val="clear" w:color="auto" w:fill="FFFFFF"/>
            <w:lang w:val="ja-JP"/>
          </w:rPr>
          <w:delText>い</w:delText>
        </w:r>
      </w:del>
      <w:del w:id="403" w:author="MIKAWA Kenta" w:date="2026-09-17T23:57:00Z" w16du:dateUtc="2026-09-17T14:57:00Z">
        <w:r w:rsidDel="007D172B">
          <w:rPr>
            <w:rFonts w:ascii="游明朝" w:eastAsia="游明朝" w:hAnsi="游明朝" w:cs="游明朝"/>
            <w:color w:val="222222"/>
            <w:sz w:val="22"/>
            <w:szCs w:val="22"/>
            <w:u w:color="222222"/>
            <w:shd w:val="clear" w:color="auto" w:fill="FFFFFF"/>
            <w:lang w:val="ja-JP"/>
          </w:rPr>
          <w:delText>たしました</w:delText>
        </w:r>
      </w:del>
      <w:r>
        <w:rPr>
          <w:rFonts w:ascii="游明朝" w:eastAsia="游明朝" w:hAnsi="游明朝" w:cs="游明朝"/>
          <w:color w:val="222222"/>
          <w:sz w:val="22"/>
          <w:szCs w:val="22"/>
          <w:u w:color="222222"/>
          <w:shd w:val="clear" w:color="auto" w:fill="FFFFFF"/>
          <w:lang w:val="ja-JP"/>
        </w:rPr>
        <w:t>．</w:t>
      </w:r>
    </w:p>
    <w:p w14:paraId="34CB949D"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0111197D" w14:textId="77777777" w:rsidR="007109C2" w:rsidRDefault="0041754F">
      <w:pPr>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p.9 左カラム，図3（凡例の修正）：</w:t>
      </w:r>
    </w:p>
    <w:p w14:paraId="080B8AB5"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凡例の「noRAF」を「Baseline」に変更．</w:t>
      </w:r>
    </w:p>
    <w:p w14:paraId="3DD5015F" w14:textId="77777777" w:rsidR="007109C2" w:rsidRDefault="007109C2">
      <w:pPr>
        <w:rPr>
          <w:rFonts w:ascii="游明朝" w:eastAsia="游明朝" w:hAnsi="游明朝" w:cs="游明朝"/>
          <w:color w:val="222222"/>
          <w:sz w:val="22"/>
          <w:szCs w:val="22"/>
          <w:u w:color="222222"/>
          <w:shd w:val="clear" w:color="auto" w:fill="FFFFFF"/>
        </w:rPr>
      </w:pPr>
    </w:p>
    <w:p w14:paraId="2FA260A8"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0362E5AD" w14:textId="77777777" w:rsidR="007109C2" w:rsidRDefault="007109C2">
      <w:pPr>
        <w:spacing w:line="320" w:lineRule="exact"/>
        <w:ind w:firstLine="220"/>
        <w:rPr>
          <w:rFonts w:ascii="游明朝" w:eastAsia="游明朝" w:hAnsi="游明朝" w:cs="游明朝"/>
          <w:sz w:val="22"/>
          <w:szCs w:val="22"/>
        </w:rPr>
      </w:pPr>
    </w:p>
    <w:p w14:paraId="0411CCC2" w14:textId="77777777" w:rsidR="007109C2" w:rsidRDefault="0041754F">
      <w:pPr>
        <w:jc w:val="center"/>
        <w:rPr>
          <w:rFonts w:ascii="游明朝" w:eastAsia="游明朝" w:hAnsi="游明朝" w:cs="游明朝"/>
          <w:sz w:val="22"/>
          <w:szCs w:val="22"/>
        </w:rPr>
      </w:pPr>
      <w:r>
        <w:rPr>
          <w:rFonts w:ascii="游明朝" w:eastAsia="游明朝" w:hAnsi="游明朝" w:cs="游明朝"/>
          <w:sz w:val="22"/>
          <w:szCs w:val="22"/>
        </w:rPr>
        <w:t>-----------------------------------------------------------------------------------------------------------</w:t>
      </w:r>
    </w:p>
    <w:p w14:paraId="39E8D6B7" w14:textId="77777777" w:rsidR="007109C2" w:rsidRDefault="007109C2">
      <w:pPr>
        <w:rPr>
          <w:rFonts w:ascii="游明朝" w:eastAsia="游明朝" w:hAnsi="游明朝" w:cs="游明朝"/>
          <w:sz w:val="22"/>
          <w:szCs w:val="22"/>
        </w:rPr>
      </w:pPr>
    </w:p>
    <w:p w14:paraId="3481F2B6" w14:textId="77777777" w:rsidR="007109C2" w:rsidRDefault="0041754F">
      <w:pPr>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14:paraId="78490DD9" w14:textId="77777777" w:rsidR="007109C2" w:rsidRDefault="007109C2">
      <w:pPr>
        <w:ind w:firstLine="220"/>
        <w:rPr>
          <w:rFonts w:ascii="游明朝" w:eastAsia="游明朝" w:hAnsi="游明朝" w:cs="游明朝"/>
          <w:sz w:val="22"/>
          <w:szCs w:val="22"/>
          <w:lang w:val="ja-JP"/>
        </w:rPr>
      </w:pPr>
    </w:p>
    <w:p w14:paraId="25A546F4" w14:textId="77777777" w:rsidR="007109C2" w:rsidRDefault="0041754F">
      <w:pPr>
        <w:pStyle w:val="a8"/>
      </w:pPr>
      <w:r>
        <w:rPr>
          <w:lang w:val="ja-JP"/>
        </w:rPr>
        <w:t>以上</w:t>
      </w:r>
    </w:p>
    <w:sectPr w:rsidR="007109C2">
      <w:headerReference w:type="default" r:id="rId11"/>
      <w:footerReference w:type="default" r:id="rId12"/>
      <w:pgSz w:w="11900" w:h="16840"/>
      <w:pgMar w:top="1440" w:right="1080" w:bottom="1440" w:left="1080" w:header="851" w:footer="9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 w:author="MIKAWA Kenta" w:date="2026-09-17T21:59:00Z" w:initials="ミ">
    <w:p w14:paraId="6DD1BB0C" w14:textId="77777777" w:rsidR="00DA422D" w:rsidRDefault="00DA422D" w:rsidP="00DA422D">
      <w:pPr>
        <w:jc w:val="left"/>
      </w:pPr>
      <w:r>
        <w:rPr>
          <w:rStyle w:val="ac"/>
        </w:rPr>
        <w:annotationRef/>
      </w:r>
      <w:r>
        <w:t>これに関しても，もう少し丁寧に記載してあげよう．</w:t>
      </w:r>
    </w:p>
    <w:p w14:paraId="34A51F3E" w14:textId="77777777" w:rsidR="00DA422D" w:rsidRDefault="00DA422D" w:rsidP="00DA422D">
      <w:pPr>
        <w:jc w:val="left"/>
      </w:pPr>
      <w:r>
        <w:t>今の記載だと，「結果に対して与える影響」は記載できていないと思います．</w:t>
      </w:r>
    </w:p>
  </w:comment>
  <w:comment w:id="19" w:author="MIKAWA Kenta" w:date="2026-09-17T21:58:00Z" w:initials="ミ">
    <w:p w14:paraId="0A9838D4" w14:textId="77777777" w:rsidR="00DA422D" w:rsidRDefault="00DA422D" w:rsidP="00DA422D">
      <w:pPr>
        <w:jc w:val="left"/>
      </w:pPr>
      <w:r>
        <w:rPr>
          <w:rStyle w:val="ac"/>
        </w:rPr>
        <w:annotationRef/>
      </w:r>
      <w:r>
        <w:t>具体的な式を本文中に追記しよう．</w:t>
      </w:r>
    </w:p>
  </w:comment>
  <w:comment w:id="20" w:author="MIKAWA Kenta" w:date="2026-09-17T22:02:00Z" w:initials="ミ">
    <w:p w14:paraId="1304E861" w14:textId="77777777" w:rsidR="004072DD" w:rsidRDefault="004072DD" w:rsidP="004072DD">
      <w:pPr>
        <w:jc w:val="left"/>
      </w:pPr>
      <w:r>
        <w:rPr>
          <w:rStyle w:val="ac"/>
        </w:rPr>
        <w:annotationRef/>
      </w:r>
      <w:r>
        <w:t>指摘をもらっているので，本文中にもきちんと記載しよう．</w:t>
      </w:r>
    </w:p>
  </w:comment>
  <w:comment w:id="27" w:author="MIKAWA Kenta" w:date="2026-09-17T22:03:00Z" w:initials="ミ">
    <w:p w14:paraId="101CA275" w14:textId="77777777" w:rsidR="004072DD" w:rsidRDefault="004072DD" w:rsidP="004072DD">
      <w:pPr>
        <w:jc w:val="left"/>
      </w:pPr>
      <w:r>
        <w:rPr>
          <w:rStyle w:val="ac"/>
        </w:rPr>
        <w:annotationRef/>
      </w:r>
      <w:r>
        <w:t>予測が乱れないため，とはどういうことか？</w:t>
      </w:r>
    </w:p>
  </w:comment>
  <w:comment w:id="28" w:author="MIKAWA Kenta" w:date="2026-09-17T22:03:00Z" w:initials="ミ">
    <w:p w14:paraId="00B9AC15" w14:textId="77777777" w:rsidR="004072DD" w:rsidRDefault="004072DD" w:rsidP="004072DD">
      <w:pPr>
        <w:jc w:val="left"/>
      </w:pPr>
      <w:r>
        <w:rPr>
          <w:rStyle w:val="ac"/>
        </w:rPr>
        <w:annotationRef/>
      </w:r>
      <w:r>
        <w:t>何か理由はある？</w:t>
      </w:r>
    </w:p>
  </w:comment>
  <w:comment w:id="29" w:author="MIKAWA Kenta" w:date="2026-09-17T22:04:00Z" w:initials="ミ">
    <w:p w14:paraId="3FB27640" w14:textId="77777777" w:rsidR="004072DD" w:rsidRDefault="004072DD" w:rsidP="004072DD">
      <w:pPr>
        <w:jc w:val="left"/>
      </w:pPr>
      <w:r>
        <w:rPr>
          <w:rStyle w:val="ac"/>
        </w:rPr>
        <w:annotationRef/>
      </w:r>
      <w:r>
        <w:t>唐突に出てきてしまっている．何に対する実験なのかもこれだと不明瞭．なので，これをもって整合する，と言われても読み手は意味が理解できない．</w:t>
      </w:r>
    </w:p>
  </w:comment>
  <w:comment w:id="31" w:author="MIKAWA Kenta" w:date="2026-09-17T22:12:00Z" w:initials="ミ">
    <w:p w14:paraId="4C503A5D" w14:textId="77777777" w:rsidR="00CE199C" w:rsidRDefault="00CE199C" w:rsidP="00CE199C">
      <w:pPr>
        <w:jc w:val="left"/>
      </w:pPr>
      <w:r>
        <w:rPr>
          <w:rStyle w:val="ac"/>
        </w:rPr>
        <w:annotationRef/>
      </w:r>
      <w:r>
        <w:t>例えば，脚注などを用いて．5ステップにしているけど，計算コストの追加は生じない，みたいな話を追加してもいいかも．</w:t>
      </w:r>
    </w:p>
    <w:p w14:paraId="19FA73F4" w14:textId="77777777" w:rsidR="00CE199C" w:rsidRDefault="00CE199C" w:rsidP="00CE199C">
      <w:pPr>
        <w:jc w:val="left"/>
      </w:pPr>
      <w:r>
        <w:t>ちゃんと対応している，と言う心象を良くするための効果もあります．</w:t>
      </w:r>
    </w:p>
  </w:comment>
  <w:comment w:id="32" w:author="MIKAWA Kenta" w:date="2026-09-17T22:13:00Z" w:initials="ミ">
    <w:p w14:paraId="715013B9" w14:textId="77777777" w:rsidR="00CE199C" w:rsidRDefault="00CE199C" w:rsidP="00CE199C">
      <w:pPr>
        <w:jc w:val="left"/>
      </w:pPr>
      <w:r>
        <w:rPr>
          <w:rStyle w:val="ac"/>
        </w:rPr>
        <w:annotationRef/>
      </w:r>
      <w:r>
        <w:t>もしくは，下の記載も含めて，提案手法を利用しても大きく計算コストが悪化するものではない，と言うことを明記しても良いかと思います．</w:t>
      </w:r>
    </w:p>
  </w:comment>
  <w:comment w:id="37" w:author="MIKAWA Kenta" w:date="2026-09-17T22:06:00Z" w:initials="ミ">
    <w:p w14:paraId="13F43359" w14:textId="77777777" w:rsidR="004072DD" w:rsidRDefault="004072DD" w:rsidP="004072DD">
      <w:pPr>
        <w:jc w:val="left"/>
      </w:pPr>
      <w:r>
        <w:rPr>
          <w:rStyle w:val="ac"/>
        </w:rPr>
        <w:annotationRef/>
      </w:r>
      <w:r>
        <w:t>だからなんなのかを先に書いてあげよう．計算量が増えないのか，はたまた並列処理ができるのか…などなど．</w:t>
      </w:r>
    </w:p>
  </w:comment>
  <w:comment w:id="38" w:author="MIKAWA Kenta" w:date="2026-09-17T22:09:00Z" w:initials="ミ">
    <w:p w14:paraId="3683F694" w14:textId="77777777" w:rsidR="004072DD" w:rsidRDefault="004072DD" w:rsidP="004072DD">
      <w:pPr>
        <w:jc w:val="left"/>
      </w:pPr>
      <w:r>
        <w:rPr>
          <w:rStyle w:val="ac"/>
        </w:rPr>
        <w:annotationRef/>
      </w:r>
      <w:r>
        <w:t>査読者の考えが間違っている，ということを気分を害さず（笑）説明することが必要です．記載がわかりづらく失礼いたしました，などの一言を添えながら，査読者の思いこみを正してあげよう．</w:t>
      </w:r>
    </w:p>
  </w:comment>
  <w:comment w:id="41" w:author="MIKAWA Kenta" w:date="2026-09-17T22:07:00Z" w:initials="ミ">
    <w:p w14:paraId="5E8F4DBD" w14:textId="77777777" w:rsidR="004072DD" w:rsidRDefault="004072DD" w:rsidP="004072DD">
      <w:pPr>
        <w:jc w:val="left"/>
      </w:pPr>
      <w:r>
        <w:rPr>
          <w:rStyle w:val="ac"/>
        </w:rPr>
        <w:annotationRef/>
      </w:r>
      <w:r>
        <w:t>回答書だけを読んでもわかるように，変数の定義はしてあげよう．</w:t>
      </w:r>
    </w:p>
    <w:p w14:paraId="5CBCCEB7" w14:textId="77777777" w:rsidR="004072DD" w:rsidRDefault="004072DD" w:rsidP="004072DD">
      <w:pPr>
        <w:jc w:val="left"/>
      </w:pPr>
      <w:r>
        <w:t>また，ここで主張している結果を考えると，計算量は結局どうなのか？先に結論を示してあげるほうがベター．</w:t>
      </w:r>
    </w:p>
  </w:comment>
  <w:comment w:id="42" w:author="MIKAWA Kenta" w:date="2026-09-17T22:11:00Z" w:initials="ミ">
    <w:p w14:paraId="01D96435" w14:textId="77777777" w:rsidR="004072DD" w:rsidRDefault="004072DD" w:rsidP="004072DD">
      <w:pPr>
        <w:jc w:val="left"/>
      </w:pPr>
      <w:r>
        <w:rPr>
          <w:rStyle w:val="ac"/>
        </w:rPr>
        <w:annotationRef/>
      </w:r>
      <w:r>
        <w:t>これもちゃんと記載しよう．全体的に，回答書だけを査読者が読んで，納得できる記載にしないと，「わかりづらいからリジェクト」と言う形になり得ます．．面倒だけど．</w:t>
      </w:r>
    </w:p>
  </w:comment>
  <w:comment w:id="70" w:author="MIKAWA Kenta" w:date="2026-09-17T22:24:00Z" w:initials="ミ">
    <w:p w14:paraId="5770CA63" w14:textId="77777777" w:rsidR="00214E6B" w:rsidRDefault="00214E6B" w:rsidP="00214E6B">
      <w:pPr>
        <w:jc w:val="left"/>
      </w:pPr>
      <w:r>
        <w:rPr>
          <w:rStyle w:val="ac"/>
        </w:rPr>
        <w:annotationRef/>
      </w:r>
      <w:r>
        <w:t>どういうこと？時点単位の評価だから一文追記しているだけ，ってこと？だとするともう少し丁寧に記載してあげたい．</w:t>
      </w:r>
    </w:p>
  </w:comment>
  <w:comment w:id="71" w:author="MIKAWA Kenta" w:date="2026-09-17T22:24:00Z" w:initials="ミ">
    <w:p w14:paraId="6A04C499" w14:textId="77777777" w:rsidR="00214E6B" w:rsidRDefault="00214E6B" w:rsidP="00214E6B">
      <w:pPr>
        <w:jc w:val="left"/>
      </w:pPr>
      <w:r>
        <w:rPr>
          <w:rStyle w:val="ac"/>
        </w:rPr>
        <w:annotationRef/>
      </w:r>
      <w:r>
        <w:t>表3については回答書に記載し，追記する本文も記載してあげよう．</w:t>
      </w:r>
    </w:p>
  </w:comment>
  <w:comment w:id="72" w:author="MIKAWA Kenta" w:date="2026-09-17T22:26:00Z" w:initials="ミ">
    <w:p w14:paraId="2B92EEAE" w14:textId="77777777" w:rsidR="00214E6B" w:rsidRDefault="00214E6B" w:rsidP="00214E6B">
      <w:pPr>
        <w:jc w:val="left"/>
      </w:pPr>
      <w:r>
        <w:rPr>
          <w:rStyle w:val="ac"/>
        </w:rPr>
        <w:annotationRef/>
      </w:r>
      <w:r>
        <w:t>（本文見ていないけど）これだと実験結果のところに改めて実験を追加したことになるよね？</w:t>
      </w:r>
    </w:p>
    <w:p w14:paraId="33C50D40" w14:textId="77777777" w:rsidR="00214E6B" w:rsidRDefault="00214E6B" w:rsidP="00214E6B">
      <w:pPr>
        <w:jc w:val="left"/>
      </w:pPr>
      <w:r>
        <w:t>望んでいるのはそうでなくて，ちゃんと実験条件の部分にも（後付けかもしれないけど）計画的に発生頻度別の評価を行った，ということを記載してあげよう．</w:t>
      </w:r>
    </w:p>
  </w:comment>
  <w:comment w:id="73" w:author="MIKAWA Kenta" w:date="2026-09-17T22:26:00Z" w:initials="ミ">
    <w:p w14:paraId="7E90A23D" w14:textId="77777777" w:rsidR="00214E6B" w:rsidRDefault="00214E6B" w:rsidP="00214E6B">
      <w:pPr>
        <w:jc w:val="left"/>
      </w:pPr>
      <w:r>
        <w:rPr>
          <w:rStyle w:val="ac"/>
        </w:rPr>
        <w:annotationRef/>
      </w:r>
      <w:r>
        <w:t>一つの指摘に対する回答は一箇所だけという決まりはない（むしろ不自然）なので，ちゃんと然るべきところを修正してあげよう．</w:t>
      </w:r>
    </w:p>
  </w:comment>
  <w:comment w:id="124" w:author="MIKAWA Kenta" w:date="2026-09-17T22:46:00Z" w:initials="ミ">
    <w:p w14:paraId="5EA4CEF8" w14:textId="77777777" w:rsidR="009D45AA" w:rsidRDefault="009D45AA" w:rsidP="009D45AA">
      <w:pPr>
        <w:jc w:val="left"/>
      </w:pPr>
      <w:r>
        <w:rPr>
          <w:rStyle w:val="ac"/>
        </w:rPr>
        <w:annotationRef/>
      </w:r>
      <w:r>
        <w:t>ここに対して，きちんと回答をしたい．すなわち，スパイクは当てきれていない，けれど，「こういうことを示すことができているので」，提案手法が有効，という論調．</w:t>
      </w:r>
    </w:p>
    <w:p w14:paraId="73A4FB59" w14:textId="77777777" w:rsidR="009D45AA" w:rsidRDefault="009D45AA" w:rsidP="009D45AA">
      <w:pPr>
        <w:jc w:val="left"/>
      </w:pPr>
      <w:r>
        <w:t>この「こういうことを示すことができているので」を補足してくださいね，というのが査読者の指摘と考えよう．</w:t>
      </w:r>
    </w:p>
    <w:p w14:paraId="1B4B7DD2" w14:textId="77777777" w:rsidR="009D45AA" w:rsidRDefault="009D45AA" w:rsidP="009D45AA">
      <w:pPr>
        <w:jc w:val="left"/>
      </w:pPr>
      <w:r>
        <w:t>俺もピンと来ていないので，claudeに尋ねてみました．</w:t>
      </w:r>
    </w:p>
    <w:p w14:paraId="3A2697C3" w14:textId="77777777" w:rsidR="009D45AA" w:rsidRDefault="009D45AA" w:rsidP="009D45AA">
      <w:pPr>
        <w:jc w:val="left"/>
      </w:pPr>
      <w:r>
        <w:t>↓</w:t>
      </w:r>
    </w:p>
    <w:p w14:paraId="7598EFB3" w14:textId="77777777" w:rsidR="009D45AA" w:rsidRDefault="009D45AA" w:rsidP="009D45AA">
      <w:pPr>
        <w:jc w:val="left"/>
      </w:pPr>
      <w:r>
        <w:t>いずれも学習し直し不要で，既存の予測出力（τ=0.1/0.5/0.9）と z スコアから再集計できるものです．費用対効果の高い順に挙げます．</w:t>
      </w:r>
    </w:p>
    <w:p w14:paraId="07309A65" w14:textId="77777777" w:rsidR="009D45AA" w:rsidRDefault="009D45AA" w:rsidP="009D45AA">
      <w:pPr>
        <w:jc w:val="left"/>
      </w:pPr>
    </w:p>
    <w:p w14:paraId="6E9FCB9D" w14:textId="77777777" w:rsidR="009D45AA" w:rsidRDefault="009D45AA" w:rsidP="009D45AA">
      <w:pPr>
        <w:jc w:val="left"/>
      </w:pPr>
      <w:r>
        <w:t>1. 許容幅つきの再現率（±k 日）— 最優先</w:t>
      </w:r>
    </w:p>
    <w:p w14:paraId="03532559" w14:textId="77777777" w:rsidR="009D45AA" w:rsidRDefault="009D45AA" w:rsidP="009D45AA">
      <w:pPr>
        <w:jc w:val="left"/>
      </w:pPr>
    </w:p>
    <w:p w14:paraId="27CC7C9C" w14:textId="77777777" w:rsidR="009D45AA" w:rsidRDefault="009D45AA" w:rsidP="009D45AA">
      <w:pPr>
        <w:jc w:val="left"/>
      </w:pPr>
      <w:r>
        <w:t>日単位一致（3,694件中103件）が厳しすぎるのが現状の弱点です．実スパイクの ±1，±2，±3 日以内に予測スパイクがある割合を，全実スパイクを分母にして手法別に出します．</w:t>
      </w:r>
    </w:p>
    <w:p w14:paraId="6AD525C4" w14:textId="77777777" w:rsidR="009D45AA" w:rsidRDefault="009D45AA" w:rsidP="009D45AA">
      <w:pPr>
        <w:jc w:val="left"/>
      </w:pPr>
    </w:p>
    <w:p w14:paraId="0E16D0C9" w14:textId="77777777" w:rsidR="009D45AA" w:rsidRDefault="009D45AA" w:rsidP="009D45AA">
      <w:pPr>
        <w:jc w:val="left"/>
      </w:pPr>
      <w:r>
        <w:t>表4は「Δ集計対象（見逃し全体の4%）」の中の分布なので，被覆率の問題が残る．こちらは分母が全件なので逃げがない</w:t>
      </w:r>
    </w:p>
    <w:p w14:paraId="1C5456CF" w14:textId="77777777" w:rsidR="009D45AA" w:rsidRDefault="009D45AA" w:rsidP="009D45AA">
      <w:pPr>
        <w:jc w:val="left"/>
      </w:pPr>
      <w:r>
        <w:t>「±3日なら○%，ProtoRAFは△%」という数字は，まさに査読者が求めた「スパイク発生時に限定した定量的指標」</w:t>
      </w:r>
    </w:p>
    <w:p w14:paraId="6A9307FB" w14:textId="77777777" w:rsidR="009D45AA" w:rsidRDefault="009D45AA" w:rsidP="009D45AA">
      <w:pPr>
        <w:jc w:val="left"/>
      </w:pPr>
      <w:r>
        <w:t>予測スパイクの定義（τ=0.5 の z≥2）を τ=0.9 に変えた版も出すと，次の2と繋がる</w:t>
      </w:r>
    </w:p>
    <w:p w14:paraId="25A61EA6" w14:textId="77777777" w:rsidR="009D45AA" w:rsidRDefault="009D45AA" w:rsidP="009D45AA">
      <w:pPr>
        <w:jc w:val="left"/>
      </w:pPr>
      <w:r>
        <w:t>2. スパイク時点の捕捉率（予測／実績の比）</w:t>
      </w:r>
    </w:p>
    <w:p w14:paraId="70F28072" w14:textId="77777777" w:rsidR="009D45AA" w:rsidRDefault="009D45AA" w:rsidP="009D45AA">
      <w:pPr>
        <w:jc w:val="left"/>
      </w:pPr>
    </w:p>
    <w:p w14:paraId="223693D2" w14:textId="77777777" w:rsidR="009D45AA" w:rsidRDefault="009D45AA" w:rsidP="009D45AA">
      <w:pPr>
        <w:jc w:val="left"/>
      </w:pPr>
      <w:r>
        <w:t>z≥2 の時点だけで，予測値の平均 ÷ 実績の平均（または平均誤差＝バイアス）を手法別に出します．図4(b) の「25冊に対し9冊」を全系列に一般化したものです．</w:t>
      </w:r>
    </w:p>
    <w:p w14:paraId="22D1A340" w14:textId="77777777" w:rsidR="009D45AA" w:rsidRDefault="009D45AA" w:rsidP="009D45AA">
      <w:pPr>
        <w:jc w:val="left"/>
      </w:pPr>
    </w:p>
    <w:p w14:paraId="5F709E6C" w14:textId="77777777" w:rsidR="009D45AA" w:rsidRDefault="009D45AA" w:rsidP="009D45AA">
      <w:pPr>
        <w:jc w:val="left"/>
      </w:pPr>
      <w:r>
        <w:t>「GateRAF はスパイク時の水準の約○%を捉え，ProtoRAF は約△%」と言える</w:t>
      </w:r>
    </w:p>
    <w:p w14:paraId="7E7A7CB5" w14:textId="77777777" w:rsidR="009D45AA" w:rsidRDefault="009D45AA" w:rsidP="009D45AA">
      <w:pPr>
        <w:jc w:val="left"/>
      </w:pPr>
      <w:r>
        <w:t>MAE 差が5.7%しかない z&gt;3 区分でも，バイアスの差はもっと大きいはず（ProtoRAF は反応していないので，バイアスがほぼ実績値そのもの）</w:t>
      </w:r>
    </w:p>
    <w:p w14:paraId="3C0F260A" w14:textId="77777777" w:rsidR="009D45AA" w:rsidRDefault="009D45AA" w:rsidP="009D45AA">
      <w:pPr>
        <w:jc w:val="left"/>
      </w:pPr>
      <w:r>
        <w:t>仮に GateRAF の捕捉率が3割程度でも，そのまま書いてよい．「高さの再現は限界」という主張と整合するので</w:t>
      </w:r>
    </w:p>
    <w:p w14:paraId="2C3311E5" w14:textId="77777777" w:rsidR="009D45AA" w:rsidRDefault="009D45AA" w:rsidP="009D45AA">
      <w:pPr>
        <w:jc w:val="left"/>
      </w:pPr>
      <w:r>
        <w:t>3. 上側分位点（τ=0.9）によるスパイク被覆と，平常時との対比</w:t>
      </w:r>
    </w:p>
    <w:p w14:paraId="3E4243E0" w14:textId="77777777" w:rsidR="009D45AA" w:rsidRDefault="009D45AA" w:rsidP="009D45AA">
      <w:pPr>
        <w:jc w:val="left"/>
      </w:pPr>
    </w:p>
    <w:p w14:paraId="0F32BF5F" w14:textId="77777777" w:rsidR="009D45AA" w:rsidRDefault="009D45AA" w:rsidP="009D45AA">
      <w:pPr>
        <w:jc w:val="left"/>
      </w:pPr>
      <w:r>
        <w:t>点予測で高さを当てるのが無理なら，「分布で備えられているか」を問うのが筋です．</w:t>
      </w:r>
    </w:p>
    <w:p w14:paraId="28E44E92" w14:textId="77777777" w:rsidR="009D45AA" w:rsidRDefault="009D45AA" w:rsidP="009D45AA">
      <w:pPr>
        <w:jc w:val="left"/>
      </w:pPr>
    </w:p>
    <w:p w14:paraId="59A6ED36" w14:textId="77777777" w:rsidR="009D45AA" w:rsidRDefault="009D45AA" w:rsidP="009D45AA">
      <w:pPr>
        <w:jc w:val="left"/>
      </w:pPr>
      <w:r>
        <w:t>z≥2 の時点で実績が τ=0.9 の予測を下回る割合（被覆率）</w:t>
      </w:r>
    </w:p>
    <w:p w14:paraId="73E716F7" w14:textId="77777777" w:rsidR="009D45AA" w:rsidRDefault="009D45AA" w:rsidP="009D45AA">
      <w:pPr>
        <w:jc w:val="left"/>
      </w:pPr>
      <w:r>
        <w:t>同時に，z&lt;0 の平常時における τ=0.9 の予測水準（過大予測の代償）</w:t>
      </w:r>
    </w:p>
    <w:p w14:paraId="03690695" w14:textId="77777777" w:rsidR="009D45AA" w:rsidRDefault="009D45AA" w:rsidP="009D45AA">
      <w:pPr>
        <w:jc w:val="left"/>
      </w:pPr>
    </w:p>
    <w:p w14:paraId="6F2E378D" w14:textId="77777777" w:rsidR="009D45AA" w:rsidRDefault="009D45AA" w:rsidP="009D45AA">
      <w:pPr>
        <w:jc w:val="left"/>
      </w:pPr>
      <w:r>
        <w:t>ProtoRAF は上側分位点を常時高く出すので被覆率は高いかもしれませんが，平常時の水準が3倍近い（表2）．GateRAF はスパイク時だけ選択的に上側を上げていることを，この2つの数字の対で示せます．表2の τ=0.9 MAE が z&gt;3 で 18.81 vs 20.74 なのは，その兆候です．実験4（区間幅の十分位）とも一本の線で繋がります．</w:t>
      </w:r>
    </w:p>
    <w:p w14:paraId="5B16099E" w14:textId="77777777" w:rsidR="009D45AA" w:rsidRDefault="009D45AA" w:rsidP="009D45AA">
      <w:pPr>
        <w:jc w:val="left"/>
      </w:pPr>
    </w:p>
    <w:p w14:paraId="777BD3BA" w14:textId="77777777" w:rsidR="009D45AA" w:rsidRDefault="009D45AA" w:rsidP="009D45AA">
      <w:pPr>
        <w:jc w:val="left"/>
      </w:pPr>
      <w:r>
        <w:t>4. 図4に予測区間の帯を重ねる</w:t>
      </w:r>
    </w:p>
    <w:p w14:paraId="647684E6" w14:textId="77777777" w:rsidR="009D45AA" w:rsidRDefault="009D45AA" w:rsidP="009D45AA">
      <w:pPr>
        <w:jc w:val="left"/>
      </w:pPr>
    </w:p>
    <w:p w14:paraId="31D54ED6" w14:textId="77777777" w:rsidR="009D45AA" w:rsidRDefault="009D45AA" w:rsidP="009D45AA">
      <w:pPr>
        <w:jc w:val="left"/>
      </w:pPr>
      <w:r>
        <w:t>現状の図4は τ=0.5 だけです．GateRAF と ProtoRAF の τ=0.1〜0.9 を薄い帯で重ねると，書籍B で「GateRAF の帯はスパイク近傍で広がる／ProtoRAF の帯は平坦」が一目で分かります．査読者は図4を見て判断しているので，図4自体を強くするのが直接的です．</w:t>
      </w:r>
    </w:p>
    <w:p w14:paraId="5F3E3511" w14:textId="77777777" w:rsidR="009D45AA" w:rsidRDefault="009D45AA" w:rsidP="009D45AA">
      <w:pPr>
        <w:jc w:val="left"/>
      </w:pPr>
    </w:p>
    <w:p w14:paraId="7086B865" w14:textId="77777777" w:rsidR="009D45AA" w:rsidRDefault="009D45AA" w:rsidP="009D45AA">
      <w:pPr>
        <w:jc w:val="left"/>
      </w:pPr>
      <w:r>
        <w:t>5. スパイク日に限定した機会損失（6章の再集計）</w:t>
      </w:r>
    </w:p>
    <w:p w14:paraId="7B5CF81E" w14:textId="77777777" w:rsidR="009D45AA" w:rsidRDefault="009D45AA" w:rsidP="009D45AA">
      <w:pPr>
        <w:jc w:val="left"/>
      </w:pPr>
    </w:p>
    <w:p w14:paraId="38A799A6" w14:textId="77777777" w:rsidR="009D45AA" w:rsidRDefault="009D45AA" w:rsidP="009D45AA">
      <w:pPr>
        <w:jc w:val="left"/>
      </w:pPr>
      <w:r>
        <w:t>6章の日次損失を z≥2 の日だけで集計し，手法別の機会損失を示します．「スパイクへの対応」を事例研究の評価軸（損失）で語れるので，査読者Aの A8（実社会でのインパクト）とも噛み合います．</w:t>
      </w:r>
    </w:p>
    <w:p w14:paraId="10BE4DCC" w14:textId="77777777" w:rsidR="009D45AA" w:rsidRDefault="009D45AA" w:rsidP="009D45AA">
      <w:pPr>
        <w:jc w:val="left"/>
      </w:pPr>
    </w:p>
    <w:p w14:paraId="6FBB5270" w14:textId="77777777" w:rsidR="009D45AA" w:rsidRDefault="009D45AA" w:rsidP="009D45AA">
      <w:pPr>
        <w:jc w:val="left"/>
      </w:pPr>
      <w:r>
        <w:t>6. 「なぜ高さが当たらないか」の説明を，限界ではなく構造として書く</w:t>
      </w:r>
    </w:p>
    <w:p w14:paraId="00568FE6" w14:textId="77777777" w:rsidR="009D45AA" w:rsidRDefault="009D45AA" w:rsidP="009D45AA">
      <w:pPr>
        <w:jc w:val="left"/>
      </w:pPr>
      <w:r>
        <w:t>販売冊数は売り切れで頭打ち（A6）→ 学習データ自体がスパイクの高さを過小に持っている</w:t>
      </w:r>
    </w:p>
    <w:p w14:paraId="13DB0BC0" w14:textId="77777777" w:rsidR="009D45AA" w:rsidRDefault="009D45AA" w:rsidP="009D45AA">
      <w:pPr>
        <w:jc w:val="left"/>
      </w:pPr>
      <w:r>
        <w:t>契機が外生的（A11）→ 販売履歴だけでは高さの上限が原理的に決まらない</w:t>
      </w:r>
    </w:p>
    <w:p w14:paraId="555E8A22" w14:textId="77777777" w:rsidR="009D45AA" w:rsidRDefault="009D45AA" w:rsidP="009D45AA">
      <w:pPr>
        <w:jc w:val="left"/>
      </w:pPr>
      <w:r>
        <w:t>提案手法が使える情報は「他書籍で似た立ち上がりがあったか」だけ → 立ち上がりの有無と時期は改善できるが，高さは改善しにくい</w:t>
      </w:r>
    </w:p>
    <w:p w14:paraId="26E62A34" w14:textId="77777777" w:rsidR="009D45AA" w:rsidRDefault="009D45AA" w:rsidP="009D45AA">
      <w:pPr>
        <w:jc w:val="left"/>
      </w:pPr>
    </w:p>
    <w:p w14:paraId="66EDCF80" w14:textId="77777777" w:rsidR="009D45AA" w:rsidRDefault="009D45AA" w:rsidP="009D45AA">
      <w:pPr>
        <w:jc w:val="left"/>
      </w:pPr>
      <w:r>
        <w:t>この3点をまとめて1段落にすると，「分析不足」ではなく「問題設定の帰結」として読んでもらえます．A6・A11の回答と相互参照すれば，回答書全体に一貫性が出ます．</w:t>
      </w:r>
    </w:p>
    <w:p w14:paraId="4C3E4DB2" w14:textId="77777777" w:rsidR="009D45AA" w:rsidRDefault="009D45AA" w:rsidP="009D45AA">
      <w:pPr>
        <w:jc w:val="left"/>
      </w:pPr>
    </w:p>
    <w:p w14:paraId="0D378A99" w14:textId="77777777" w:rsidR="009D45AA" w:rsidRDefault="009D45AA" w:rsidP="009D45AA">
      <w:pPr>
        <w:jc w:val="left"/>
      </w:pPr>
      <w:r>
        <w:t>推奨する組み合わせ</w:t>
      </w:r>
    </w:p>
    <w:p w14:paraId="26CCB666" w14:textId="77777777" w:rsidR="009D45AA" w:rsidRDefault="009D45AA" w:rsidP="009D45AA">
      <w:pPr>
        <w:jc w:val="left"/>
      </w:pPr>
    </w:p>
    <w:p w14:paraId="167E1DFB" w14:textId="77777777" w:rsidR="009D45AA" w:rsidRDefault="009D45AA" w:rsidP="009D45AA">
      <w:pPr>
        <w:jc w:val="left"/>
      </w:pPr>
      <w:r>
        <w:t>1＋2＋4 が最小セット（半日程度の再集計と作図），余裕があれば 3 を足す．5と6は文章だけで済みます．</w:t>
      </w:r>
    </w:p>
    <w:p w14:paraId="7F50DF20" w14:textId="77777777" w:rsidR="009D45AA" w:rsidRDefault="009D45AA" w:rsidP="009D45AA">
      <w:pPr>
        <w:jc w:val="left"/>
      </w:pPr>
    </w:p>
    <w:p w14:paraId="5C8CD0A0" w14:textId="77777777" w:rsidR="009D45AA" w:rsidRDefault="009D45AA" w:rsidP="009D45AA">
      <w:pPr>
        <w:jc w:val="left"/>
      </w:pPr>
      <w:r>
        <w:t>回答の骨格はこうなります：</w:t>
      </w:r>
    </w:p>
    <w:p w14:paraId="212C69A9" w14:textId="77777777" w:rsidR="009D45AA" w:rsidRDefault="009D45AA" w:rsidP="009D45AA">
      <w:pPr>
        <w:jc w:val="left"/>
      </w:pPr>
    </w:p>
    <w:p w14:paraId="3FDE4293" w14:textId="77777777" w:rsidR="009D45AA" w:rsidRDefault="009D45AA" w:rsidP="009D45AA">
      <w:pPr>
        <w:jc w:val="left"/>
      </w:pPr>
      <w:r>
        <w:t>スパイク時点に限定した指標として，(1) ±k 日の許容幅つき再現率，(2) スパイク時点での捕捉率，(3) 上側分位点による被覆率を追加した．GateRAF は ProtoRAF に対し (1)(2)(3) でそれぞれ○→△に改善する一方，スパイクの高さそのものの再現は捕捉率○%にとどまり，これは本研究の限界である．その原因は販売冊数の打ち切りと外生的契機にあり，提案手法の寄与は立ち上がりの有無と時期の改善にある．</w:t>
      </w:r>
    </w:p>
    <w:p w14:paraId="4CACD47F" w14:textId="77777777" w:rsidR="009D45AA" w:rsidRDefault="009D45AA" w:rsidP="009D45AA">
      <w:pPr>
        <w:jc w:val="left"/>
      </w:pPr>
    </w:p>
    <w:p w14:paraId="2A60802D" w14:textId="77777777" w:rsidR="009D45AA" w:rsidRDefault="009D45AA" w:rsidP="009D45AA">
      <w:pPr>
        <w:jc w:val="left"/>
        <w:rPr>
          <w:rFonts w:hint="eastAsia"/>
        </w:rPr>
      </w:pPr>
      <w:r>
        <w:t>一つ注意点があります．これらの数字は現時点で手元にないので，出してみて GateRAF が劣る指標があれば，それも含めて出す前提で進めてください．査読者Aは総評で新規性と有用性を認めているので，正直に線引きした回答の方が，数字を選んで見せる回答より通ります．</w:t>
      </w:r>
    </w:p>
  </w:comment>
  <w:comment w:id="125" w:author="MIKAWA Kenta" w:date="2026-09-17T22:50:00Z" w:initials="ミ">
    <w:p w14:paraId="0F00E6FA" w14:textId="77777777" w:rsidR="00710952" w:rsidRDefault="00710952" w:rsidP="00710952">
      <w:pPr>
        <w:jc w:val="left"/>
      </w:pPr>
      <w:r>
        <w:rPr>
          <w:rStyle w:val="ac"/>
        </w:rPr>
        <w:annotationRef/>
      </w:r>
      <w:r>
        <w:t>あくまで参考です．が，手軽にできて，うまく見せられそうなものがあるといいなぁ．</w:t>
      </w:r>
    </w:p>
  </w:comment>
  <w:comment w:id="127" w:author="MIKAWA Kenta" w:date="2026-09-17T22:46:00Z" w:initials="ミ">
    <w:p w14:paraId="405364CB" w14:textId="77777777" w:rsidR="009D45AA" w:rsidRDefault="009D45AA" w:rsidP="009D45AA">
      <w:pPr>
        <w:jc w:val="left"/>
      </w:pPr>
      <w:r>
        <w:rPr>
          <w:rStyle w:val="ac"/>
        </w:rPr>
        <w:annotationRef/>
      </w:r>
      <w:r>
        <w:t>上の指摘も踏まえて，回答方針も修正してあげよう．…査読者Aの指摘は結構ヘビー．</w:t>
      </w:r>
    </w:p>
  </w:comment>
  <w:comment w:id="133" w:author="MIKAWA Kenta" w:date="2026-09-17T22:40:00Z" w:initials="ミ">
    <w:p w14:paraId="3125455C" w14:textId="77777777" w:rsidR="004D7D1A" w:rsidRDefault="004D7D1A" w:rsidP="004D7D1A">
      <w:pPr>
        <w:jc w:val="left"/>
      </w:pPr>
      <w:r>
        <w:rPr>
          <w:rStyle w:val="ac"/>
        </w:rPr>
        <w:annotationRef/>
      </w:r>
      <w:r>
        <w:t>これは追加したってこと？元々あったけど，表番号がずれたってこと？これも含めて，ちゃんと回答してあげよう．</w:t>
      </w:r>
    </w:p>
  </w:comment>
  <w:comment w:id="134" w:author="MIKAWA Kenta" w:date="2026-09-17T22:41:00Z" w:initials="ミ">
    <w:p w14:paraId="7C41B561" w14:textId="77777777" w:rsidR="004D7D1A" w:rsidRDefault="004D7D1A" w:rsidP="004D7D1A">
      <w:pPr>
        <w:jc w:val="left"/>
      </w:pPr>
      <w:r>
        <w:rPr>
          <w:rStyle w:val="ac"/>
        </w:rPr>
        <w:annotationRef/>
      </w:r>
      <w:r>
        <w:t>これ，τによってはそうじゃないよね？正しく修正してあげよう．</w:t>
      </w:r>
    </w:p>
  </w:comment>
  <w:comment w:id="152" w:author="MIKAWA Kenta" w:date="2026-09-17T22:58:00Z" w:initials="ミ">
    <w:p w14:paraId="1145E45C" w14:textId="77777777" w:rsidR="00FB08EA" w:rsidRDefault="00FB08EA" w:rsidP="00FB08EA">
      <w:pPr>
        <w:jc w:val="left"/>
      </w:pPr>
      <w:r>
        <w:rPr>
          <w:rStyle w:val="ac"/>
        </w:rPr>
        <w:annotationRef/>
      </w:r>
      <w:r>
        <w:t>これもちゃんと表をかく．</w:t>
      </w:r>
    </w:p>
  </w:comment>
  <w:comment w:id="153" w:author="MIKAWA Kenta" w:date="2026-09-17T22:59:00Z" w:initials="ミ">
    <w:p w14:paraId="7DC9499A" w14:textId="77777777" w:rsidR="00FB08EA" w:rsidRDefault="00FB08EA" w:rsidP="00FB08EA">
      <w:pPr>
        <w:jc w:val="left"/>
      </w:pPr>
      <w:r>
        <w:rPr>
          <w:rStyle w:val="ac"/>
        </w:rPr>
        <w:annotationRef/>
      </w:r>
      <w:r>
        <w:t>上の記述を踏まえて修正しよう．</w:t>
      </w:r>
    </w:p>
  </w:comment>
  <w:comment w:id="189" w:author="MIKAWA Kenta" w:date="2026-09-17T23:05:00Z" w:initials="ミ">
    <w:p w14:paraId="4F3C6286" w14:textId="77777777" w:rsidR="002B0294" w:rsidRDefault="002B0294" w:rsidP="002B0294">
      <w:pPr>
        <w:jc w:val="left"/>
      </w:pPr>
      <w:r>
        <w:rPr>
          <w:rStyle w:val="ac"/>
        </w:rPr>
        <w:annotationRef/>
      </w:r>
      <w:r>
        <w:t>何と何の出力が異なるの？</w:t>
      </w:r>
    </w:p>
  </w:comment>
  <w:comment w:id="190" w:author="MIKAWA Kenta" w:date="2026-09-17T23:06:00Z" w:initials="ミ">
    <w:p w14:paraId="173EC598" w14:textId="77777777" w:rsidR="002B0294" w:rsidRDefault="002B0294" w:rsidP="002B0294">
      <w:pPr>
        <w:jc w:val="left"/>
      </w:pPr>
      <w:r>
        <w:rPr>
          <w:rStyle w:val="ac"/>
        </w:rPr>
        <w:annotationRef/>
      </w:r>
      <w:r>
        <w:t>図や表でこれを示せている？要は根拠が欲しいんです．</w:t>
      </w:r>
    </w:p>
  </w:comment>
  <w:comment w:id="195" w:author="MIKAWA Kenta" w:date="2026-09-17T23:07:00Z" w:initials="ミ">
    <w:p w14:paraId="6893CDAE" w14:textId="77777777" w:rsidR="002B0294" w:rsidRDefault="002B0294" w:rsidP="002B0294">
      <w:pPr>
        <w:jc w:val="left"/>
      </w:pPr>
      <w:r>
        <w:rPr>
          <w:rStyle w:val="ac"/>
        </w:rPr>
        <w:annotationRef/>
      </w:r>
      <w:r>
        <w:t>ご指摘の通り，何なのか？認めることは必要なのだけど，それをどのように対応するのかを記載したいです．</w:t>
      </w:r>
    </w:p>
  </w:comment>
  <w:comment w:id="196" w:author="MIKAWA Kenta" w:date="2026-09-17T23:08:00Z" w:initials="ミ">
    <w:p w14:paraId="7058DB58" w14:textId="77777777" w:rsidR="002B0294" w:rsidRDefault="002B0294" w:rsidP="002B0294">
      <w:pPr>
        <w:jc w:val="left"/>
      </w:pPr>
      <w:r>
        <w:rPr>
          <w:rStyle w:val="ac"/>
        </w:rPr>
        <w:annotationRef/>
      </w:r>
      <w:r>
        <w:t>ご指摘の通り，データの外から得られるような情報を活用することが大切，という話をしたそうに読めました．それでいいので，回答書にも記載したい．</w:t>
      </w:r>
    </w:p>
  </w:comment>
  <w:comment w:id="197" w:author="MIKAWA Kenta" w:date="2026-09-17T23:11:00Z" w:initials="ミ">
    <w:p w14:paraId="6C5ADDEF" w14:textId="77777777" w:rsidR="002B0294" w:rsidRDefault="002B0294" w:rsidP="002B0294">
      <w:pPr>
        <w:jc w:val="left"/>
      </w:pPr>
      <w:r>
        <w:rPr>
          <w:rStyle w:val="ac"/>
        </w:rPr>
        <w:annotationRef/>
      </w:r>
      <w:r>
        <w:t>ここ，査読者のご指摘の通り，外生的な要因を追加することはモデルの性能向上に寄与する可能性が高いと考え，考えられうる可能性について，以下の通り，考察，今後の課題について追記しました．</w:t>
      </w:r>
    </w:p>
    <w:p w14:paraId="75011E12" w14:textId="77777777" w:rsidR="002B0294" w:rsidRDefault="002B0294" w:rsidP="002B0294">
      <w:pPr>
        <w:jc w:val="left"/>
      </w:pPr>
      <w:r>
        <w:t>みたいな言い方の方がいいかな．</w:t>
      </w:r>
    </w:p>
    <w:p w14:paraId="1C3534CC" w14:textId="77777777" w:rsidR="002B0294" w:rsidRDefault="002B0294" w:rsidP="002B0294">
      <w:pPr>
        <w:jc w:val="left"/>
      </w:pPr>
      <w:r>
        <w:t>文章がだらだらっと続いてしまっているので，要点を絞って言及してあげたい．</w:t>
      </w:r>
    </w:p>
  </w:comment>
  <w:comment w:id="199" w:author="MIKAWA Kenta" w:date="2026-09-17T23:12:00Z" w:initials="ミ">
    <w:p w14:paraId="31028123" w14:textId="77777777" w:rsidR="002B0294" w:rsidRDefault="002B0294" w:rsidP="002B0294">
      <w:pPr>
        <w:jc w:val="left"/>
      </w:pPr>
      <w:r>
        <w:rPr>
          <w:rStyle w:val="ac"/>
        </w:rPr>
        <w:annotationRef/>
      </w:r>
      <w:r>
        <w:t>終わりにで唐突にいろんな話をしない方がベター．考察とかのがいいですね．</w:t>
      </w:r>
    </w:p>
  </w:comment>
  <w:comment w:id="207" w:author="MIKAWA Kenta" w:date="2026-09-17T23:16:00Z" w:initials="ミ">
    <w:p w14:paraId="61831464" w14:textId="77777777" w:rsidR="009E1FD8" w:rsidRDefault="009E1FD8" w:rsidP="009E1FD8">
      <w:pPr>
        <w:jc w:val="left"/>
      </w:pPr>
      <w:r>
        <w:rPr>
          <w:rStyle w:val="ac"/>
        </w:rPr>
        <w:annotationRef/>
      </w:r>
      <w:r>
        <w:t>主語がない．何が-1なの？（以降も同様です）</w:t>
      </w:r>
    </w:p>
  </w:comment>
  <w:comment w:id="212" w:author="MIKAWA Kenta" w:date="2026-09-17T23:17:00Z" w:initials="ミ">
    <w:p w14:paraId="39741D75" w14:textId="77777777" w:rsidR="009E1FD8" w:rsidRDefault="009E1FD8" w:rsidP="009E1FD8">
      <w:pPr>
        <w:jc w:val="left"/>
      </w:pPr>
      <w:r>
        <w:rPr>
          <w:rStyle w:val="ac"/>
        </w:rPr>
        <w:annotationRef/>
      </w:r>
      <w:r>
        <w:t>これで文意はあってる？</w:t>
      </w:r>
    </w:p>
  </w:comment>
  <w:comment w:id="221" w:author="MIKAWA Kenta" w:date="2026-09-17T23:20:00Z" w:initials="ミ">
    <w:p w14:paraId="004EAE61" w14:textId="77777777" w:rsidR="009E1FD8" w:rsidRDefault="009E1FD8" w:rsidP="009E1FD8">
      <w:pPr>
        <w:jc w:val="left"/>
      </w:pPr>
      <w:r>
        <w:rPr>
          <w:rStyle w:val="ac"/>
        </w:rPr>
        <w:annotationRef/>
      </w:r>
      <w:r>
        <w:t>これも原稿に追記したらどうかしら？説得力増すんじゃないかな？</w:t>
      </w:r>
    </w:p>
  </w:comment>
  <w:comment w:id="222" w:author="MIKAWA Kenta" w:date="2026-09-17T23:19:00Z" w:initials="ミ">
    <w:p w14:paraId="16A2DD4D" w14:textId="77777777" w:rsidR="009E1FD8" w:rsidRDefault="009E1FD8" w:rsidP="009E1FD8">
      <w:pPr>
        <w:jc w:val="left"/>
      </w:pPr>
      <w:r>
        <w:rPr>
          <w:rStyle w:val="ac"/>
        </w:rPr>
        <w:annotationRef/>
      </w:r>
      <w:r>
        <w:t>表2は他の指摘でもいじってる？だとすると，当該箇所に，別のご指摘もあったため，それも併せて対応していることを明記しよう．</w:t>
      </w:r>
    </w:p>
  </w:comment>
  <w:comment w:id="269" w:author="MIKAWA Kenta" w:date="2026-09-17T23:32:00Z" w:initials="ミ">
    <w:p w14:paraId="3D354D78" w14:textId="77777777" w:rsidR="00315218" w:rsidRDefault="00315218" w:rsidP="00315218">
      <w:pPr>
        <w:jc w:val="left"/>
      </w:pPr>
      <w:r>
        <w:rPr>
          <w:rStyle w:val="ac"/>
        </w:rPr>
        <w:annotationRef/>
      </w:r>
      <w:r>
        <w:t>？？記号でおき，とは何か？</w:t>
      </w:r>
    </w:p>
  </w:comment>
  <w:comment w:id="272" w:author="MIKAWA Kenta" w:date="2026-09-17T23:36:00Z" w:initials="ミ">
    <w:p w14:paraId="66CB405D" w14:textId="77777777" w:rsidR="00802520" w:rsidRDefault="00802520" w:rsidP="00802520">
      <w:pPr>
        <w:jc w:val="left"/>
      </w:pPr>
      <w:r>
        <w:rPr>
          <w:rStyle w:val="ac"/>
        </w:rPr>
        <w:annotationRef/>
      </w:r>
      <w:r>
        <w:t>表4を記載後にもう一度確認します！</w:t>
      </w:r>
    </w:p>
  </w:comment>
  <w:comment w:id="278" w:author="MIKAWA Kenta" w:date="2026-09-17T23:35:00Z" w:initials="ミ">
    <w:p w14:paraId="77E07AAD" w14:textId="77777777" w:rsidR="00802520" w:rsidRDefault="00802520" w:rsidP="00802520">
      <w:pPr>
        <w:jc w:val="left"/>
      </w:pPr>
      <w:r>
        <w:rPr>
          <w:rStyle w:val="ac"/>
        </w:rPr>
        <w:annotationRef/>
      </w:r>
      <w:r>
        <w:t>ここも，表4を記載しよう．（俺も内容判断できません）</w:t>
      </w:r>
    </w:p>
  </w:comment>
  <w:comment w:id="283" w:author="MIKAWA Kenta" w:date="2026-09-17T23:37:00Z" w:initials="ミ">
    <w:p w14:paraId="1879FA08" w14:textId="77777777" w:rsidR="00390753" w:rsidRDefault="00390753" w:rsidP="00390753">
      <w:pPr>
        <w:jc w:val="left"/>
      </w:pPr>
      <w:r>
        <w:rPr>
          <w:rStyle w:val="ac"/>
        </w:rPr>
        <w:annotationRef/>
      </w:r>
      <w:r>
        <w:t>これ，原稿には表を追加しないの？</w:t>
      </w:r>
    </w:p>
  </w:comment>
  <w:comment w:id="284" w:author="MIKAWA Kenta" w:date="2026-09-17T23:39:00Z" w:initials="ミ">
    <w:p w14:paraId="357D3D31" w14:textId="77777777" w:rsidR="00390753" w:rsidRDefault="00390753" w:rsidP="00390753">
      <w:pPr>
        <w:jc w:val="left"/>
      </w:pPr>
      <w:r>
        <w:rPr>
          <w:rStyle w:val="ac"/>
        </w:rPr>
        <w:annotationRef/>
      </w:r>
      <w:r>
        <w:t>原稿とつき合わせてみないとなんとも言えないけど，こういう書き方はしない．普通に標準偏差を算出した，と記載するだけで良いと思う．（表があるなら）</w:t>
      </w:r>
    </w:p>
  </w:comment>
  <w:comment w:id="285" w:author="MIKAWA Kenta" w:date="2026-09-17T23:49:00Z" w:initials="ミ">
    <w:p w14:paraId="050BC38B" w14:textId="77777777" w:rsidR="00CA7519" w:rsidRDefault="00CA7519" w:rsidP="00CA7519">
      <w:pPr>
        <w:jc w:val="left"/>
      </w:pPr>
      <w:r>
        <w:rPr>
          <w:rStyle w:val="ac"/>
        </w:rPr>
        <w:annotationRef/>
      </w:r>
      <w:r>
        <w:t>大きく変えてしまったので，これで本当に適切か確認してください．</w:t>
      </w:r>
    </w:p>
  </w:comment>
  <w:comment w:id="367" w:author="MIKAWA Kenta" w:date="2026-09-17T23:52:00Z" w:initials="ミ">
    <w:p w14:paraId="744D92AB" w14:textId="77777777" w:rsidR="00C06981" w:rsidRDefault="00C06981" w:rsidP="00C06981">
      <w:pPr>
        <w:jc w:val="left"/>
      </w:pPr>
      <w:r>
        <w:rPr>
          <w:rStyle w:val="ac"/>
        </w:rPr>
        <w:annotationRef/>
      </w:r>
      <w:r>
        <w:t>ここは上の指摘も併せて修正を検討してください．（現実的ではないので，逆効果になってしまうかも）</w:t>
      </w:r>
    </w:p>
  </w:comment>
  <w:comment w:id="374" w:author="MIKAWA Kenta" w:date="2026-09-17T23:54:00Z" w:initials="ミ">
    <w:p w14:paraId="6AA33A38" w14:textId="77777777" w:rsidR="00990D2A" w:rsidRDefault="00990D2A" w:rsidP="00990D2A">
      <w:pPr>
        <w:jc w:val="left"/>
      </w:pPr>
      <w:r>
        <w:rPr>
          <w:rStyle w:val="ac"/>
        </w:rPr>
        <w:annotationRef/>
      </w:r>
      <w:r>
        <w:t>上の指摘を踏まえて修正してください．</w:t>
      </w:r>
    </w:p>
  </w:comment>
  <w:comment w:id="377" w:author="MIKAWA Kenta" w:date="2026-09-17T23:54:00Z" w:initials="ミ">
    <w:p w14:paraId="54817C89" w14:textId="77777777" w:rsidR="00990D2A" w:rsidRDefault="00990D2A" w:rsidP="00990D2A">
      <w:pPr>
        <w:jc w:val="left"/>
      </w:pPr>
      <w:r>
        <w:rPr>
          <w:rStyle w:val="ac"/>
        </w:rPr>
        <w:annotationRef/>
      </w:r>
      <w:r>
        <w:t>表は回答書に入れる</w:t>
      </w:r>
    </w:p>
  </w:comment>
  <w:comment w:id="398" w:author="MIKAWA Kenta" w:date="2026-09-17T23:57:00Z" w:initials="ミ">
    <w:p w14:paraId="3D6042D4" w14:textId="77777777" w:rsidR="007D172B" w:rsidRDefault="007D172B" w:rsidP="007D172B">
      <w:pPr>
        <w:jc w:val="left"/>
      </w:pPr>
      <w:r>
        <w:rPr>
          <w:rStyle w:val="ac"/>
        </w:rPr>
        <w:annotationRef/>
      </w:r>
      <w:r>
        <w:t>合わせて，とは何と何を合わせているのか？正しく表現しよう．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4A51F3E" w15:done="0"/>
  <w15:commentEx w15:paraId="0A9838D4" w15:done="0"/>
  <w15:commentEx w15:paraId="1304E861" w15:done="0"/>
  <w15:commentEx w15:paraId="101CA275" w15:done="0"/>
  <w15:commentEx w15:paraId="00B9AC15" w15:done="0"/>
  <w15:commentEx w15:paraId="3FB27640" w15:done="0"/>
  <w15:commentEx w15:paraId="19FA73F4" w15:done="0"/>
  <w15:commentEx w15:paraId="715013B9" w15:paraIdParent="19FA73F4" w15:done="0"/>
  <w15:commentEx w15:paraId="13F43359" w15:done="0"/>
  <w15:commentEx w15:paraId="3683F694" w15:paraIdParent="13F43359" w15:done="0"/>
  <w15:commentEx w15:paraId="5CBCCEB7" w15:done="0"/>
  <w15:commentEx w15:paraId="01D96435" w15:done="0"/>
  <w15:commentEx w15:paraId="5770CA63" w15:done="0"/>
  <w15:commentEx w15:paraId="6A04C499" w15:done="0"/>
  <w15:commentEx w15:paraId="33C50D40" w15:done="0"/>
  <w15:commentEx w15:paraId="7E90A23D" w15:paraIdParent="33C50D40" w15:done="0"/>
  <w15:commentEx w15:paraId="2A60802D" w15:done="0"/>
  <w15:commentEx w15:paraId="0F00E6FA" w15:paraIdParent="2A60802D" w15:done="0"/>
  <w15:commentEx w15:paraId="405364CB" w15:done="0"/>
  <w15:commentEx w15:paraId="3125455C" w15:done="0"/>
  <w15:commentEx w15:paraId="7C41B561" w15:done="0"/>
  <w15:commentEx w15:paraId="1145E45C" w15:done="0"/>
  <w15:commentEx w15:paraId="7DC9499A" w15:done="0"/>
  <w15:commentEx w15:paraId="4F3C6286" w15:done="0"/>
  <w15:commentEx w15:paraId="173EC598" w15:done="0"/>
  <w15:commentEx w15:paraId="6893CDAE" w15:done="0"/>
  <w15:commentEx w15:paraId="7058DB58" w15:paraIdParent="6893CDAE" w15:done="0"/>
  <w15:commentEx w15:paraId="1C3534CC" w15:done="0"/>
  <w15:commentEx w15:paraId="31028123" w15:done="0"/>
  <w15:commentEx w15:paraId="61831464" w15:done="0"/>
  <w15:commentEx w15:paraId="39741D75" w15:done="0"/>
  <w15:commentEx w15:paraId="004EAE61" w15:done="0"/>
  <w15:commentEx w15:paraId="16A2DD4D" w15:done="0"/>
  <w15:commentEx w15:paraId="3D354D78" w15:done="0"/>
  <w15:commentEx w15:paraId="66CB405D" w15:done="0"/>
  <w15:commentEx w15:paraId="77E07AAD" w15:done="0"/>
  <w15:commentEx w15:paraId="1879FA08" w15:done="0"/>
  <w15:commentEx w15:paraId="357D3D31" w15:done="0"/>
  <w15:commentEx w15:paraId="050BC38B" w15:done="0"/>
  <w15:commentEx w15:paraId="744D92AB" w15:done="0"/>
  <w15:commentEx w15:paraId="6AA33A38" w15:done="0"/>
  <w15:commentEx w15:paraId="54817C89" w15:done="0"/>
  <w15:commentEx w15:paraId="3D6042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7DA879" w16cex:dateUtc="2026-09-17T12:59:00Z"/>
  <w16cex:commentExtensible w16cex:durableId="44850A78" w16cex:dateUtc="2026-09-17T12:58:00Z"/>
  <w16cex:commentExtensible w16cex:durableId="78DF170F" w16cex:dateUtc="2026-09-17T13:02:00Z"/>
  <w16cex:commentExtensible w16cex:durableId="1853512A" w16cex:dateUtc="2026-09-17T13:03:00Z"/>
  <w16cex:commentExtensible w16cex:durableId="4E185652" w16cex:dateUtc="2026-09-17T13:03:00Z"/>
  <w16cex:commentExtensible w16cex:durableId="16ABC6DA" w16cex:dateUtc="2026-09-17T13:04:00Z"/>
  <w16cex:commentExtensible w16cex:durableId="70F0A873" w16cex:dateUtc="2026-09-17T13:12:00Z"/>
  <w16cex:commentExtensible w16cex:durableId="2B3C1AEB" w16cex:dateUtc="2026-09-17T13:13:00Z"/>
  <w16cex:commentExtensible w16cex:durableId="30D8E380" w16cex:dateUtc="2026-09-17T13:06:00Z"/>
  <w16cex:commentExtensible w16cex:durableId="1E635BC8" w16cex:dateUtc="2026-09-17T13:09:00Z"/>
  <w16cex:commentExtensible w16cex:durableId="1C1C9371" w16cex:dateUtc="2026-09-17T13:07:00Z"/>
  <w16cex:commentExtensible w16cex:durableId="287DC075" w16cex:dateUtc="2026-09-17T13:11:00Z"/>
  <w16cex:commentExtensible w16cex:durableId="5B28F55C" w16cex:dateUtc="2026-09-17T13:24:00Z"/>
  <w16cex:commentExtensible w16cex:durableId="36C15174" w16cex:dateUtc="2026-09-17T13:24:00Z"/>
  <w16cex:commentExtensible w16cex:durableId="3E13F60D" w16cex:dateUtc="2026-09-17T13:26:00Z"/>
  <w16cex:commentExtensible w16cex:durableId="7279957B" w16cex:dateUtc="2026-09-17T13:26:00Z"/>
  <w16cex:commentExtensible w16cex:durableId="5118A383" w16cex:dateUtc="2026-09-17T13:46:00Z"/>
  <w16cex:commentExtensible w16cex:durableId="2442230C" w16cex:dateUtc="2026-09-17T13:50:00Z"/>
  <w16cex:commentExtensible w16cex:durableId="2F59C9F8" w16cex:dateUtc="2026-09-17T13:46:00Z"/>
  <w16cex:commentExtensible w16cex:durableId="4D35F61E" w16cex:dateUtc="2026-09-17T13:40:00Z"/>
  <w16cex:commentExtensible w16cex:durableId="2C802BD4" w16cex:dateUtc="2026-09-17T13:41:00Z"/>
  <w16cex:commentExtensible w16cex:durableId="7C522FA4" w16cex:dateUtc="2026-09-17T13:58:00Z"/>
  <w16cex:commentExtensible w16cex:durableId="56C81A50" w16cex:dateUtc="2026-09-17T13:59:00Z"/>
  <w16cex:commentExtensible w16cex:durableId="4F9C24F5" w16cex:dateUtc="2026-09-17T14:05:00Z"/>
  <w16cex:commentExtensible w16cex:durableId="2599C22B" w16cex:dateUtc="2026-09-17T14:06:00Z"/>
  <w16cex:commentExtensible w16cex:durableId="50D7D1A1" w16cex:dateUtc="2026-09-17T14:07:00Z"/>
  <w16cex:commentExtensible w16cex:durableId="55532009" w16cex:dateUtc="2026-09-17T14:08:00Z"/>
  <w16cex:commentExtensible w16cex:durableId="7EDE3572" w16cex:dateUtc="2026-09-17T14:11:00Z"/>
  <w16cex:commentExtensible w16cex:durableId="75F842C9" w16cex:dateUtc="2026-09-17T14:12:00Z"/>
  <w16cex:commentExtensible w16cex:durableId="3728C14E" w16cex:dateUtc="2026-09-17T14:16:00Z"/>
  <w16cex:commentExtensible w16cex:durableId="6F407D4B" w16cex:dateUtc="2026-09-17T14:17:00Z"/>
  <w16cex:commentExtensible w16cex:durableId="79119D39" w16cex:dateUtc="2026-09-17T14:20:00Z"/>
  <w16cex:commentExtensible w16cex:durableId="4E540AFA" w16cex:dateUtc="2026-09-17T14:19:00Z"/>
  <w16cex:commentExtensible w16cex:durableId="457AD0F6" w16cex:dateUtc="2026-09-17T14:32:00Z"/>
  <w16cex:commentExtensible w16cex:durableId="774C56F6" w16cex:dateUtc="2026-09-17T14:36:00Z"/>
  <w16cex:commentExtensible w16cex:durableId="0CE1331D" w16cex:dateUtc="2026-09-17T14:35:00Z"/>
  <w16cex:commentExtensible w16cex:durableId="780B9FDB" w16cex:dateUtc="2026-09-17T14:37:00Z"/>
  <w16cex:commentExtensible w16cex:durableId="052F4A5C" w16cex:dateUtc="2026-09-17T14:39:00Z"/>
  <w16cex:commentExtensible w16cex:durableId="5F2A7391" w16cex:dateUtc="2026-09-17T14:49:00Z"/>
  <w16cex:commentExtensible w16cex:durableId="030C87B0" w16cex:dateUtc="2026-09-17T14:52:00Z"/>
  <w16cex:commentExtensible w16cex:durableId="49700B95" w16cex:dateUtc="2026-09-17T14:54:00Z"/>
  <w16cex:commentExtensible w16cex:durableId="5928A06E" w16cex:dateUtc="2026-09-17T14:54:00Z"/>
  <w16cex:commentExtensible w16cex:durableId="3185F643" w16cex:dateUtc="2026-09-17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4A51F3E" w16cid:durableId="567DA879"/>
  <w16cid:commentId w16cid:paraId="0A9838D4" w16cid:durableId="44850A78"/>
  <w16cid:commentId w16cid:paraId="1304E861" w16cid:durableId="78DF170F"/>
  <w16cid:commentId w16cid:paraId="101CA275" w16cid:durableId="1853512A"/>
  <w16cid:commentId w16cid:paraId="00B9AC15" w16cid:durableId="4E185652"/>
  <w16cid:commentId w16cid:paraId="3FB27640" w16cid:durableId="16ABC6DA"/>
  <w16cid:commentId w16cid:paraId="19FA73F4" w16cid:durableId="70F0A873"/>
  <w16cid:commentId w16cid:paraId="715013B9" w16cid:durableId="2B3C1AEB"/>
  <w16cid:commentId w16cid:paraId="13F43359" w16cid:durableId="30D8E380"/>
  <w16cid:commentId w16cid:paraId="3683F694" w16cid:durableId="1E635BC8"/>
  <w16cid:commentId w16cid:paraId="5CBCCEB7" w16cid:durableId="1C1C9371"/>
  <w16cid:commentId w16cid:paraId="01D96435" w16cid:durableId="287DC075"/>
  <w16cid:commentId w16cid:paraId="5770CA63" w16cid:durableId="5B28F55C"/>
  <w16cid:commentId w16cid:paraId="6A04C499" w16cid:durableId="36C15174"/>
  <w16cid:commentId w16cid:paraId="33C50D40" w16cid:durableId="3E13F60D"/>
  <w16cid:commentId w16cid:paraId="7E90A23D" w16cid:durableId="7279957B"/>
  <w16cid:commentId w16cid:paraId="2A60802D" w16cid:durableId="5118A383"/>
  <w16cid:commentId w16cid:paraId="0F00E6FA" w16cid:durableId="2442230C"/>
  <w16cid:commentId w16cid:paraId="405364CB" w16cid:durableId="2F59C9F8"/>
  <w16cid:commentId w16cid:paraId="3125455C" w16cid:durableId="4D35F61E"/>
  <w16cid:commentId w16cid:paraId="7C41B561" w16cid:durableId="2C802BD4"/>
  <w16cid:commentId w16cid:paraId="1145E45C" w16cid:durableId="7C522FA4"/>
  <w16cid:commentId w16cid:paraId="7DC9499A" w16cid:durableId="56C81A50"/>
  <w16cid:commentId w16cid:paraId="4F3C6286" w16cid:durableId="4F9C24F5"/>
  <w16cid:commentId w16cid:paraId="173EC598" w16cid:durableId="2599C22B"/>
  <w16cid:commentId w16cid:paraId="6893CDAE" w16cid:durableId="50D7D1A1"/>
  <w16cid:commentId w16cid:paraId="7058DB58" w16cid:durableId="55532009"/>
  <w16cid:commentId w16cid:paraId="1C3534CC" w16cid:durableId="7EDE3572"/>
  <w16cid:commentId w16cid:paraId="31028123" w16cid:durableId="75F842C9"/>
  <w16cid:commentId w16cid:paraId="61831464" w16cid:durableId="3728C14E"/>
  <w16cid:commentId w16cid:paraId="39741D75" w16cid:durableId="6F407D4B"/>
  <w16cid:commentId w16cid:paraId="004EAE61" w16cid:durableId="79119D39"/>
  <w16cid:commentId w16cid:paraId="16A2DD4D" w16cid:durableId="4E540AFA"/>
  <w16cid:commentId w16cid:paraId="3D354D78" w16cid:durableId="457AD0F6"/>
  <w16cid:commentId w16cid:paraId="66CB405D" w16cid:durableId="774C56F6"/>
  <w16cid:commentId w16cid:paraId="77E07AAD" w16cid:durableId="0CE1331D"/>
  <w16cid:commentId w16cid:paraId="1879FA08" w16cid:durableId="780B9FDB"/>
  <w16cid:commentId w16cid:paraId="357D3D31" w16cid:durableId="052F4A5C"/>
  <w16cid:commentId w16cid:paraId="050BC38B" w16cid:durableId="5F2A7391"/>
  <w16cid:commentId w16cid:paraId="744D92AB" w16cid:durableId="030C87B0"/>
  <w16cid:commentId w16cid:paraId="6AA33A38" w16cid:durableId="49700B95"/>
  <w16cid:commentId w16cid:paraId="54817C89" w16cid:durableId="5928A06E"/>
  <w16cid:commentId w16cid:paraId="3D6042D4" w16cid:durableId="3185F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FD4AEB" w14:textId="77777777" w:rsidR="00486738" w:rsidRDefault="00486738">
      <w:r>
        <w:separator/>
      </w:r>
    </w:p>
  </w:endnote>
  <w:endnote w:type="continuationSeparator" w:id="0">
    <w:p w14:paraId="6EE66616" w14:textId="77777777" w:rsidR="00486738" w:rsidRDefault="00486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Yu Gothic"/>
    <w:panose1 w:val="020B0300000000000000"/>
    <w:charset w:val="80"/>
    <w:family w:val="swiss"/>
    <w:pitch w:val="variable"/>
    <w:sig w:usb0="E00002FF" w:usb1="7AC7FFFF" w:usb2="00000012" w:usb3="00000000" w:csb0="0002000D"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ヒラギノ角ゴ ProN W6">
    <w:altName w:val="Yu Gothic"/>
    <w:panose1 w:val="020B06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EF75F" w14:textId="77777777" w:rsidR="007109C2" w:rsidRDefault="0041754F">
    <w:pPr>
      <w:pStyle w:val="a5"/>
      <w:jc w:val="center"/>
    </w:pPr>
    <w:r>
      <w:fldChar w:fldCharType="begin"/>
    </w:r>
    <w:r>
      <w:instrText xml:space="preserve"> PAGE </w:instrText>
    </w:r>
    <w:r>
      <w:fldChar w:fldCharType="separate"/>
    </w:r>
    <w:r w:rsidR="00B37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87DEE" w14:textId="77777777" w:rsidR="00486738" w:rsidRDefault="00486738">
      <w:r>
        <w:separator/>
      </w:r>
    </w:p>
  </w:footnote>
  <w:footnote w:type="continuationSeparator" w:id="0">
    <w:p w14:paraId="62AF3030" w14:textId="77777777" w:rsidR="00486738" w:rsidRDefault="00486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2A743" w14:textId="77777777" w:rsidR="007109C2" w:rsidRDefault="007109C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0462"/>
    <w:multiLevelType w:val="hybridMultilevel"/>
    <w:tmpl w:val="C234EE2A"/>
    <w:styleLink w:val="1"/>
    <w:lvl w:ilvl="0" w:tplc="84D6A020">
      <w:start w:val="1"/>
      <w:numFmt w:val="bullet"/>
      <w:lvlText w:val="·"/>
      <w:lvlJc w:val="left"/>
      <w:pPr>
        <w:ind w:left="420" w:hanging="4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FAE9D3C">
      <w:start w:val="1"/>
      <w:numFmt w:val="bullet"/>
      <w:lvlText w:val="➢"/>
      <w:lvlJc w:val="left"/>
      <w:pPr>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840353E">
      <w:start w:val="1"/>
      <w:numFmt w:val="bullet"/>
      <w:lvlText w:val="◇"/>
      <w:lvlJc w:val="left"/>
      <w:pPr>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8E6C6FA">
      <w:start w:val="1"/>
      <w:numFmt w:val="bullet"/>
      <w:lvlText w:val="●"/>
      <w:lvlJc w:val="left"/>
      <w:pPr>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42A3EC">
      <w:start w:val="1"/>
      <w:numFmt w:val="bullet"/>
      <w:lvlText w:val="➢"/>
      <w:lvlJc w:val="left"/>
      <w:pPr>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65CB564">
      <w:start w:val="1"/>
      <w:numFmt w:val="bullet"/>
      <w:lvlText w:val="◇"/>
      <w:lvlJc w:val="left"/>
      <w:pPr>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9CCA2BC">
      <w:start w:val="1"/>
      <w:numFmt w:val="bullet"/>
      <w:lvlText w:val="●"/>
      <w:lvlJc w:val="left"/>
      <w:pPr>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AAC2158">
      <w:start w:val="1"/>
      <w:numFmt w:val="bullet"/>
      <w:lvlText w:val="➢"/>
      <w:lvlJc w:val="left"/>
      <w:pPr>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D78EE28">
      <w:start w:val="1"/>
      <w:numFmt w:val="bullet"/>
      <w:lvlText w:val="◇"/>
      <w:lvlJc w:val="left"/>
      <w:pPr>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44C45A7A"/>
    <w:multiLevelType w:val="hybridMultilevel"/>
    <w:tmpl w:val="C234EE2A"/>
    <w:numStyleLink w:val="1"/>
  </w:abstractNum>
  <w:num w:numId="1" w16cid:durableId="306057196">
    <w:abstractNumId w:val="0"/>
  </w:num>
  <w:num w:numId="2" w16cid:durableId="15507280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KAWA Kenta">
    <w15:presenceInfo w15:providerId="AD" w15:userId="S::kmikawa@tcu.ac.jp::3d6fc7c7-e6ff-4127-9c8f-981abb95e3b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bordersDoNotSurroundHeader/>
  <w:bordersDoNotSurroundFooter/>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2"/>
    <w:rsid w:val="00042D64"/>
    <w:rsid w:val="00054D5F"/>
    <w:rsid w:val="0007246C"/>
    <w:rsid w:val="000F60DB"/>
    <w:rsid w:val="00116B3D"/>
    <w:rsid w:val="00120A1F"/>
    <w:rsid w:val="00127174"/>
    <w:rsid w:val="001A2D82"/>
    <w:rsid w:val="001A755F"/>
    <w:rsid w:val="001B2C7A"/>
    <w:rsid w:val="001B6661"/>
    <w:rsid w:val="001E3A51"/>
    <w:rsid w:val="001E574E"/>
    <w:rsid w:val="00214E6B"/>
    <w:rsid w:val="00225D39"/>
    <w:rsid w:val="00231C1F"/>
    <w:rsid w:val="0028544D"/>
    <w:rsid w:val="002A5113"/>
    <w:rsid w:val="002B0294"/>
    <w:rsid w:val="002D5612"/>
    <w:rsid w:val="002D5F3F"/>
    <w:rsid w:val="002D7D04"/>
    <w:rsid w:val="002E295A"/>
    <w:rsid w:val="002F0600"/>
    <w:rsid w:val="00315218"/>
    <w:rsid w:val="003677E8"/>
    <w:rsid w:val="0038018A"/>
    <w:rsid w:val="003808FF"/>
    <w:rsid w:val="00390753"/>
    <w:rsid w:val="003A5C12"/>
    <w:rsid w:val="003C58D9"/>
    <w:rsid w:val="004072DD"/>
    <w:rsid w:val="0041754F"/>
    <w:rsid w:val="00423B92"/>
    <w:rsid w:val="00440230"/>
    <w:rsid w:val="00486738"/>
    <w:rsid w:val="004B3B46"/>
    <w:rsid w:val="004C6326"/>
    <w:rsid w:val="004D7D1A"/>
    <w:rsid w:val="004F1A9E"/>
    <w:rsid w:val="005129B3"/>
    <w:rsid w:val="00517C55"/>
    <w:rsid w:val="00540500"/>
    <w:rsid w:val="00563688"/>
    <w:rsid w:val="005831E9"/>
    <w:rsid w:val="00591A3D"/>
    <w:rsid w:val="005C10BA"/>
    <w:rsid w:val="005D4D2C"/>
    <w:rsid w:val="00623CFE"/>
    <w:rsid w:val="00642C7B"/>
    <w:rsid w:val="00655C38"/>
    <w:rsid w:val="0067749F"/>
    <w:rsid w:val="006C6CEE"/>
    <w:rsid w:val="006C7AB4"/>
    <w:rsid w:val="006D4D70"/>
    <w:rsid w:val="006E6BED"/>
    <w:rsid w:val="00710952"/>
    <w:rsid w:val="007109C2"/>
    <w:rsid w:val="0073792E"/>
    <w:rsid w:val="00755915"/>
    <w:rsid w:val="0076595A"/>
    <w:rsid w:val="00775F1A"/>
    <w:rsid w:val="00781A71"/>
    <w:rsid w:val="00790C55"/>
    <w:rsid w:val="007C5D47"/>
    <w:rsid w:val="007D172B"/>
    <w:rsid w:val="007D3DCE"/>
    <w:rsid w:val="007E76FB"/>
    <w:rsid w:val="00802520"/>
    <w:rsid w:val="00805CB6"/>
    <w:rsid w:val="008F6E15"/>
    <w:rsid w:val="00913B73"/>
    <w:rsid w:val="00915BCE"/>
    <w:rsid w:val="00945773"/>
    <w:rsid w:val="00990D2A"/>
    <w:rsid w:val="009B4F55"/>
    <w:rsid w:val="009D2BE9"/>
    <w:rsid w:val="009D37BA"/>
    <w:rsid w:val="009D45AA"/>
    <w:rsid w:val="009E1FD8"/>
    <w:rsid w:val="009E5E9B"/>
    <w:rsid w:val="009F0124"/>
    <w:rsid w:val="009F35D2"/>
    <w:rsid w:val="00A12E97"/>
    <w:rsid w:val="00A23EDE"/>
    <w:rsid w:val="00A75803"/>
    <w:rsid w:val="00AA24DA"/>
    <w:rsid w:val="00AD5F46"/>
    <w:rsid w:val="00B16393"/>
    <w:rsid w:val="00B340A2"/>
    <w:rsid w:val="00B3708E"/>
    <w:rsid w:val="00BA4F2D"/>
    <w:rsid w:val="00BB3BD8"/>
    <w:rsid w:val="00BC26D8"/>
    <w:rsid w:val="00BE5D58"/>
    <w:rsid w:val="00C01572"/>
    <w:rsid w:val="00C06981"/>
    <w:rsid w:val="00C47C42"/>
    <w:rsid w:val="00C602E6"/>
    <w:rsid w:val="00C807BD"/>
    <w:rsid w:val="00CA7519"/>
    <w:rsid w:val="00CB5150"/>
    <w:rsid w:val="00CD0F2D"/>
    <w:rsid w:val="00CE199C"/>
    <w:rsid w:val="00D02A89"/>
    <w:rsid w:val="00D05396"/>
    <w:rsid w:val="00D66424"/>
    <w:rsid w:val="00DA422D"/>
    <w:rsid w:val="00DC4DD2"/>
    <w:rsid w:val="00E13F16"/>
    <w:rsid w:val="00E90896"/>
    <w:rsid w:val="00F605EC"/>
    <w:rsid w:val="00F71725"/>
    <w:rsid w:val="00F83D81"/>
    <w:rsid w:val="00FB0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1148D9"/>
  <w15:docId w15:val="{363C8D75-264C-5444-9F27-11EB51D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entury" w:eastAsia="Century" w:hAnsi="Century" w:cs="Century"/>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a6">
    <w:name w:val="デフォルト"/>
    <w:pPr>
      <w:spacing w:before="160"/>
    </w:pPr>
    <w:rPr>
      <w:rFonts w:ascii="ヒラギノ角ゴ ProN W3" w:eastAsia="ヒラギノ角ゴ ProN W3" w:hAnsi="ヒラギノ角ゴ ProN W3" w:cs="ヒラギノ角ゴ ProN W3"/>
      <w:color w:val="000000"/>
      <w:sz w:val="24"/>
      <w:szCs w:val="24"/>
      <w14:textOutline w14:w="0" w14:cap="flat" w14:cmpd="sng" w14:algn="ctr">
        <w14:noFill/>
        <w14:prstDash w14:val="solid"/>
        <w14:bevel/>
      </w14:textOutline>
    </w:rPr>
  </w:style>
  <w:style w:type="paragraph" w:customStyle="1" w:styleId="AA">
    <w:name w:val="デフォルト A A"/>
    <w:pPr>
      <w:widowControl w:val="0"/>
      <w:spacing w:before="160"/>
      <w:jc w:val="both"/>
    </w:pPr>
    <w:rPr>
      <w:rFonts w:ascii="ヒラギノ角ゴ ProN W3" w:eastAsia="ヒラギノ角ゴ ProN W3" w:hAnsi="ヒラギノ角ゴ ProN W3" w:cs="ヒラギノ角ゴ ProN W3"/>
      <w:color w:val="000000"/>
      <w:sz w:val="24"/>
      <w:szCs w:val="24"/>
      <w:u w:color="000000"/>
      <w14:textOutline w14:w="12700" w14:cap="flat" w14:cmpd="sng" w14:algn="ctr">
        <w14:noFill/>
        <w14:prstDash w14:val="solid"/>
        <w14:miter w14:lim="400000"/>
      </w14:textOutline>
    </w:rPr>
  </w:style>
  <w:style w:type="paragraph" w:styleId="a7">
    <w:name w:val="List Paragraph"/>
    <w:pPr>
      <w:widowControl w:val="0"/>
      <w:ind w:left="840"/>
      <w:jc w:val="both"/>
    </w:pPr>
    <w:rPr>
      <w:rFonts w:ascii="Century" w:eastAsia="Century" w:hAnsi="Century" w:cs="Century"/>
      <w:color w:val="000000"/>
      <w:kern w:val="2"/>
      <w:sz w:val="21"/>
      <w:szCs w:val="21"/>
      <w:u w:color="000000"/>
    </w:rPr>
  </w:style>
  <w:style w:type="numbering" w:customStyle="1" w:styleId="1">
    <w:name w:val="読み込んだスタイル1"/>
    <w:pPr>
      <w:numPr>
        <w:numId w:val="1"/>
      </w:numPr>
    </w:pPr>
  </w:style>
  <w:style w:type="paragraph" w:styleId="a8">
    <w:name w:val="Closing"/>
    <w:pPr>
      <w:widowControl w:val="0"/>
      <w:jc w:val="right"/>
    </w:pPr>
    <w:rPr>
      <w:rFonts w:ascii="游明朝" w:eastAsia="游明朝" w:hAnsi="游明朝" w:cs="游明朝"/>
      <w:color w:val="000000"/>
      <w:kern w:val="2"/>
      <w:sz w:val="22"/>
      <w:szCs w:val="22"/>
      <w:u w:color="000000"/>
    </w:rPr>
  </w:style>
  <w:style w:type="paragraph" w:styleId="a9">
    <w:name w:val="annotation text"/>
    <w:basedOn w:val="a"/>
    <w:link w:val="ab"/>
    <w:uiPriority w:val="99"/>
    <w:semiHidden/>
    <w:unhideWhenUsed/>
    <w:pPr>
      <w:jc w:val="left"/>
    </w:pPr>
  </w:style>
  <w:style w:type="character" w:customStyle="1" w:styleId="ab">
    <w:name w:val="コメント文字列 (文字)"/>
    <w:basedOn w:val="a0"/>
    <w:link w:val="a9"/>
    <w:uiPriority w:val="99"/>
    <w:semiHidden/>
    <w:rPr>
      <w:rFonts w:ascii="Century" w:eastAsia="Century" w:hAnsi="Century" w:cs="Century"/>
      <w:color w:val="000000"/>
      <w:kern w:val="2"/>
      <w:sz w:val="21"/>
      <w:szCs w:val="21"/>
      <w:u w:color="000000"/>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B3708E"/>
    <w:pPr>
      <w:pBdr>
        <w:top w:val="none" w:sz="0" w:space="0" w:color="auto"/>
        <w:left w:val="none" w:sz="0" w:space="0" w:color="auto"/>
        <w:bottom w:val="none" w:sz="0" w:space="0" w:color="auto"/>
        <w:right w:val="none" w:sz="0" w:space="0" w:color="auto"/>
        <w:between w:val="none" w:sz="0" w:space="0" w:color="auto"/>
        <w:bar w:val="none" w:sz="0" w:color="auto"/>
      </w:pBdr>
    </w:pPr>
    <w:rPr>
      <w:rFonts w:ascii="Century" w:eastAsia="Century" w:hAnsi="Century" w:cs="Century"/>
      <w:color w:val="000000"/>
      <w:kern w:val="2"/>
      <w:sz w:val="21"/>
      <w:szCs w:val="21"/>
      <w:u w:color="000000"/>
    </w:rPr>
  </w:style>
  <w:style w:type="paragraph" w:styleId="ae">
    <w:name w:val="annotation subject"/>
    <w:basedOn w:val="a9"/>
    <w:next w:val="a9"/>
    <w:link w:val="af"/>
    <w:uiPriority w:val="99"/>
    <w:semiHidden/>
    <w:unhideWhenUsed/>
    <w:rsid w:val="002D5612"/>
    <w:rPr>
      <w:b/>
      <w:bCs/>
    </w:rPr>
  </w:style>
  <w:style w:type="character" w:customStyle="1" w:styleId="af">
    <w:name w:val="コメント内容 (文字)"/>
    <w:basedOn w:val="ab"/>
    <w:link w:val="ae"/>
    <w:uiPriority w:val="99"/>
    <w:semiHidden/>
    <w:rsid w:val="002D5612"/>
    <w:rPr>
      <w:rFonts w:ascii="Century" w:eastAsia="Century" w:hAnsi="Century" w:cs="Century"/>
      <w:b/>
      <w:bCs/>
      <w:color w:val="000000"/>
      <w:kern w:val="2"/>
      <w:sz w:val="21"/>
      <w:szCs w:val="21"/>
      <w:u w:color="000000"/>
    </w:rPr>
  </w:style>
  <w:style w:type="paragraph" w:styleId="af0">
    <w:name w:val="Balloon Text"/>
    <w:basedOn w:val="a"/>
    <w:link w:val="af1"/>
    <w:uiPriority w:val="99"/>
    <w:semiHidden/>
    <w:unhideWhenUsed/>
    <w:rsid w:val="00DC4DD2"/>
    <w:rPr>
      <w:rFonts w:ascii="ＭＳ 明朝" w:eastAsia="ＭＳ 明朝"/>
      <w:sz w:val="18"/>
      <w:szCs w:val="18"/>
    </w:rPr>
  </w:style>
  <w:style w:type="character" w:customStyle="1" w:styleId="af1">
    <w:name w:val="吹き出し (文字)"/>
    <w:basedOn w:val="a0"/>
    <w:link w:val="af0"/>
    <w:uiPriority w:val="99"/>
    <w:semiHidden/>
    <w:rsid w:val="00DC4DD2"/>
    <w:rPr>
      <w:rFonts w:ascii="ＭＳ 明朝" w:eastAsia="ＭＳ 明朝" w:hAnsi="Century" w:cs="Century"/>
      <w:color w:val="000000"/>
      <w:kern w:val="2"/>
      <w:sz w:val="18"/>
      <w:szCs w:val="18"/>
      <w:u w:color="000000"/>
    </w:rPr>
  </w:style>
  <w:style w:type="character" w:styleId="af2">
    <w:name w:val="Placeholder Text"/>
    <w:basedOn w:val="a0"/>
    <w:uiPriority w:val="99"/>
    <w:semiHidden/>
    <w:rsid w:val="00CA75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9535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15</Pages>
  <Words>3237</Words>
  <Characters>18455</Characters>
  <Application>Microsoft Office Word</Application>
  <DocSecurity>0</DocSecurity>
  <Lines>153</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MIKAWA Kenta</cp:lastModifiedBy>
  <cp:revision>77</cp:revision>
  <cp:lastPrinted>2021-12-03T08:45:00Z</cp:lastPrinted>
  <dcterms:created xsi:type="dcterms:W3CDTF">2021-11-29T06:55:00Z</dcterms:created>
  <dcterms:modified xsi:type="dcterms:W3CDTF">2026-09-17T14:58:00Z</dcterms:modified>
</cp:coreProperties>
</file>