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D9F8CB" w14:textId="1425E64A" w:rsidR="007109C2" w:rsidRDefault="0041754F">
      <w:pPr>
        <w:jc w:val="left"/>
        <w:rPr>
          <w:rFonts w:ascii="游明朝" w:eastAsia="游明朝" w:hAnsi="游明朝" w:cs="游明朝"/>
          <w:sz w:val="22"/>
          <w:szCs w:val="22"/>
          <w:lang w:val="ja-JP"/>
        </w:rPr>
      </w:pPr>
      <w:del w:id="0" w:author="MIKAWA Kenta" w:date="2026-09-22T23:02:00Z" w16du:dateUtc="2026-09-22T14:02:00Z">
        <w:r w:rsidDel="00A15E33">
          <w:rPr>
            <w:rFonts w:ascii="游明朝" w:eastAsia="游明朝" w:hAnsi="游明朝" w:cs="游明朝" w:hint="eastAsia"/>
            <w:sz w:val="22"/>
            <w:szCs w:val="22"/>
            <w:lang w:val="ja-JP"/>
          </w:rPr>
          <w:delText>日本経営工学会</w:delText>
        </w:r>
      </w:del>
      <w:ins w:id="1" w:author="MIKAWA Kenta" w:date="2026-09-22T23:02:00Z" w16du:dateUtc="2026-09-22T14:02:00Z">
        <w:r w:rsidR="00A15E33">
          <w:rPr>
            <w:rFonts w:ascii="游明朝" w:eastAsia="游明朝" w:hAnsi="游明朝" w:cs="游明朝" w:hint="eastAsia"/>
            <w:sz w:val="22"/>
            <w:szCs w:val="22"/>
            <w:lang w:val="ja-JP"/>
          </w:rPr>
          <w:t>オペレーションズリサーチ</w:t>
        </w:r>
      </w:ins>
      <w:del w:id="2" w:author="MIKAWA Kenta" w:date="2026-09-22T23:02:00Z" w16du:dateUtc="2026-09-22T14:02:00Z">
        <w:r w:rsidDel="00A15E33">
          <w:rPr>
            <w:rFonts w:ascii="游明朝" w:eastAsia="游明朝" w:hAnsi="游明朝" w:cs="游明朝" w:hint="eastAsia"/>
            <w:sz w:val="22"/>
            <w:szCs w:val="22"/>
            <w:lang w:val="ja-JP"/>
          </w:rPr>
          <w:delText>論</w:delText>
        </w:r>
        <w:r w:rsidDel="00A15E33">
          <w:rPr>
            <w:rFonts w:ascii="游明朝" w:eastAsia="游明朝" w:hAnsi="游明朝" w:cs="游明朝"/>
            <w:sz w:val="22"/>
            <w:szCs w:val="22"/>
            <w:lang w:val="ja-JP"/>
          </w:rPr>
          <w:delText>文</w:delText>
        </w:r>
      </w:del>
      <w:r>
        <w:rPr>
          <w:rFonts w:ascii="游明朝" w:eastAsia="游明朝" w:hAnsi="游明朝" w:cs="游明朝"/>
          <w:sz w:val="22"/>
          <w:szCs w:val="22"/>
          <w:lang w:val="ja-JP"/>
        </w:rPr>
        <w:t>誌 編集委員会御中</w:t>
      </w:r>
    </w:p>
    <w:p w14:paraId="7E2A3B0A" w14:textId="77777777" w:rsidR="007109C2" w:rsidRDefault="007109C2">
      <w:pPr>
        <w:jc w:val="left"/>
        <w:rPr>
          <w:rFonts w:ascii="游明朝" w:eastAsia="游明朝" w:hAnsi="游明朝" w:cs="游明朝"/>
          <w:sz w:val="22"/>
          <w:szCs w:val="22"/>
        </w:rPr>
      </w:pPr>
    </w:p>
    <w:p w14:paraId="3527F0C9" w14:textId="77777777" w:rsidR="007109C2" w:rsidRPr="009D37BA" w:rsidRDefault="0041754F">
      <w:pPr>
        <w:jc w:val="center"/>
        <w:rPr>
          <w:rFonts w:ascii="游明朝" w:eastAsia="游明朝" w:hAnsi="游明朝" w:cs="游明朝"/>
          <w:b/>
          <w:bCs/>
          <w:sz w:val="28"/>
          <w:szCs w:val="28"/>
          <w:lang w:val="ja-JP"/>
        </w:rPr>
      </w:pPr>
      <w:r w:rsidRPr="009D37BA">
        <w:rPr>
          <w:rFonts w:ascii="游明朝" w:eastAsia="游明朝" w:hAnsi="游明朝" w:cs="游明朝"/>
          <w:b/>
          <w:bCs/>
          <w:sz w:val="28"/>
          <w:szCs w:val="28"/>
          <w:lang w:val="ja-JP"/>
        </w:rPr>
        <w:t>査読結果に対する回答書</w:t>
      </w:r>
    </w:p>
    <w:p w14:paraId="584D1620" w14:textId="77777777" w:rsidR="007109C2" w:rsidRDefault="007109C2">
      <w:pPr>
        <w:rPr>
          <w:rFonts w:ascii="游明朝" w:eastAsia="游明朝" w:hAnsi="游明朝" w:cs="游明朝"/>
          <w:sz w:val="22"/>
          <w:szCs w:val="22"/>
        </w:rPr>
      </w:pPr>
    </w:p>
    <w:p w14:paraId="2056B1ED" w14:textId="77777777" w:rsidR="007109C2" w:rsidRDefault="0041754F">
      <w:pPr>
        <w:spacing w:line="320" w:lineRule="exact"/>
        <w:ind w:firstLine="220"/>
        <w:rPr>
          <w:rFonts w:ascii="游明朝" w:eastAsia="游明朝" w:hAnsi="游明朝" w:cs="游明朝"/>
          <w:sz w:val="22"/>
          <w:szCs w:val="22"/>
          <w:lang w:val="ja-JP"/>
        </w:rPr>
      </w:pPr>
      <w:r>
        <w:rPr>
          <w:rFonts w:ascii="游明朝" w:eastAsia="游明朝" w:hAnsi="游明朝" w:cs="游明朝"/>
          <w:sz w:val="22"/>
          <w:szCs w:val="22"/>
          <w:lang w:val="ja-JP"/>
        </w:rPr>
        <w:t>この度は，私どもの</w:t>
      </w:r>
      <w:r>
        <w:rPr>
          <w:rFonts w:ascii="游明朝" w:eastAsia="游明朝" w:hAnsi="游明朝" w:cs="游明朝"/>
          <w:kern w:val="0"/>
          <w:sz w:val="22"/>
          <w:szCs w:val="22"/>
          <w:shd w:val="clear" w:color="auto" w:fill="FFFFFF"/>
          <w:lang w:val="ja-JP"/>
        </w:rPr>
        <w:t>拙稿</w:t>
      </w:r>
      <w:r>
        <w:rPr>
          <w:rFonts w:ascii="游明朝" w:eastAsia="游明朝" w:hAnsi="游明朝" w:cs="游明朝"/>
          <w:sz w:val="22"/>
          <w:szCs w:val="22"/>
          <w:lang w:val="ja-JP"/>
        </w:rPr>
        <w:t>をご査読並びに非常に有益なご助言を頂きまして，誠にありがとうございました．</w:t>
      </w:r>
    </w:p>
    <w:p w14:paraId="38F4A4F1" w14:textId="77777777" w:rsidR="007109C2" w:rsidRDefault="0041754F">
      <w:pPr>
        <w:spacing w:line="320" w:lineRule="exact"/>
        <w:ind w:firstLine="220"/>
        <w:rPr>
          <w:rFonts w:ascii="游明朝" w:eastAsia="游明朝" w:hAnsi="游明朝" w:cs="游明朝"/>
          <w:sz w:val="22"/>
          <w:szCs w:val="22"/>
        </w:rPr>
      </w:pPr>
      <w:r>
        <w:rPr>
          <w:rFonts w:ascii="游明朝" w:eastAsia="游明朝" w:hAnsi="游明朝" w:cs="游明朝"/>
          <w:sz w:val="22"/>
          <w:szCs w:val="22"/>
          <w:lang w:val="ja-JP"/>
        </w:rPr>
        <w:t>ご指摘頂きました箇所を中心に論文全体に対する検討を行い，加筆・修正を致しました．以下に，頂きましたコメントとその回答を記載させて頂きます．また，論文中の修正・追記箇所には査読者</w:t>
      </w:r>
      <w:r>
        <w:rPr>
          <w:rFonts w:ascii="游明朝" w:eastAsia="游明朝" w:hAnsi="游明朝" w:cs="游明朝"/>
          <w:sz w:val="22"/>
          <w:szCs w:val="22"/>
        </w:rPr>
        <w:t>#A</w:t>
      </w:r>
      <w:r>
        <w:rPr>
          <w:rFonts w:ascii="游明朝" w:eastAsia="游明朝" w:hAnsi="游明朝" w:cs="游明朝"/>
          <w:sz w:val="22"/>
          <w:szCs w:val="22"/>
          <w:lang w:val="ja-JP"/>
        </w:rPr>
        <w:t>のご指摘に対する修正個所は</w:t>
      </w:r>
      <w:r>
        <w:rPr>
          <w:rFonts w:ascii="游明朝" w:eastAsia="游明朝" w:hAnsi="游明朝" w:cs="游明朝"/>
          <w:color w:val="0000FF"/>
          <w:sz w:val="22"/>
          <w:szCs w:val="22"/>
          <w:lang w:val="ja-JP"/>
        </w:rPr>
        <w:t>青色の文字</w:t>
      </w:r>
      <w:r>
        <w:rPr>
          <w:rFonts w:ascii="游明朝" w:eastAsia="游明朝" w:hAnsi="游明朝" w:cs="游明朝"/>
          <w:sz w:val="22"/>
          <w:szCs w:val="22"/>
          <w:lang w:val="ja-JP"/>
        </w:rPr>
        <w:t>，査読者</w:t>
      </w:r>
      <w:r>
        <w:rPr>
          <w:rFonts w:ascii="游明朝" w:eastAsia="游明朝" w:hAnsi="游明朝" w:cs="游明朝"/>
          <w:sz w:val="22"/>
          <w:szCs w:val="22"/>
        </w:rPr>
        <w:t>#B</w:t>
      </w:r>
      <w:r>
        <w:rPr>
          <w:rFonts w:ascii="游明朝" w:eastAsia="游明朝" w:hAnsi="游明朝" w:cs="游明朝"/>
          <w:sz w:val="22"/>
          <w:szCs w:val="22"/>
          <w:lang w:val="ja-JP"/>
        </w:rPr>
        <w:t>のご指摘に対する修正個所は</w:t>
      </w:r>
      <w:r>
        <w:rPr>
          <w:rFonts w:ascii="游明朝" w:eastAsia="游明朝" w:hAnsi="游明朝" w:cs="游明朝"/>
          <w:color w:val="FF0000"/>
          <w:sz w:val="22"/>
          <w:szCs w:val="22"/>
          <w:lang w:val="ja-JP"/>
        </w:rPr>
        <w:t>赤色の文字</w:t>
      </w:r>
      <w:r>
        <w:rPr>
          <w:rFonts w:ascii="游明朝" w:eastAsia="游明朝" w:hAnsi="游明朝" w:cs="游明朝"/>
          <w:sz w:val="22"/>
          <w:szCs w:val="22"/>
          <w:lang w:val="ja-JP"/>
        </w:rPr>
        <w:t>で示させて頂いております．大変恐縮ではございますが，ご確認の程，何卒宜しくお願い申し上げます．</w:t>
      </w:r>
    </w:p>
    <w:p w14:paraId="1C689535" w14:textId="77777777" w:rsidR="007109C2" w:rsidRDefault="007109C2">
      <w:pPr>
        <w:rPr>
          <w:rFonts w:ascii="游明朝" w:eastAsia="游明朝" w:hAnsi="游明朝" w:cs="游明朝"/>
          <w:sz w:val="22"/>
          <w:szCs w:val="22"/>
        </w:rPr>
      </w:pPr>
    </w:p>
    <w:p w14:paraId="7330DC0E" w14:textId="77777777" w:rsidR="007109C2" w:rsidRPr="00642C7B" w:rsidRDefault="0041754F">
      <w:pPr>
        <w:rPr>
          <w:rFonts w:ascii="游明朝" w:eastAsia="游明朝" w:hAnsi="游明朝" w:cs="游明朝"/>
          <w:sz w:val="22"/>
          <w:szCs w:val="22"/>
        </w:rPr>
      </w:pPr>
      <w:r>
        <w:rPr>
          <w:rFonts w:ascii="游明朝" w:eastAsia="游明朝" w:hAnsi="游明朝" w:cs="游明朝"/>
          <w:sz w:val="22"/>
          <w:szCs w:val="22"/>
          <w:lang w:val="ja-JP"/>
        </w:rPr>
        <w:t>受付番号</w:t>
      </w:r>
      <w:r w:rsidRPr="000F60DB">
        <w:rPr>
          <w:rFonts w:ascii="游明朝" w:eastAsia="游明朝" w:hAnsi="游明朝" w:cs="游明朝"/>
          <w:sz w:val="22"/>
          <w:szCs w:val="22"/>
        </w:rPr>
        <w:t>：</w:t>
      </w:r>
      <w:r w:rsidR="00642C7B" w:rsidRPr="00642C7B">
        <w:rPr>
          <w:rFonts w:ascii="游明朝" w:eastAsia="游明朝" w:hAnsi="游明朝" w:cs="游明朝"/>
          <w:sz w:val="22"/>
          <w:szCs w:val="22"/>
        </w:rPr>
        <w:t>DACR07-3</w:t>
      </w:r>
    </w:p>
    <w:p w14:paraId="34770211" w14:textId="77777777" w:rsidR="007109C2" w:rsidRPr="00642C7B" w:rsidRDefault="0041754F">
      <w:pPr>
        <w:rPr>
          <w:rFonts w:ascii="游明朝" w:eastAsia="游明朝" w:hAnsi="游明朝" w:cs="游明朝"/>
          <w:sz w:val="22"/>
          <w:szCs w:val="22"/>
        </w:rPr>
      </w:pPr>
      <w:r>
        <w:rPr>
          <w:rFonts w:ascii="游明朝" w:eastAsia="游明朝" w:hAnsi="游明朝" w:cs="游明朝"/>
          <w:sz w:val="22"/>
          <w:szCs w:val="22"/>
          <w:lang w:val="ja-JP"/>
        </w:rPr>
        <w:t>タイトル</w:t>
      </w:r>
      <w:r w:rsidRPr="00623CFE">
        <w:rPr>
          <w:rFonts w:ascii="游明朝" w:eastAsia="游明朝" w:hAnsi="游明朝" w:cs="游明朝"/>
          <w:sz w:val="22"/>
          <w:szCs w:val="22"/>
        </w:rPr>
        <w:t>：</w:t>
      </w:r>
      <w:r w:rsidR="00642C7B" w:rsidRPr="00642C7B">
        <w:rPr>
          <w:rFonts w:ascii="游明朝" w:eastAsia="游明朝" w:hAnsi="游明朝" w:cs="游明朝"/>
          <w:sz w:val="22"/>
          <w:szCs w:val="22"/>
        </w:rPr>
        <w:t>Gate Retrieval-Augmented Forecasting による書籍需要予測</w:t>
      </w:r>
    </w:p>
    <w:p w14:paraId="54971F1D" w14:textId="77777777" w:rsidR="007109C2" w:rsidRDefault="007109C2">
      <w:pPr>
        <w:rPr>
          <w:rFonts w:ascii="游明朝" w:eastAsia="游明朝" w:hAnsi="游明朝" w:cs="游明朝"/>
          <w:sz w:val="22"/>
          <w:szCs w:val="22"/>
        </w:rPr>
      </w:pPr>
    </w:p>
    <w:p w14:paraId="44918CAD" w14:textId="77777777" w:rsidR="007109C2" w:rsidRPr="00563688" w:rsidRDefault="0041754F">
      <w:pPr>
        <w:rPr>
          <w:rFonts w:ascii="游明朝" w:eastAsia="游明朝" w:hAnsi="游明朝" w:cs="游明朝"/>
          <w:sz w:val="22"/>
          <w:szCs w:val="22"/>
        </w:rPr>
      </w:pPr>
      <w:r>
        <w:rPr>
          <w:rFonts w:ascii="游明朝" w:eastAsia="游明朝" w:hAnsi="游明朝" w:cs="游明朝"/>
          <w:sz w:val="22"/>
          <w:szCs w:val="22"/>
        </w:rPr>
        <w:t>-----------------------------------------------------------------------------------------------------------</w:t>
      </w:r>
    </w:p>
    <w:p w14:paraId="1ECEAD54" w14:textId="77777777" w:rsidR="007109C2" w:rsidRDefault="007109C2">
      <w:pPr>
        <w:rPr>
          <w:rFonts w:ascii="游明朝" w:eastAsia="游明朝" w:hAnsi="游明朝" w:cs="游明朝"/>
          <w:color w:val="222222"/>
          <w:sz w:val="22"/>
          <w:szCs w:val="22"/>
          <w:u w:color="222222"/>
          <w:shd w:val="clear" w:color="auto" w:fill="FFFFFF"/>
        </w:rPr>
      </w:pPr>
    </w:p>
    <w:p w14:paraId="79DC393E" w14:textId="480DC8A9"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A</w:t>
      </w:r>
      <w:r w:rsidRPr="001A2D82">
        <w:rPr>
          <w:rFonts w:asciiTheme="majorEastAsia" w:eastAsiaTheme="majorEastAsia" w:hAnsiTheme="majorEastAsia" w:cs="游明朝"/>
          <w:b/>
          <w:bCs/>
          <w:sz w:val="22"/>
          <w:szCs w:val="22"/>
          <w:lang w:val="ja-JP"/>
        </w:rPr>
        <w:t>から頂いたコメント】</w:t>
      </w:r>
    </w:p>
    <w:p w14:paraId="108CF58A" w14:textId="7730F645"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 xml:space="preserve">距離関数 </w:t>
      </w:r>
      <m:oMath>
        <m:r>
          <w:rPr>
            <w:rFonts w:ascii="Cambria Math" w:eastAsia="游明朝" w:hAnsi="Cambria Math" w:cs="游明朝"/>
            <w:color w:val="222222"/>
            <w:sz w:val="22"/>
            <w:szCs w:val="22"/>
            <w:u w:color="222222"/>
            <w:shd w:val="clear" w:color="auto" w:fill="FFFFFF"/>
            <w:lang w:val="ja-JP"/>
          </w:rPr>
          <m:t xml:space="preserve">d </m:t>
        </m:r>
      </m:oMath>
      <w:r>
        <w:rPr>
          <w:rFonts w:ascii="游明朝" w:eastAsia="游明朝" w:hAnsi="游明朝" w:cs="游明朝"/>
          <w:color w:val="222222"/>
          <w:sz w:val="22"/>
          <w:szCs w:val="22"/>
          <w:u w:color="222222"/>
          <w:shd w:val="clear" w:color="auto" w:fill="FFFFFF"/>
          <w:lang w:val="ja-JP"/>
        </w:rPr>
        <w:t>の選択が結果に与える影響について言及していただきたい．また，本研究の実験において具体的にどの距離関数を用いたのかを本文中に明記する必要があると思われる．</w:t>
      </w:r>
    </w:p>
    <w:p w14:paraId="0AB465E9"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45B646A7"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7CC1588B" w14:textId="4C8CB6E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ご指摘</w:t>
      </w:r>
      <w:r w:rsidR="00C602E6">
        <w:rPr>
          <w:rFonts w:ascii="游明朝" w:eastAsia="游明朝" w:hAnsi="游明朝" w:cs="游明朝" w:hint="eastAsia"/>
          <w:color w:val="222222"/>
          <w:sz w:val="22"/>
          <w:szCs w:val="22"/>
          <w:u w:color="222222"/>
          <w:shd w:val="clear" w:color="auto" w:fill="FFFFFF"/>
          <w:lang w:val="ja-JP"/>
        </w:rPr>
        <w:t>いただきまして</w:t>
      </w:r>
      <w:r>
        <w:rPr>
          <w:rFonts w:ascii="游明朝" w:eastAsia="游明朝" w:hAnsi="游明朝" w:cs="游明朝"/>
          <w:color w:val="222222"/>
          <w:sz w:val="22"/>
          <w:szCs w:val="22"/>
          <w:u w:color="222222"/>
          <w:shd w:val="clear" w:color="auto" w:fill="FFFFFF"/>
          <w:lang w:val="ja-JP"/>
        </w:rPr>
        <w:t>ありがとうございました．距離関数の定義を本文に記載して</w:t>
      </w:r>
      <w:r w:rsidR="00C602E6">
        <w:rPr>
          <w:rFonts w:ascii="游明朝" w:eastAsia="游明朝" w:hAnsi="游明朝" w:cs="游明朝" w:hint="eastAsia"/>
          <w:color w:val="222222"/>
          <w:sz w:val="22"/>
          <w:szCs w:val="22"/>
          <w:u w:color="222222"/>
          <w:shd w:val="clear" w:color="auto" w:fill="FFFFFF"/>
          <w:lang w:val="ja-JP"/>
        </w:rPr>
        <w:t>おらず，大変失礼いたしました</w:t>
      </w:r>
      <w:r>
        <w:rPr>
          <w:rFonts w:ascii="游明朝" w:eastAsia="游明朝" w:hAnsi="游明朝" w:cs="游明朝"/>
          <w:color w:val="222222"/>
          <w:sz w:val="22"/>
          <w:szCs w:val="22"/>
          <w:u w:color="222222"/>
          <w:shd w:val="clear" w:color="auto" w:fill="FFFFFF"/>
          <w:lang w:val="ja-JP"/>
        </w:rPr>
        <w:t>．</w:t>
      </w:r>
    </w:p>
    <w:p w14:paraId="206ED192" w14:textId="5C3CEFA7" w:rsidR="007109C2" w:rsidRDefault="00781A71">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hint="eastAsia"/>
          <w:color w:val="222222"/>
          <w:sz w:val="22"/>
          <w:szCs w:val="22"/>
          <w:u w:color="222222"/>
          <w:shd w:val="clear" w:color="auto" w:fill="FFFFFF"/>
          <w:lang w:val="ja-JP"/>
        </w:rPr>
        <w:t>まず，距離尺度に対するご質問ですが，</w:t>
      </w:r>
      <w:r w:rsidR="00C602E6">
        <w:rPr>
          <w:rFonts w:ascii="游明朝" w:eastAsia="游明朝" w:hAnsi="游明朝" w:cs="游明朝" w:hint="eastAsia"/>
          <w:color w:val="222222"/>
          <w:sz w:val="22"/>
          <w:szCs w:val="22"/>
          <w:u w:color="222222"/>
          <w:shd w:val="clear" w:color="auto" w:fill="FFFFFF"/>
          <w:lang w:val="ja-JP"/>
        </w:rPr>
        <w:t>本論文</w:t>
      </w:r>
      <w:r w:rsidR="00A23EDE">
        <w:rPr>
          <w:rFonts w:ascii="游明朝" w:eastAsia="游明朝" w:hAnsi="游明朝" w:cs="游明朝" w:hint="eastAsia"/>
          <w:color w:val="222222"/>
          <w:sz w:val="22"/>
          <w:szCs w:val="22"/>
          <w:u w:color="222222"/>
          <w:shd w:val="clear" w:color="auto" w:fill="FFFFFF"/>
          <w:lang w:val="ja-JP"/>
        </w:rPr>
        <w:t>で</w:t>
      </w:r>
      <w:r w:rsidR="0041754F">
        <w:rPr>
          <w:rFonts w:ascii="游明朝" w:eastAsia="游明朝" w:hAnsi="游明朝" w:cs="游明朝"/>
          <w:color w:val="222222"/>
          <w:sz w:val="22"/>
          <w:szCs w:val="22"/>
          <w:u w:color="222222"/>
          <w:shd w:val="clear" w:color="auto" w:fill="FFFFFF"/>
          <w:lang w:val="ja-JP"/>
        </w:rPr>
        <w:t>は，標準化後のローカルコンテキストと各ウィンドウとの</w:t>
      </w:r>
      <w:r w:rsidR="00A23EDE">
        <w:rPr>
          <w:rFonts w:ascii="游明朝" w:eastAsia="游明朝" w:hAnsi="游明朝" w:cs="游明朝" w:hint="eastAsia"/>
          <w:color w:val="222222"/>
          <w:sz w:val="22"/>
          <w:szCs w:val="22"/>
          <w:u w:color="222222"/>
          <w:shd w:val="clear" w:color="auto" w:fill="FFFFFF"/>
          <w:lang w:val="ja-JP"/>
        </w:rPr>
        <w:t>間の</w:t>
      </w:r>
      <w:r w:rsidR="0041754F">
        <w:rPr>
          <w:rFonts w:ascii="游明朝" w:eastAsia="游明朝" w:hAnsi="游明朝" w:cs="游明朝"/>
          <w:color w:val="222222"/>
          <w:sz w:val="22"/>
          <w:szCs w:val="22"/>
          <w:u w:color="222222"/>
          <w:shd w:val="clear" w:color="auto" w:fill="FFFFFF"/>
          <w:lang w:val="ja-JP"/>
        </w:rPr>
        <w:t>二乗ユークリッド距離</w:t>
      </w:r>
      <w:r w:rsidR="003677E8">
        <w:rPr>
          <w:rFonts w:ascii="游明朝" w:eastAsia="游明朝" w:hAnsi="游明朝" w:cs="游明朝" w:hint="eastAsia"/>
          <w:color w:val="222222"/>
          <w:sz w:val="22"/>
          <w:szCs w:val="22"/>
          <w:u w:color="222222"/>
          <w:shd w:val="clear" w:color="auto" w:fill="FFFFFF"/>
          <w:lang w:val="ja-JP"/>
        </w:rPr>
        <w:t>を</w:t>
      </w:r>
      <w:r w:rsidR="00A23EDE">
        <w:rPr>
          <w:rFonts w:ascii="游明朝" w:eastAsia="游明朝" w:hAnsi="游明朝" w:cs="游明朝" w:hint="eastAsia"/>
          <w:color w:val="222222"/>
          <w:sz w:val="22"/>
          <w:szCs w:val="22"/>
          <w:u w:color="222222"/>
          <w:shd w:val="clear" w:color="auto" w:fill="FFFFFF"/>
          <w:lang w:val="ja-JP"/>
        </w:rPr>
        <w:t>距離尺度として使用するものといたしました</w:t>
      </w:r>
      <w:r w:rsidR="0041754F">
        <w:rPr>
          <w:rFonts w:ascii="游明朝" w:eastAsia="游明朝" w:hAnsi="游明朝" w:cs="游明朝"/>
          <w:color w:val="222222"/>
          <w:sz w:val="22"/>
          <w:szCs w:val="22"/>
          <w:u w:color="222222"/>
          <w:shd w:val="clear" w:color="auto" w:fill="FFFFFF"/>
          <w:lang w:val="ja-JP"/>
        </w:rPr>
        <w:t>．具体的には，ローカルコンテキストとウィンドウ集合の各ウィンドウをそれぞれ平均0，標準偏差1</w:t>
      </w:r>
      <w:r w:rsidR="00A23EDE">
        <w:rPr>
          <w:rFonts w:ascii="游明朝" w:eastAsia="游明朝" w:hAnsi="游明朝" w:cs="游明朝" w:hint="eastAsia"/>
          <w:color w:val="222222"/>
          <w:sz w:val="22"/>
          <w:szCs w:val="22"/>
          <w:u w:color="222222"/>
          <w:shd w:val="clear" w:color="auto" w:fill="FFFFFF"/>
          <w:lang w:val="ja-JP"/>
        </w:rPr>
        <w:t>と正規化した</w:t>
      </w:r>
      <w:r w:rsidR="0041754F">
        <w:rPr>
          <w:rFonts w:ascii="游明朝" w:eastAsia="游明朝" w:hAnsi="游明朝" w:cs="游明朝"/>
          <w:color w:val="222222"/>
          <w:sz w:val="22"/>
          <w:szCs w:val="22"/>
          <w:u w:color="222222"/>
          <w:shd w:val="clear" w:color="auto" w:fill="FFFFFF"/>
          <w:lang w:val="ja-JP"/>
        </w:rPr>
        <w:t>上で，各時点の差を二乗して合計した値を</w:t>
      </w:r>
      <w:commentRangeStart w:id="3"/>
      <w:commentRangeStart w:id="4"/>
      <w:r w:rsidR="004B3B46">
        <w:rPr>
          <w:rFonts w:ascii="游明朝" w:eastAsia="游明朝" w:hAnsi="游明朝" w:cs="游明朝" w:hint="eastAsia"/>
          <w:color w:val="222222"/>
          <w:sz w:val="22"/>
          <w:szCs w:val="22"/>
          <w:u w:color="222222"/>
          <w:shd w:val="clear" w:color="auto" w:fill="FFFFFF"/>
          <w:lang w:val="ja-JP"/>
        </w:rPr>
        <w:t>使用しております</w:t>
      </w:r>
      <w:commentRangeEnd w:id="3"/>
      <w:r w:rsidR="00ED0F57">
        <w:rPr>
          <w:rStyle w:val="ac"/>
          <w:rFonts w:ascii="游明朝" w:eastAsia="游明朝" w:hAnsi="游明朝" w:cs="游明朝"/>
          <w:color w:val="222222"/>
          <w:sz w:val="22"/>
          <w:szCs w:val="22"/>
          <w:u w:color="222222"/>
          <w:shd w:val="clear" w:color="auto" w:fill="FFFFFF"/>
          <w:lang w:val="ja-JP"/>
        </w:rPr>
        <w:commentReference w:id="3"/>
      </w:r>
      <w:commentRangeEnd w:id="4"/>
      <w:r w:rsidR="00ED0F57">
        <w:rPr>
          <w:rStyle w:val="ac"/>
          <w:rFonts w:ascii="游明朝" w:eastAsia="游明朝" w:hAnsi="游明朝" w:cs="游明朝"/>
          <w:color w:val="222222"/>
          <w:sz w:val="22"/>
          <w:szCs w:val="22"/>
          <w:u w:color="222222"/>
          <w:shd w:val="clear" w:color="auto" w:fill="FFFFFF"/>
          <w:lang w:val="ja-JP"/>
        </w:rPr>
        <w:commentReference w:id="4"/>
      </w:r>
      <w:r w:rsidR="0041754F">
        <w:rPr>
          <w:rFonts w:ascii="游明朝" w:eastAsia="游明朝" w:hAnsi="游明朝" w:cs="游明朝"/>
          <w:color w:val="222222"/>
          <w:sz w:val="22"/>
          <w:szCs w:val="22"/>
          <w:u w:color="222222"/>
          <w:shd w:val="clear" w:color="auto" w:fill="FFFFFF"/>
          <w:lang w:val="ja-JP"/>
        </w:rPr>
        <w:t>．この距離が小さい上位</w:t>
      </w:r>
      <m:oMath>
        <m:r>
          <w:rPr>
            <w:rFonts w:ascii="Cambria Math" w:hAnsi="Cambria Math"/>
            <w:sz w:val="22"/>
            <w:szCs w:val="22"/>
          </w:rPr>
          <m:t>K</m:t>
        </m:r>
      </m:oMath>
      <w:r w:rsidR="0041754F">
        <w:rPr>
          <w:rFonts w:ascii="游明朝" w:eastAsia="游明朝" w:hAnsi="游明朝" w:cs="游明朝"/>
          <w:color w:val="222222"/>
          <w:sz w:val="22"/>
          <w:szCs w:val="22"/>
          <w:u w:color="222222"/>
          <w:shd w:val="clear" w:color="auto" w:fill="FFFFFF"/>
          <w:lang w:val="ja-JP"/>
        </w:rPr>
        <w:t>件を探す処理には，近傍検索のライブラリであるFaissを用いております．</w:t>
      </w:r>
    </w:p>
    <w:p w14:paraId="566A984B" w14:textId="32AC1BAF" w:rsidR="007109C2" w:rsidRDefault="006C6CEE">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hint="eastAsia"/>
          <w:color w:val="222222"/>
          <w:sz w:val="22"/>
          <w:szCs w:val="22"/>
          <w:u w:color="222222"/>
          <w:shd w:val="clear" w:color="auto" w:fill="FFFFFF"/>
          <w:lang w:val="ja-JP"/>
        </w:rPr>
        <w:t>また，距離関数の選択が結果に与える影響についてですが，</w:t>
      </w:r>
      <w:r w:rsidR="0041754F">
        <w:rPr>
          <w:rFonts w:ascii="游明朝" w:eastAsia="游明朝" w:hAnsi="游明朝" w:cs="游明朝" w:hint="eastAsia"/>
          <w:color w:val="222222"/>
          <w:sz w:val="22"/>
          <w:szCs w:val="22"/>
          <w:u w:color="222222"/>
          <w:shd w:val="clear" w:color="auto" w:fill="FFFFFF"/>
          <w:lang w:val="ja-JP"/>
        </w:rPr>
        <w:t>距</w:t>
      </w:r>
      <w:r w:rsidR="0041754F">
        <w:rPr>
          <w:rFonts w:ascii="游明朝" w:eastAsia="游明朝" w:hAnsi="游明朝" w:cs="游明朝"/>
          <w:color w:val="222222"/>
          <w:sz w:val="22"/>
          <w:szCs w:val="22"/>
          <w:u w:color="222222"/>
          <w:shd w:val="clear" w:color="auto" w:fill="FFFFFF"/>
          <w:lang w:val="ja-JP"/>
        </w:rPr>
        <w:t>離の選択は取得される参照ウィンドウそのものを変えるため，予測結果に影響し得ます．本研究の距離は標準化後の系列に対するものであり，需要の水準や振幅の違いを無視して変動の形状だけで参照を選びます．そのため，需要規模の近さを重視する場合には標準化を行わない距離が，時間軸のずれを許容して形状を照合する場合には動的時間伸縮法が適する可能性がございます．</w:t>
      </w:r>
      <w:commentRangeStart w:id="5"/>
      <w:r w:rsidR="0041754F">
        <w:rPr>
          <w:rFonts w:ascii="游明朝" w:eastAsia="游明朝" w:hAnsi="游明朝" w:cs="游明朝"/>
          <w:color w:val="222222"/>
          <w:sz w:val="22"/>
          <w:szCs w:val="22"/>
          <w:u w:color="222222"/>
          <w:shd w:val="clear" w:color="auto" w:fill="FFFFFF"/>
          <w:lang w:val="ja-JP"/>
        </w:rPr>
        <w:t>一方で本研究では距離を固定しており</w:t>
      </w:r>
      <w:commentRangeEnd w:id="5"/>
      <w:r w:rsidR="00ED0F57">
        <w:rPr>
          <w:rStyle w:val="ac"/>
          <w:rFonts w:ascii="游明朝" w:eastAsia="游明朝" w:hAnsi="游明朝" w:cs="游明朝"/>
          <w:color w:val="222222"/>
          <w:sz w:val="22"/>
          <w:szCs w:val="22"/>
          <w:u w:color="222222"/>
          <w:shd w:val="clear" w:color="auto" w:fill="FFFFFF"/>
          <w:lang w:val="ja-JP"/>
        </w:rPr>
        <w:commentReference w:id="5"/>
      </w:r>
      <w:r w:rsidR="0041754F">
        <w:rPr>
          <w:rFonts w:ascii="游明朝" w:eastAsia="游明朝" w:hAnsi="游明朝" w:cs="游明朝"/>
          <w:color w:val="222222"/>
          <w:sz w:val="22"/>
          <w:szCs w:val="22"/>
          <w:u w:color="222222"/>
          <w:shd w:val="clear" w:color="auto" w:fill="FFFFFF"/>
          <w:lang w:val="ja-JP"/>
        </w:rPr>
        <w:t>，複数の尺度を比較した検証には至っておりません．</w:t>
      </w:r>
    </w:p>
    <w:p w14:paraId="52614F4F"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ただし，参照を関連度に応じて重み付けして統合する枠組みでは，類似尺度をコサイン類似度・ユークリッド距離・相関係数と変えても7つのデータセットの平均MSEが0.191〜0.194とほとんど変化しないことが報告されております（S. Lee et al., "Cross-RAG: Zero-Shot Retrieval-Augmented Time Series Forecasting via Cross-Attention," arXiv:2603.14709, 2026）．本研究のゲート機構も同様に関連度で参照を重み付けするため，距離の選択による影響は限定的と考えており，比較は今後の課題といたします．</w:t>
      </w:r>
    </w:p>
    <w:p w14:paraId="7A2C7046"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以上を，2.2 関連研究，3. 従来手法，5.3 実験設定に追記いたしました．</w:t>
      </w:r>
    </w:p>
    <w:p w14:paraId="15DC20D2"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43A3DD8B" w14:textId="77777777" w:rsidR="007109C2" w:rsidRDefault="0041754F">
      <w:pPr>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w:t>
      </w:r>
      <w:commentRangeStart w:id="6"/>
      <w:r>
        <w:rPr>
          <w:rFonts w:ascii="游明朝" w:eastAsia="游明朝" w:hAnsi="游明朝" w:cs="游明朝"/>
          <w:b/>
          <w:bCs/>
          <w:color w:val="000000" w:themeColor="text1"/>
          <w:sz w:val="22"/>
          <w:szCs w:val="22"/>
          <w:u w:val="single"/>
          <w:shd w:val="clear" w:color="auto" w:fill="FFFFFF"/>
          <w:lang w:val="ja-JP"/>
        </w:rPr>
        <w:t>新原稿 p.2 左カラム，2.2 関連研究（記載の追加）：</w:t>
      </w:r>
      <w:commentRangeEnd w:id="6"/>
      <w:r w:rsidR="00ED0F57">
        <w:rPr>
          <w:rStyle w:val="ac"/>
          <w:rFonts w:ascii="游明朝" w:eastAsia="游明朝" w:hAnsi="游明朝" w:cs="游明朝"/>
          <w:b/>
          <w:bCs/>
          <w:color w:val="000000" w:themeColor="text1"/>
          <w:sz w:val="22"/>
          <w:szCs w:val="22"/>
          <w:u w:val="single"/>
          <w:shd w:val="clear" w:color="auto" w:fill="FFFFFF"/>
          <w:lang w:val="ja-JP"/>
        </w:rPr>
        <w:commentReference w:id="6"/>
      </w:r>
    </w:p>
    <w:p w14:paraId="59B0DB04"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また，Cross-RAG [12] は，検索された参照ウィンドウの有用性が一様ではない点に着目し，</w:t>
      </w:r>
      <w:r>
        <w:rPr>
          <w:rFonts w:ascii="游明朝" w:eastAsia="游明朝" w:hAnsi="游明朝" w:cs="游明朝"/>
          <w:color w:val="000000" w:themeColor="text1"/>
          <w:sz w:val="22"/>
          <w:szCs w:val="22"/>
          <w:u w:color="222222"/>
          <w:shd w:val="clear" w:color="auto" w:fill="FFFFFF"/>
          <w:lang w:val="ja-JP"/>
        </w:rPr>
        <w:lastRenderedPageBreak/>
        <w:t>予測対象との関連度に応じて参照をクロスアテンションで重み付けする枠組みを提案している．</w:t>
      </w:r>
    </w:p>
    <w:p w14:paraId="5AF5C6B1"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38E3E7A4" w14:textId="77777777" w:rsidR="007109C2" w:rsidRDefault="0041754F">
      <w:pPr>
        <w:rPr>
          <w:rFonts w:ascii="游明朝" w:eastAsia="游明朝" w:hAnsi="游明朝" w:cs="游明朝"/>
          <w:b/>
          <w:bCs/>
          <w:color w:val="000000" w:themeColor="text1"/>
          <w:sz w:val="22"/>
          <w:szCs w:val="22"/>
          <w:u w:val="single"/>
          <w:shd w:val="clear" w:color="auto" w:fill="FFFFFF"/>
          <w:lang w:val="ja-JP"/>
        </w:rPr>
      </w:pPr>
      <w:r w:rsidRPr="001A2D82">
        <w:rPr>
          <w:rFonts w:ascii="游明朝" w:eastAsia="游明朝" w:hAnsi="游明朝" w:cs="游明朝"/>
          <w:b/>
          <w:bCs/>
          <w:color w:val="000000" w:themeColor="text1"/>
          <w:sz w:val="22"/>
          <w:szCs w:val="22"/>
          <w:u w:val="single"/>
          <w:shd w:val="clear" w:color="auto" w:fill="FFFFFF"/>
          <w:lang w:val="ja-JP"/>
        </w:rPr>
        <w:t xml:space="preserve">　新原稿 p.2 右カラム，3. 従来手法（記載の追加）：</w:t>
      </w:r>
    </w:p>
    <w:p w14:paraId="4EA684BE"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なお本研究では，距離</w:t>
      </w:r>
      <m:oMath>
        <m:r>
          <w:rPr>
            <w:rFonts w:ascii="Cambria Math" w:hAnsi="Cambria Math"/>
            <w:sz w:val="22"/>
            <w:szCs w:val="22"/>
          </w:rPr>
          <m:t>d</m:t>
        </m:r>
      </m:oMath>
      <w:r>
        <w:rPr>
          <w:rFonts w:ascii="游明朝" w:eastAsia="游明朝" w:hAnsi="游明朝" w:cs="游明朝"/>
          <w:color w:val="000000" w:themeColor="text1"/>
          <w:sz w:val="22"/>
          <w:szCs w:val="22"/>
          <w:u w:color="222222"/>
          <w:shd w:val="clear" w:color="auto" w:fill="FFFFFF"/>
          <w:lang w:val="ja-JP"/>
        </w:rPr>
        <w:t>として，標準化後のウィンドウ間の二乗ユークリッド距離</w:t>
      </w:r>
    </w:p>
    <w:p w14:paraId="1AF154C1" w14:textId="77777777" w:rsidR="007109C2" w:rsidRDefault="0041754F">
      <w:pPr>
        <w:ind w:leftChars="202" w:left="424"/>
        <w:jc w:val="center"/>
        <w:rPr>
          <w:rFonts w:ascii="游明朝" w:eastAsia="游明朝" w:hAnsi="游明朝" w:cs="游明朝"/>
          <w:color w:val="000000" w:themeColor="text1"/>
          <w:sz w:val="22"/>
          <w:szCs w:val="22"/>
          <w:u w:color="222222"/>
          <w:shd w:val="clear" w:color="auto" w:fill="FFFFFF"/>
          <w:lang w:val="ja-JP"/>
        </w:rPr>
      </w:pPr>
      <m:oMath>
        <m:r>
          <w:rPr>
            <w:rFonts w:ascii="Cambria Math" w:hAnsi="Cambria Math"/>
            <w:sz w:val="22"/>
            <w:szCs w:val="22"/>
          </w:rPr>
          <m:t>d</m:t>
        </m:r>
        <m:d>
          <m:dPr>
            <m:ctrlPr>
              <w:rPr>
                <w:rFonts w:ascii="Cambria Math" w:hAnsi="Cambria Math"/>
                <w:sz w:val="22"/>
                <w:szCs w:val="22"/>
              </w:rPr>
            </m:ctrlPr>
          </m:dPr>
          <m:e>
            <m:acc>
              <m:accPr>
                <m:chr m:val="̃"/>
                <m:ctrlPr>
                  <w:rPr>
                    <w:rFonts w:ascii="Cambria Math" w:hAnsi="Cambria Math"/>
                    <w:sz w:val="22"/>
                    <w:szCs w:val="22"/>
                  </w:rPr>
                </m:ctrlPr>
              </m:accPr>
              <m:e>
                <m:r>
                  <m:rPr>
                    <m:sty m:val="bi"/>
                  </m:rPr>
                  <w:rPr>
                    <w:rFonts w:ascii="Cambria Math" w:hAnsi="Cambria Math"/>
                    <w:sz w:val="22"/>
                    <w:szCs w:val="22"/>
                  </w:rPr>
                  <m:t>x</m:t>
                </m:r>
              </m:e>
            </m:acc>
            <m:r>
              <w:rPr>
                <w:rFonts w:ascii="Cambria Math" w:hAnsi="Cambria Math"/>
                <w:sz w:val="22"/>
                <w:szCs w:val="22"/>
              </w:rPr>
              <m:t>,</m:t>
            </m:r>
            <m:sSub>
              <m:sSubPr>
                <m:ctrlPr>
                  <w:rPr>
                    <w:rFonts w:ascii="Cambria Math" w:hAnsi="Cambria Math"/>
                    <w:sz w:val="22"/>
                    <w:szCs w:val="22"/>
                  </w:rPr>
                </m:ctrlPr>
              </m:sSubPr>
              <m:e>
                <m:acc>
                  <m:accPr>
                    <m:chr m:val="̃"/>
                    <m:ctrlPr>
                      <w:rPr>
                        <w:rFonts w:ascii="Cambria Math" w:hAnsi="Cambria Math"/>
                        <w:sz w:val="22"/>
                        <w:szCs w:val="22"/>
                      </w:rPr>
                    </m:ctrlPr>
                  </m:accPr>
                  <m:e>
                    <m:r>
                      <m:rPr>
                        <m:sty m:val="bi"/>
                      </m:rPr>
                      <w:rPr>
                        <w:rFonts w:ascii="Cambria Math" w:hAnsi="Cambria Math"/>
                        <w:sz w:val="22"/>
                        <w:szCs w:val="22"/>
                      </w:rPr>
                      <m:t>w</m:t>
                    </m:r>
                  </m:e>
                </m:acc>
              </m:e>
              <m:sub>
                <m:r>
                  <w:rPr>
                    <w:rFonts w:ascii="Cambria Math" w:hAnsi="Cambria Math"/>
                    <w:sz w:val="22"/>
                    <w:szCs w:val="22"/>
                  </w:rPr>
                  <m:t>i</m:t>
                </m:r>
              </m:sub>
            </m:sSub>
          </m:e>
        </m:d>
        <m:r>
          <w:rPr>
            <w:rFonts w:ascii="Cambria Math" w:hAnsi="Cambria Math"/>
            <w:sz w:val="22"/>
            <w:szCs w:val="22"/>
          </w:rPr>
          <m:t>=</m:t>
        </m:r>
        <m:nary>
          <m:naryPr>
            <m:chr m:val="∑"/>
            <m:limLoc m:val="undOvr"/>
            <m:ctrlPr>
              <w:rPr>
                <w:rFonts w:ascii="Cambria Math" w:hAnsi="Cambria Math"/>
                <w:sz w:val="22"/>
                <w:szCs w:val="22"/>
              </w:rPr>
            </m:ctrlPr>
          </m:naryPr>
          <m:sub>
            <m:r>
              <w:rPr>
                <w:rFonts w:ascii="Cambria Math" w:hAnsi="Cambria Math"/>
                <w:sz w:val="22"/>
                <w:szCs w:val="22"/>
              </w:rPr>
              <m:t>t=1</m:t>
            </m:r>
          </m:sub>
          <m:sup>
            <m:r>
              <w:rPr>
                <w:rFonts w:ascii="Cambria Math" w:hAnsi="Cambria Math"/>
                <w:sz w:val="22"/>
                <w:szCs w:val="22"/>
              </w:rPr>
              <m:t>L</m:t>
            </m:r>
          </m:sup>
          <m:e>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x</m:t>
                            </m:r>
                          </m:e>
                        </m:acc>
                      </m:e>
                      <m:sub>
                        <m:r>
                          <w:rPr>
                            <w:rFonts w:ascii="Cambria Math" w:hAnsi="Cambria Math"/>
                            <w:sz w:val="22"/>
                            <w:szCs w:val="22"/>
                          </w:rPr>
                          <m:t>t</m:t>
                        </m:r>
                      </m:sub>
                    </m:sSub>
                    <m:r>
                      <w:rPr>
                        <w:rFonts w:ascii="Cambria Math" w:hAnsi="Cambria Math"/>
                        <w:sz w:val="22"/>
                        <w:szCs w:val="22"/>
                      </w:rPr>
                      <m:t>-</m:t>
                    </m:r>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w</m:t>
                            </m:r>
                          </m:e>
                        </m:acc>
                      </m:e>
                      <m:sub>
                        <m:r>
                          <w:rPr>
                            <w:rFonts w:ascii="Cambria Math" w:hAnsi="Cambria Math"/>
                            <w:sz w:val="22"/>
                            <w:szCs w:val="22"/>
                          </w:rPr>
                          <m:t>i,t</m:t>
                        </m:r>
                      </m:sub>
                    </m:sSub>
                  </m:e>
                </m:d>
              </m:e>
              <m:sup>
                <m:r>
                  <w:rPr>
                    <w:rFonts w:ascii="Cambria Math" w:hAnsi="Cambria Math"/>
                    <w:sz w:val="22"/>
                    <w:szCs w:val="22"/>
                  </w:rPr>
                  <m:t>2</m:t>
                </m:r>
              </m:sup>
            </m:sSup>
          </m:e>
        </m:nary>
      </m:oMath>
      <w:r>
        <w:rPr>
          <w:rFonts w:ascii="游明朝" w:eastAsia="游明朝" w:hAnsi="游明朝" w:cs="游明朝"/>
          <w:color w:val="000000" w:themeColor="text1"/>
          <w:sz w:val="22"/>
          <w:szCs w:val="22"/>
          <w:u w:color="222222"/>
          <w:shd w:val="clear" w:color="auto" w:fill="FFFFFF"/>
          <w:lang w:val="ja-JP"/>
        </w:rPr>
        <w:t xml:space="preserve">　　(2)</w:t>
      </w:r>
    </w:p>
    <w:p w14:paraId="38204B1A"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を用いる．ここで</w:t>
      </w:r>
      <m:oMath>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x</m:t>
                </m:r>
              </m:e>
            </m:acc>
          </m:e>
          <m:sub>
            <m:r>
              <w:rPr>
                <w:rFonts w:ascii="Cambria Math" w:hAnsi="Cambria Math"/>
                <w:sz w:val="22"/>
                <w:szCs w:val="22"/>
              </w:rPr>
              <m:t>t</m:t>
            </m:r>
          </m:sub>
        </m:sSub>
      </m:oMath>
      <w:r>
        <w:rPr>
          <w:rFonts w:ascii="游明朝" w:eastAsia="游明朝" w:hAnsi="游明朝" w:cs="游明朝"/>
          <w:color w:val="000000" w:themeColor="text1"/>
          <w:sz w:val="22"/>
          <w:szCs w:val="22"/>
          <w:u w:color="222222"/>
          <w:shd w:val="clear" w:color="auto" w:fill="FFFFFF"/>
          <w:lang w:val="ja-JP"/>
        </w:rPr>
        <w:t>と</w:t>
      </w:r>
      <m:oMath>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w</m:t>
                </m:r>
              </m:e>
            </m:acc>
          </m:e>
          <m:sub>
            <m:r>
              <w:rPr>
                <w:rFonts w:ascii="Cambria Math" w:hAnsi="Cambria Math"/>
                <w:sz w:val="22"/>
                <w:szCs w:val="22"/>
              </w:rPr>
              <m:t>i,t</m:t>
            </m:r>
          </m:sub>
        </m:sSub>
      </m:oMath>
      <w:r>
        <w:rPr>
          <w:rFonts w:ascii="游明朝" w:eastAsia="游明朝" w:hAnsi="游明朝" w:cs="游明朝"/>
          <w:color w:val="000000" w:themeColor="text1"/>
          <w:sz w:val="22"/>
          <w:szCs w:val="22"/>
          <w:u w:color="222222"/>
          <w:shd w:val="clear" w:color="auto" w:fill="FFFFFF"/>
          <w:lang w:val="ja-JP"/>
        </w:rPr>
        <w:t>は，それぞれ</w:t>
      </w:r>
      <m:oMath>
        <m:acc>
          <m:accPr>
            <m:chr m:val="̃"/>
            <m:ctrlPr>
              <w:rPr>
                <w:rFonts w:ascii="Cambria Math" w:hAnsi="Cambria Math"/>
                <w:sz w:val="22"/>
                <w:szCs w:val="22"/>
              </w:rPr>
            </m:ctrlPr>
          </m:accPr>
          <m:e>
            <m:r>
              <m:rPr>
                <m:sty m:val="bi"/>
              </m:rPr>
              <w:rPr>
                <w:rFonts w:ascii="Cambria Math" w:hAnsi="Cambria Math"/>
                <w:sz w:val="22"/>
                <w:szCs w:val="22"/>
              </w:rPr>
              <m:t>x</m:t>
            </m:r>
          </m:e>
        </m:acc>
      </m:oMath>
      <w:r>
        <w:rPr>
          <w:rFonts w:ascii="游明朝" w:eastAsia="游明朝" w:hAnsi="游明朝" w:cs="游明朝"/>
          <w:color w:val="000000" w:themeColor="text1"/>
          <w:sz w:val="22"/>
          <w:szCs w:val="22"/>
          <w:u w:color="222222"/>
          <w:shd w:val="clear" w:color="auto" w:fill="FFFFFF"/>
          <w:lang w:val="ja-JP"/>
        </w:rPr>
        <w:t>と</w:t>
      </w:r>
      <m:oMath>
        <m:sSub>
          <m:sSubPr>
            <m:ctrlPr>
              <w:rPr>
                <w:rFonts w:ascii="Cambria Math" w:hAnsi="Cambria Math"/>
                <w:sz w:val="22"/>
                <w:szCs w:val="22"/>
              </w:rPr>
            </m:ctrlPr>
          </m:sSubPr>
          <m:e>
            <m:acc>
              <m:accPr>
                <m:chr m:val="̃"/>
                <m:ctrlPr>
                  <w:rPr>
                    <w:rFonts w:ascii="Cambria Math" w:hAnsi="Cambria Math"/>
                    <w:sz w:val="22"/>
                    <w:szCs w:val="22"/>
                  </w:rPr>
                </m:ctrlPr>
              </m:accPr>
              <m:e>
                <m:r>
                  <m:rPr>
                    <m:sty m:val="bi"/>
                  </m:rPr>
                  <w:rPr>
                    <w:rFonts w:ascii="Cambria Math" w:hAnsi="Cambria Math"/>
                    <w:sz w:val="22"/>
                    <w:szCs w:val="22"/>
                  </w:rPr>
                  <m:t>w</m:t>
                </m:r>
              </m:e>
            </m:acc>
          </m:e>
          <m:sub>
            <m:r>
              <w:rPr>
                <w:rFonts w:ascii="Cambria Math" w:hAnsi="Cambria Math"/>
                <w:sz w:val="22"/>
                <w:szCs w:val="22"/>
              </w:rPr>
              <m:t>i</m:t>
            </m:r>
          </m:sub>
        </m:sSub>
      </m:oMath>
      <w:r>
        <w:rPr>
          <w:rFonts w:ascii="游明朝" w:eastAsia="游明朝" w:hAnsi="游明朝" w:cs="游明朝"/>
          <w:color w:val="000000" w:themeColor="text1"/>
          <w:sz w:val="22"/>
          <w:szCs w:val="22"/>
          <w:u w:color="222222"/>
          <w:shd w:val="clear" w:color="auto" w:fill="FFFFFF"/>
          <w:lang w:val="ja-JP"/>
        </w:rPr>
        <w:t>の第</w:t>
      </w:r>
      <m:oMath>
        <m:r>
          <w:rPr>
            <w:rFonts w:ascii="Cambria Math" w:hAnsi="Cambria Math"/>
            <w:sz w:val="22"/>
            <w:szCs w:val="22"/>
          </w:rPr>
          <m:t>t</m:t>
        </m:r>
      </m:oMath>
      <w:r>
        <w:rPr>
          <w:rFonts w:ascii="游明朝" w:eastAsia="游明朝" w:hAnsi="游明朝" w:cs="游明朝"/>
          <w:color w:val="000000" w:themeColor="text1"/>
          <w:sz w:val="22"/>
          <w:szCs w:val="22"/>
          <w:u w:color="222222"/>
          <w:shd w:val="clear" w:color="auto" w:fill="FFFFFF"/>
          <w:lang w:val="ja-JP"/>
        </w:rPr>
        <w:t>要素を表す．この距離は標準化後の系列に対して定義されるため，系列の水準や振幅の違いを除いた変動の形状の類似度を測ることになる．</w:t>
      </w:r>
    </w:p>
    <w:p w14:paraId="42DC410E"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距離</w:t>
      </w:r>
      <m:oMath>
        <m:r>
          <w:rPr>
            <w:rFonts w:ascii="Cambria Math" w:hAnsi="Cambria Math"/>
            <w:sz w:val="22"/>
            <w:szCs w:val="22"/>
          </w:rPr>
          <m:t>d</m:t>
        </m:r>
      </m:oMath>
      <w:r>
        <w:rPr>
          <w:rFonts w:ascii="游明朝" w:eastAsia="游明朝" w:hAnsi="游明朝" w:cs="游明朝"/>
          <w:color w:val="000000" w:themeColor="text1"/>
          <w:sz w:val="22"/>
          <w:szCs w:val="22"/>
          <w:u w:color="222222"/>
          <w:shd w:val="clear" w:color="auto" w:fill="FFFFFF"/>
          <w:lang w:val="ja-JP"/>
        </w:rPr>
        <w:t>の選択は，取得される参照ウィンドウそのものを変えるため，予測結果に影響し得る．たとえば標準化を行わない距離を用いれば系列の水準や振幅の近さが反映され，動的時間伸縮法を用いれば時間軸のずれを許容した照合が行われるため，いずれも式(2)とは異なる参照ウィンドウが取得される．一方で，参照を関連度に応じて重み付けして統合する枠組みでは，類似尺度を変えても予測精度がほとんど変化しないことが報告されている[12]．提案手法のゲート機構も参照の関連度に応じた重み付けを行い，予測対象との関連が薄い参照の寄与を抑制する．したがって，距離</w:t>
      </w:r>
      <m:oMath>
        <m:r>
          <w:rPr>
            <w:rFonts w:ascii="Cambria Math" w:hAnsi="Cambria Math"/>
            <w:sz w:val="22"/>
            <w:szCs w:val="22"/>
          </w:rPr>
          <m:t>d</m:t>
        </m:r>
      </m:oMath>
      <w:r>
        <w:rPr>
          <w:rFonts w:ascii="游明朝" w:eastAsia="游明朝" w:hAnsi="游明朝" w:cs="游明朝"/>
          <w:color w:val="000000" w:themeColor="text1"/>
          <w:sz w:val="22"/>
          <w:szCs w:val="22"/>
          <w:u w:color="222222"/>
          <w:shd w:val="clear" w:color="auto" w:fill="FFFFFF"/>
          <w:lang w:val="ja-JP"/>
        </w:rPr>
        <w:t>の選択により取得される参照ウィンドウが変化しても，予測結果への影響は限定的であると考えられる．</w:t>
      </w:r>
      <w:commentRangeStart w:id="7"/>
      <w:commentRangeStart w:id="8"/>
      <w:r>
        <w:rPr>
          <w:rFonts w:ascii="游明朝" w:eastAsia="游明朝" w:hAnsi="游明朝" w:cs="游明朝"/>
          <w:color w:val="000000" w:themeColor="text1"/>
          <w:sz w:val="22"/>
          <w:szCs w:val="22"/>
          <w:u w:color="222222"/>
          <w:shd w:val="clear" w:color="auto" w:fill="FFFFFF"/>
          <w:lang w:val="ja-JP"/>
        </w:rPr>
        <w:t>ただし本研究では距離を式(2)に固定しており，複数の尺度を比較した検証は今後の課題である．</w:t>
      </w:r>
      <w:commentRangeEnd w:id="7"/>
      <w:r w:rsidR="00ED0F57">
        <w:rPr>
          <w:rStyle w:val="ac"/>
          <w:rFonts w:ascii="游明朝" w:eastAsia="游明朝" w:hAnsi="游明朝" w:cs="游明朝"/>
          <w:color w:val="000000" w:themeColor="text1"/>
          <w:sz w:val="22"/>
          <w:szCs w:val="22"/>
          <w:u w:color="222222"/>
          <w:shd w:val="clear" w:color="auto" w:fill="FFFFFF"/>
          <w:lang w:val="ja-JP"/>
        </w:rPr>
        <w:commentReference w:id="7"/>
      </w:r>
      <w:commentRangeEnd w:id="8"/>
      <w:r w:rsidR="007619B6">
        <w:rPr>
          <w:rStyle w:val="ac"/>
          <w:rFonts w:ascii="游明朝" w:eastAsia="游明朝" w:hAnsi="游明朝" w:cs="游明朝"/>
          <w:color w:val="000000" w:themeColor="text1"/>
          <w:sz w:val="22"/>
          <w:szCs w:val="22"/>
          <w:u w:color="222222"/>
          <w:shd w:val="clear" w:color="auto" w:fill="FFFFFF"/>
          <w:lang w:val="ja-JP"/>
        </w:rPr>
        <w:commentReference w:id="8"/>
      </w:r>
    </w:p>
    <w:p w14:paraId="47AD1D17"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5741E1DB" w14:textId="77777777" w:rsidR="007109C2" w:rsidRDefault="0041754F">
      <w:pPr>
        <w:rPr>
          <w:rFonts w:ascii="游明朝" w:eastAsia="游明朝" w:hAnsi="游明朝" w:cs="游明朝"/>
          <w:b/>
          <w:bCs/>
          <w:color w:val="000000" w:themeColor="text1"/>
          <w:sz w:val="22"/>
          <w:szCs w:val="22"/>
          <w:u w:val="single"/>
          <w:shd w:val="clear" w:color="auto" w:fill="FFFFFF"/>
          <w:lang w:val="ja-JP"/>
        </w:rPr>
      </w:pPr>
      <w:r w:rsidRPr="001A2D82">
        <w:rPr>
          <w:rFonts w:ascii="游明朝" w:eastAsia="游明朝" w:hAnsi="游明朝" w:cs="游明朝"/>
          <w:b/>
          <w:bCs/>
          <w:color w:val="000000" w:themeColor="text1"/>
          <w:sz w:val="22"/>
          <w:szCs w:val="22"/>
          <w:u w:val="single"/>
          <w:shd w:val="clear" w:color="auto" w:fill="FFFFFF"/>
          <w:lang w:val="ja-JP"/>
        </w:rPr>
        <w:t xml:space="preserve">　新原稿 p.6 左カラム，5.3 実験設定（記載の追加）：</w:t>
      </w:r>
    </w:p>
    <w:p w14:paraId="15827AFC"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sidRPr="009D37BA">
        <w:rPr>
          <w:rFonts w:ascii="游明朝" w:eastAsia="游明朝" w:hAnsi="游明朝" w:cs="游明朝"/>
          <w:color w:val="000000" w:themeColor="text1"/>
          <w:sz w:val="22"/>
          <w:szCs w:val="22"/>
          <w:u w:color="222222"/>
          <w:shd w:val="clear" w:color="auto" w:fill="FFFFFF"/>
          <w:lang w:val="ja-JP"/>
        </w:rPr>
        <w:t>このときの類似度は，式(2)に示した標準化後のウィンドウ間の二乗ユークリッド距離により測るものとし，近傍検索の実装にはFaiss[13]を用いた．</w:t>
      </w:r>
    </w:p>
    <w:p w14:paraId="49B4C2A7" w14:textId="77777777" w:rsidR="007109C2" w:rsidRDefault="007109C2">
      <w:pPr>
        <w:rPr>
          <w:rFonts w:ascii="游明朝" w:eastAsia="游明朝" w:hAnsi="游明朝" w:cs="游明朝"/>
          <w:color w:val="222222"/>
          <w:sz w:val="22"/>
          <w:szCs w:val="22"/>
          <w:u w:color="222222"/>
          <w:shd w:val="clear" w:color="auto" w:fill="FFFFFF"/>
          <w:lang w:val="ja-JP"/>
        </w:rPr>
      </w:pPr>
    </w:p>
    <w:p w14:paraId="369C67D8" w14:textId="77777777" w:rsidR="007109C2" w:rsidRDefault="007109C2">
      <w:pPr>
        <w:rPr>
          <w:rFonts w:ascii="游明朝" w:eastAsia="游明朝" w:hAnsi="游明朝" w:cs="游明朝"/>
          <w:color w:val="222222"/>
          <w:sz w:val="22"/>
          <w:szCs w:val="22"/>
          <w:u w:color="222222"/>
          <w:shd w:val="clear" w:color="auto" w:fill="FFFFFF"/>
        </w:rPr>
      </w:pPr>
    </w:p>
    <w:p w14:paraId="2948A7E1" w14:textId="77777777"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#A</w:t>
      </w:r>
      <w:r w:rsidRPr="001A2D82">
        <w:rPr>
          <w:rFonts w:asciiTheme="majorEastAsia" w:eastAsiaTheme="majorEastAsia" w:hAnsiTheme="majorEastAsia" w:cs="游明朝"/>
          <w:b/>
          <w:bCs/>
          <w:sz w:val="22"/>
          <w:szCs w:val="22"/>
          <w:lang w:val="ja-JP"/>
        </w:rPr>
        <w:t>から頂いたコメント】</w:t>
      </w:r>
    </w:p>
    <w:p w14:paraId="635D377B"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Top-K における K の設定方法について，結果に対する感度を検討する必要があると考える．例えば，K を変化させた感度分析や追加実験を行うことで，提案手法の頑健性を示すことができるのではないか．</w:t>
      </w:r>
    </w:p>
    <w:p w14:paraId="0A26543C"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7B7A4082" w14:textId="77777777" w:rsidR="007109C2" w:rsidRDefault="0041754F">
      <w:pPr>
        <w:rPr>
          <w:rFonts w:asciiTheme="majorEastAsia" w:eastAsiaTheme="majorEastAsia" w:hAnsiTheme="majorEastAsia" w:cs="游明朝"/>
          <w:b/>
          <w:bCs/>
          <w:sz w:val="22"/>
          <w:szCs w:val="22"/>
          <w:lang w:val="ja-JP"/>
        </w:rPr>
      </w:pPr>
      <w:commentRangeStart w:id="9"/>
      <w:commentRangeStart w:id="10"/>
      <w:r w:rsidRPr="001A2D82">
        <w:rPr>
          <w:rFonts w:asciiTheme="majorEastAsia" w:eastAsiaTheme="majorEastAsia" w:hAnsiTheme="majorEastAsia" w:cs="游明朝"/>
          <w:b/>
          <w:bCs/>
          <w:sz w:val="22"/>
          <w:szCs w:val="22"/>
          <w:lang w:val="ja-JP"/>
        </w:rPr>
        <w:t>【著者の回答】</w:t>
      </w:r>
      <w:commentRangeEnd w:id="9"/>
      <w:r w:rsidR="004072DD">
        <w:rPr>
          <w:rStyle w:val="ac"/>
          <w:rFonts w:asciiTheme="majorEastAsia" w:eastAsiaTheme="majorEastAsia" w:hAnsiTheme="majorEastAsia" w:cs="游明朝"/>
          <w:b/>
          <w:bCs/>
          <w:sz w:val="22"/>
          <w:szCs w:val="22"/>
          <w:lang w:val="ja-JP"/>
        </w:rPr>
        <w:commentReference w:id="9"/>
      </w:r>
      <w:commentRangeEnd w:id="10"/>
      <w:r w:rsidR="00A91F0D">
        <w:rPr>
          <w:rStyle w:val="ac"/>
          <w:rFonts w:asciiTheme="majorEastAsia" w:eastAsiaTheme="majorEastAsia" w:hAnsiTheme="majorEastAsia" w:cs="游明朝"/>
          <w:b/>
          <w:bCs/>
          <w:sz w:val="22"/>
          <w:szCs w:val="22"/>
          <w:lang w:val="ja-JP"/>
        </w:rPr>
        <w:commentReference w:id="10"/>
      </w:r>
    </w:p>
    <w:p w14:paraId="1C09BCB5" w14:textId="0D74CF52"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ご指摘ありがとうございました．</w:t>
      </w:r>
      <m:oMath>
        <m:r>
          <w:rPr>
            <w:rFonts w:ascii="Cambria Math" w:hAnsi="Cambria Math"/>
            <w:sz w:val="22"/>
            <w:szCs w:val="22"/>
          </w:rPr>
          <m:t>K</m:t>
        </m:r>
      </m:oMath>
      <w:r>
        <w:rPr>
          <w:rFonts w:ascii="游明朝" w:eastAsia="游明朝" w:hAnsi="游明朝" w:cs="游明朝"/>
          <w:color w:val="222222"/>
          <w:sz w:val="22"/>
          <w:szCs w:val="22"/>
          <w:u w:color="222222"/>
          <w:shd w:val="clear" w:color="auto" w:fill="FFFFFF"/>
          <w:lang w:val="ja-JP"/>
        </w:rPr>
        <w:t>の感度</w:t>
      </w:r>
      <w:ins w:id="11" w:author="MIKAWA Kenta" w:date="2026-09-24T11:24:00Z" w16du:dateUtc="2026-09-24T02:24:00Z">
        <w:r w:rsidR="007619B6">
          <w:rPr>
            <w:rFonts w:ascii="游明朝" w:eastAsia="游明朝" w:hAnsi="游明朝" w:cs="游明朝" w:hint="eastAsia"/>
            <w:color w:val="222222"/>
            <w:sz w:val="22"/>
            <w:szCs w:val="22"/>
            <w:u w:color="222222"/>
            <w:shd w:val="clear" w:color="auto" w:fill="FFFFFF"/>
            <w:lang w:val="ja-JP"/>
          </w:rPr>
          <w:t>の変更について記載</w:t>
        </w:r>
      </w:ins>
      <w:ins w:id="12" w:author="MIKAWA Kenta" w:date="2026-09-24T11:25:00Z" w16du:dateUtc="2026-09-24T02:25:00Z">
        <w:r w:rsidR="007E0E65">
          <w:rPr>
            <w:rFonts w:ascii="游明朝" w:eastAsia="游明朝" w:hAnsi="游明朝" w:cs="游明朝" w:hint="eastAsia"/>
            <w:color w:val="222222"/>
            <w:sz w:val="22"/>
            <w:szCs w:val="22"/>
            <w:u w:color="222222"/>
            <w:shd w:val="clear" w:color="auto" w:fill="FFFFFF"/>
            <w:lang w:val="ja-JP"/>
          </w:rPr>
          <w:t>，説明が不足しており</w:t>
        </w:r>
      </w:ins>
      <w:ins w:id="13" w:author="MIKAWA Kenta" w:date="2026-09-24T11:24:00Z" w16du:dateUtc="2026-09-24T02:24:00Z">
        <w:r w:rsidR="007619B6">
          <w:rPr>
            <w:rFonts w:ascii="游明朝" w:eastAsia="游明朝" w:hAnsi="游明朝" w:cs="游明朝" w:hint="eastAsia"/>
            <w:color w:val="222222"/>
            <w:sz w:val="22"/>
            <w:szCs w:val="22"/>
            <w:u w:color="222222"/>
            <w:shd w:val="clear" w:color="auto" w:fill="FFFFFF"/>
            <w:lang w:val="ja-JP"/>
          </w:rPr>
          <w:t>，大変失礼いたしました．</w:t>
        </w:r>
      </w:ins>
      <w:del w:id="14" w:author="MIKAWA Kenta" w:date="2026-09-24T11:24:00Z" w16du:dateUtc="2026-09-24T02:24:00Z">
        <w:r w:rsidDel="007619B6">
          <w:rPr>
            <w:rFonts w:ascii="游明朝" w:eastAsia="游明朝" w:hAnsi="游明朝" w:cs="游明朝" w:hint="eastAsia"/>
            <w:color w:val="222222"/>
            <w:sz w:val="22"/>
            <w:szCs w:val="22"/>
            <w:u w:color="222222"/>
            <w:shd w:val="clear" w:color="auto" w:fill="FFFFFF"/>
            <w:lang w:val="ja-JP"/>
          </w:rPr>
          <w:delText>を</w:delText>
        </w:r>
        <w:r w:rsidDel="007619B6">
          <w:rPr>
            <w:rFonts w:ascii="游明朝" w:eastAsia="游明朝" w:hAnsi="游明朝" w:cs="游明朝"/>
            <w:color w:val="222222"/>
            <w:sz w:val="22"/>
            <w:szCs w:val="22"/>
            <w:u w:color="222222"/>
            <w:shd w:val="clear" w:color="auto" w:fill="FFFFFF"/>
            <w:lang w:val="ja-JP"/>
          </w:rPr>
          <w:delText>確認しておりませんでした．</w:delText>
        </w:r>
      </w:del>
    </w:p>
    <w:p w14:paraId="3C991A6F" w14:textId="706F2754" w:rsidR="007109C2" w:rsidRDefault="007E0E65">
      <w:pPr>
        <w:ind w:firstLine="220"/>
        <w:rPr>
          <w:rFonts w:ascii="游明朝" w:eastAsia="游明朝" w:hAnsi="游明朝" w:cs="游明朝"/>
          <w:color w:val="222222"/>
          <w:sz w:val="22"/>
          <w:szCs w:val="22"/>
          <w:u w:color="222222"/>
          <w:shd w:val="clear" w:color="auto" w:fill="FFFFFF"/>
          <w:lang w:val="ja-JP"/>
        </w:rPr>
      </w:pPr>
      <w:ins w:id="15" w:author="MIKAWA Kenta" w:date="2026-09-24T11:24:00Z" w16du:dateUtc="2026-09-24T02:24:00Z">
        <w:r>
          <w:rPr>
            <w:rFonts w:ascii="游明朝" w:eastAsia="游明朝" w:hAnsi="游明朝" w:cs="游明朝" w:hint="eastAsia"/>
            <w:color w:val="222222"/>
            <w:sz w:val="22"/>
            <w:szCs w:val="22"/>
            <w:u w:color="222222"/>
            <w:shd w:val="clear" w:color="auto" w:fill="FFFFFF"/>
            <w:lang w:val="ja-JP"/>
          </w:rPr>
          <w:t>本研究では</w:t>
        </w:r>
      </w:ins>
      <w:r w:rsidR="0041754F">
        <w:rPr>
          <w:rFonts w:ascii="游明朝" w:eastAsia="游明朝" w:hAnsi="游明朝" w:cs="游明朝"/>
          <w:color w:val="222222"/>
          <w:sz w:val="22"/>
          <w:szCs w:val="22"/>
          <w:u w:color="222222"/>
          <w:shd w:val="clear" w:color="auto" w:fill="FFFFFF"/>
          <w:lang w:val="ja-JP"/>
        </w:rPr>
        <w:t>学習済みのモデルに対し，推論時の</w:t>
      </w:r>
      <m:oMath>
        <m:r>
          <w:rPr>
            <w:rFonts w:ascii="Cambria Math" w:hAnsi="Cambria Math"/>
            <w:sz w:val="22"/>
            <w:szCs w:val="22"/>
          </w:rPr>
          <m:t>K</m:t>
        </m:r>
      </m:oMath>
      <w:r w:rsidR="0041754F">
        <w:rPr>
          <w:rFonts w:ascii="游明朝" w:eastAsia="游明朝" w:hAnsi="游明朝" w:cs="游明朝"/>
          <w:color w:val="222222"/>
          <w:sz w:val="22"/>
          <w:szCs w:val="22"/>
          <w:u w:color="222222"/>
          <w:shd w:val="clear" w:color="auto" w:fill="FFFFFF"/>
          <w:lang w:val="ja-JP"/>
        </w:rPr>
        <w:t>を1から8まで変えて予測精度を比較いたしました．なお，本研究では予測を単一の値ではなく分位点として出力しており，</w:t>
      </w:r>
      <m:oMath>
        <m:r>
          <w:rPr>
            <w:rFonts w:ascii="Cambria Math" w:eastAsia="游明朝" w:hAnsi="Cambria Math" w:cs="游明朝"/>
            <w:color w:val="222222"/>
            <w:sz w:val="22"/>
            <w:szCs w:val="22"/>
            <w:u w:color="222222"/>
            <w:shd w:val="clear" w:color="auto" w:fill="FFFFFF"/>
          </w:rPr>
          <m:t>τ</m:t>
        </m:r>
      </m:oMath>
      <w:r w:rsidR="0041754F">
        <w:rPr>
          <w:rFonts w:ascii="游明朝" w:eastAsia="游明朝" w:hAnsi="游明朝" w:cs="游明朝"/>
          <w:color w:val="222222"/>
          <w:sz w:val="22"/>
          <w:szCs w:val="22"/>
          <w:u w:color="222222"/>
          <w:shd w:val="clear" w:color="auto" w:fill="FFFFFF"/>
          <w:lang w:val="ja-JP"/>
        </w:rPr>
        <w:t>はその水準を表します．</w:t>
      </w:r>
      <m:oMath>
        <m:r>
          <w:rPr>
            <w:rFonts w:ascii="Cambria Math" w:hAnsi="Cambria Math"/>
            <w:sz w:val="22"/>
            <w:szCs w:val="22"/>
          </w:rPr>
          <m:t>τ=0.5</m:t>
        </m:r>
      </m:oMath>
      <w:r w:rsidR="0041754F">
        <w:rPr>
          <w:rFonts w:ascii="游明朝" w:eastAsia="游明朝" w:hAnsi="游明朝" w:cs="游明朝"/>
          <w:color w:val="222222"/>
          <w:sz w:val="22"/>
          <w:szCs w:val="22"/>
          <w:u w:color="222222"/>
          <w:shd w:val="clear" w:color="auto" w:fill="FFFFFF"/>
          <w:lang w:val="ja-JP"/>
        </w:rPr>
        <w:t>が中央の予測値，</w:t>
      </w:r>
      <m:oMath>
        <m:r>
          <w:rPr>
            <w:rFonts w:ascii="Cambria Math" w:hAnsi="Cambria Math"/>
            <w:sz w:val="22"/>
            <w:szCs w:val="22"/>
          </w:rPr>
          <m:t>τ=0.1</m:t>
        </m:r>
      </m:oMath>
      <w:r w:rsidR="0041754F">
        <w:rPr>
          <w:rFonts w:ascii="游明朝" w:eastAsia="游明朝" w:hAnsi="游明朝" w:cs="游明朝"/>
          <w:color w:val="222222"/>
          <w:sz w:val="22"/>
          <w:szCs w:val="22"/>
          <w:u w:color="222222"/>
          <w:shd w:val="clear" w:color="auto" w:fill="FFFFFF"/>
          <w:lang w:val="ja-JP"/>
        </w:rPr>
        <w:t>と</w:t>
      </w:r>
      <m:oMath>
        <m:r>
          <w:rPr>
            <w:rFonts w:ascii="Cambria Math" w:hAnsi="Cambria Math"/>
            <w:sz w:val="22"/>
            <w:szCs w:val="22"/>
          </w:rPr>
          <m:t>τ=0.9</m:t>
        </m:r>
      </m:oMath>
      <w:r w:rsidR="0041754F">
        <w:rPr>
          <w:rFonts w:ascii="游明朝" w:eastAsia="游明朝" w:hAnsi="游明朝" w:cs="游明朝"/>
          <w:color w:val="222222"/>
          <w:sz w:val="22"/>
          <w:szCs w:val="22"/>
          <w:u w:color="222222"/>
          <w:shd w:val="clear" w:color="auto" w:fill="FFFFFF"/>
          <w:lang w:val="ja-JP"/>
        </w:rPr>
        <w:t>がそれぞれ予測の下限と上限にあたります．結果は下表の通りです．</w:t>
      </w:r>
    </w:p>
    <w:p w14:paraId="5897F462"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794"/>
        <w:gridCol w:w="1219"/>
        <w:gridCol w:w="1219"/>
        <w:gridCol w:w="1219"/>
        <w:gridCol w:w="1219"/>
        <w:gridCol w:w="1219"/>
        <w:gridCol w:w="1219"/>
      </w:tblGrid>
      <w:tr w:rsidR="00C807BD" w14:paraId="1991B341" w14:textId="77777777">
        <w:trPr>
          <w:cantSplit/>
          <w:tblHeader/>
          <w:jc w:val="center"/>
        </w:trPr>
        <w:tc>
          <w:tcPr>
            <w:tcW w:w="794" w:type="dxa"/>
            <w:vMerge w:val="restart"/>
            <w:tcBorders>
              <w:bottom w:val="single" w:sz="8" w:space="0" w:color="000000"/>
            </w:tcBorders>
          </w:tcPr>
          <w:p w14:paraId="58872832" w14:textId="77777777" w:rsidR="00C807BD" w:rsidRDefault="00000000">
            <w:pPr>
              <w:keepNext/>
              <w:spacing w:before="20" w:after="20"/>
              <w:jc w:val="center"/>
            </w:pPr>
            <w:r>
              <w:rPr>
                <w:rFonts w:ascii="游明朝" w:eastAsia="游明朝" w:hAnsi="游明朝"/>
                <w:b/>
                <w:sz w:val="19"/>
              </w:rPr>
              <w:t>K</w:t>
            </w:r>
          </w:p>
        </w:tc>
        <w:tc>
          <w:tcPr>
            <w:tcW w:w="1219" w:type="dxa"/>
            <w:gridSpan w:val="6"/>
            <w:tcBorders>
              <w:bottom w:val="single" w:sz="4" w:space="0" w:color="000000"/>
            </w:tcBorders>
          </w:tcPr>
          <w:p w14:paraId="541DE2C6" w14:textId="77777777" w:rsidR="00C807BD" w:rsidRDefault="00000000">
            <w:pPr>
              <w:keepNext/>
              <w:spacing w:before="20" w:after="20"/>
              <w:jc w:val="center"/>
            </w:pPr>
            <w:r>
              <w:rPr>
                <w:rFonts w:ascii="游明朝" w:eastAsia="游明朝" w:hAnsi="游明朝"/>
                <w:b/>
                <w:sz w:val="19"/>
              </w:rPr>
              <w:t>分位点</w:t>
            </w:r>
          </w:p>
        </w:tc>
      </w:tr>
      <w:tr w:rsidR="00C807BD" w14:paraId="1F437E0F" w14:textId="77777777">
        <w:trPr>
          <w:cantSplit/>
          <w:tblHeader/>
          <w:jc w:val="center"/>
        </w:trPr>
        <w:tc>
          <w:tcPr>
            <w:tcW w:w="1391" w:type="dxa"/>
            <w:vMerge/>
          </w:tcPr>
          <w:p w14:paraId="0596789E" w14:textId="77777777" w:rsidR="00C807BD" w:rsidRDefault="00C807BD"/>
        </w:tc>
        <w:tc>
          <w:tcPr>
            <w:tcW w:w="1219" w:type="dxa"/>
            <w:gridSpan w:val="2"/>
            <w:tcBorders>
              <w:bottom w:val="single" w:sz="4" w:space="0" w:color="000000"/>
            </w:tcBorders>
          </w:tcPr>
          <w:p w14:paraId="789DFB1E" w14:textId="77777777" w:rsidR="00C807BD" w:rsidRDefault="00000000">
            <w:pPr>
              <w:keepNext/>
              <w:spacing w:before="20" w:after="20"/>
              <w:jc w:val="center"/>
            </w:pPr>
            <w:r>
              <w:rPr>
                <w:rFonts w:ascii="游明朝" w:eastAsia="游明朝" w:hAnsi="游明朝"/>
                <w:b/>
                <w:sz w:val="19"/>
              </w:rPr>
              <w:t>τ = 0.1</w:t>
            </w:r>
          </w:p>
        </w:tc>
        <w:tc>
          <w:tcPr>
            <w:tcW w:w="1219" w:type="dxa"/>
            <w:gridSpan w:val="2"/>
            <w:tcBorders>
              <w:bottom w:val="single" w:sz="4" w:space="0" w:color="000000"/>
            </w:tcBorders>
          </w:tcPr>
          <w:p w14:paraId="5FB7B72A" w14:textId="77777777" w:rsidR="00C807BD" w:rsidRDefault="00000000">
            <w:pPr>
              <w:keepNext/>
              <w:spacing w:before="20" w:after="20"/>
              <w:jc w:val="center"/>
            </w:pPr>
            <w:r>
              <w:rPr>
                <w:rFonts w:ascii="游明朝" w:eastAsia="游明朝" w:hAnsi="游明朝"/>
                <w:b/>
                <w:sz w:val="19"/>
              </w:rPr>
              <w:t>τ = 0.5</w:t>
            </w:r>
          </w:p>
        </w:tc>
        <w:tc>
          <w:tcPr>
            <w:tcW w:w="1219" w:type="dxa"/>
            <w:gridSpan w:val="2"/>
            <w:tcBorders>
              <w:bottom w:val="single" w:sz="4" w:space="0" w:color="000000"/>
            </w:tcBorders>
          </w:tcPr>
          <w:p w14:paraId="25FABD78" w14:textId="77777777" w:rsidR="00C807BD" w:rsidRDefault="00000000">
            <w:pPr>
              <w:keepNext/>
              <w:spacing w:before="20" w:after="20"/>
              <w:jc w:val="center"/>
            </w:pPr>
            <w:r>
              <w:rPr>
                <w:rFonts w:ascii="游明朝" w:eastAsia="游明朝" w:hAnsi="游明朝"/>
                <w:b/>
                <w:sz w:val="19"/>
              </w:rPr>
              <w:t>τ = 0.9</w:t>
            </w:r>
          </w:p>
        </w:tc>
      </w:tr>
      <w:tr w:rsidR="00C807BD" w14:paraId="75F1733E" w14:textId="77777777">
        <w:trPr>
          <w:cantSplit/>
          <w:tblHeader/>
          <w:jc w:val="center"/>
        </w:trPr>
        <w:tc>
          <w:tcPr>
            <w:tcW w:w="1391" w:type="dxa"/>
            <w:vMerge/>
          </w:tcPr>
          <w:p w14:paraId="7B47DAA4" w14:textId="77777777" w:rsidR="00C807BD" w:rsidRDefault="00C807BD"/>
        </w:tc>
        <w:tc>
          <w:tcPr>
            <w:tcW w:w="1219" w:type="dxa"/>
            <w:tcBorders>
              <w:bottom w:val="single" w:sz="8" w:space="0" w:color="000000"/>
            </w:tcBorders>
          </w:tcPr>
          <w:p w14:paraId="0E9BB394" w14:textId="77777777" w:rsidR="00C807BD" w:rsidRDefault="00000000">
            <w:pPr>
              <w:keepNext/>
              <w:spacing w:before="20" w:after="20"/>
              <w:jc w:val="center"/>
            </w:pPr>
            <w:r>
              <w:rPr>
                <w:rFonts w:ascii="游明朝" w:eastAsia="游明朝" w:hAnsi="游明朝"/>
                <w:b/>
                <w:sz w:val="19"/>
              </w:rPr>
              <w:t>MAE</w:t>
            </w:r>
          </w:p>
        </w:tc>
        <w:tc>
          <w:tcPr>
            <w:tcW w:w="1219" w:type="dxa"/>
            <w:tcBorders>
              <w:bottom w:val="single" w:sz="8" w:space="0" w:color="000000"/>
            </w:tcBorders>
          </w:tcPr>
          <w:p w14:paraId="0644DAC2" w14:textId="77777777" w:rsidR="00C807BD" w:rsidRDefault="00000000">
            <w:pPr>
              <w:keepNext/>
              <w:spacing w:before="20" w:after="20"/>
              <w:jc w:val="center"/>
            </w:pPr>
            <w:r>
              <w:rPr>
                <w:rFonts w:ascii="游明朝" w:eastAsia="游明朝" w:hAnsi="游明朝"/>
                <w:b/>
                <w:sz w:val="19"/>
              </w:rPr>
              <w:t>RMSE</w:t>
            </w:r>
          </w:p>
        </w:tc>
        <w:tc>
          <w:tcPr>
            <w:tcW w:w="1219" w:type="dxa"/>
            <w:tcBorders>
              <w:bottom w:val="single" w:sz="8" w:space="0" w:color="000000"/>
            </w:tcBorders>
          </w:tcPr>
          <w:p w14:paraId="1A88FB7A" w14:textId="77777777" w:rsidR="00C807BD" w:rsidRDefault="00000000">
            <w:pPr>
              <w:keepNext/>
              <w:spacing w:before="20" w:after="20"/>
              <w:jc w:val="center"/>
            </w:pPr>
            <w:r>
              <w:rPr>
                <w:rFonts w:ascii="游明朝" w:eastAsia="游明朝" w:hAnsi="游明朝"/>
                <w:b/>
                <w:sz w:val="19"/>
              </w:rPr>
              <w:t>MAE</w:t>
            </w:r>
          </w:p>
        </w:tc>
        <w:tc>
          <w:tcPr>
            <w:tcW w:w="1219" w:type="dxa"/>
            <w:tcBorders>
              <w:bottom w:val="single" w:sz="8" w:space="0" w:color="000000"/>
            </w:tcBorders>
          </w:tcPr>
          <w:p w14:paraId="1424373D" w14:textId="77777777" w:rsidR="00C807BD" w:rsidRDefault="00000000">
            <w:pPr>
              <w:keepNext/>
              <w:spacing w:before="20" w:after="20"/>
              <w:jc w:val="center"/>
            </w:pPr>
            <w:r>
              <w:rPr>
                <w:rFonts w:ascii="游明朝" w:eastAsia="游明朝" w:hAnsi="游明朝"/>
                <w:b/>
                <w:sz w:val="19"/>
              </w:rPr>
              <w:t>RMSE</w:t>
            </w:r>
          </w:p>
        </w:tc>
        <w:tc>
          <w:tcPr>
            <w:tcW w:w="1219" w:type="dxa"/>
            <w:tcBorders>
              <w:bottom w:val="single" w:sz="8" w:space="0" w:color="000000"/>
            </w:tcBorders>
          </w:tcPr>
          <w:p w14:paraId="4C67D050" w14:textId="77777777" w:rsidR="00C807BD" w:rsidRDefault="00000000">
            <w:pPr>
              <w:keepNext/>
              <w:spacing w:before="20" w:after="20"/>
              <w:jc w:val="center"/>
            </w:pPr>
            <w:r>
              <w:rPr>
                <w:rFonts w:ascii="游明朝" w:eastAsia="游明朝" w:hAnsi="游明朝"/>
                <w:b/>
                <w:sz w:val="19"/>
              </w:rPr>
              <w:t>MAE</w:t>
            </w:r>
          </w:p>
        </w:tc>
        <w:tc>
          <w:tcPr>
            <w:tcW w:w="1219" w:type="dxa"/>
            <w:tcBorders>
              <w:bottom w:val="single" w:sz="8" w:space="0" w:color="000000"/>
            </w:tcBorders>
          </w:tcPr>
          <w:p w14:paraId="45AF6CE5" w14:textId="77777777" w:rsidR="00C807BD" w:rsidRDefault="00000000">
            <w:pPr>
              <w:keepNext/>
              <w:spacing w:before="20" w:after="20"/>
              <w:jc w:val="center"/>
            </w:pPr>
            <w:r>
              <w:rPr>
                <w:rFonts w:ascii="游明朝" w:eastAsia="游明朝" w:hAnsi="游明朝"/>
                <w:b/>
                <w:sz w:val="19"/>
              </w:rPr>
              <w:t>RMSE</w:t>
            </w:r>
          </w:p>
        </w:tc>
      </w:tr>
      <w:tr w:rsidR="00C807BD" w14:paraId="11CE6D29" w14:textId="77777777">
        <w:trPr>
          <w:cantSplit/>
          <w:jc w:val="center"/>
        </w:trPr>
        <w:tc>
          <w:tcPr>
            <w:tcW w:w="794" w:type="dxa"/>
          </w:tcPr>
          <w:p w14:paraId="4ADEFA7F" w14:textId="77777777" w:rsidR="00C807BD" w:rsidRDefault="00000000">
            <w:pPr>
              <w:keepNext/>
              <w:spacing w:before="20" w:after="20"/>
              <w:jc w:val="center"/>
            </w:pPr>
            <w:r>
              <w:rPr>
                <w:rFonts w:ascii="游明朝" w:eastAsia="游明朝" w:hAnsi="游明朝"/>
                <w:sz w:val="19"/>
              </w:rPr>
              <w:t>1</w:t>
            </w:r>
          </w:p>
        </w:tc>
        <w:tc>
          <w:tcPr>
            <w:tcW w:w="1219" w:type="dxa"/>
          </w:tcPr>
          <w:p w14:paraId="673CC668" w14:textId="77777777" w:rsidR="00C807BD" w:rsidRDefault="00000000">
            <w:pPr>
              <w:keepNext/>
              <w:spacing w:before="20" w:after="20"/>
              <w:jc w:val="center"/>
            </w:pPr>
            <w:r>
              <w:rPr>
                <w:rFonts w:ascii="游明朝" w:eastAsia="游明朝" w:hAnsi="游明朝"/>
                <w:b/>
                <w:sz w:val="19"/>
              </w:rPr>
              <w:t>3.5978</w:t>
            </w:r>
          </w:p>
        </w:tc>
        <w:tc>
          <w:tcPr>
            <w:tcW w:w="1219" w:type="dxa"/>
          </w:tcPr>
          <w:p w14:paraId="21946FAE" w14:textId="77777777" w:rsidR="00C807BD" w:rsidRDefault="00000000">
            <w:pPr>
              <w:keepNext/>
              <w:spacing w:before="20" w:after="20"/>
              <w:jc w:val="center"/>
            </w:pPr>
            <w:r>
              <w:rPr>
                <w:rFonts w:ascii="游明朝" w:eastAsia="游明朝" w:hAnsi="游明朝"/>
                <w:b/>
                <w:sz w:val="19"/>
              </w:rPr>
              <w:t>13.5063</w:t>
            </w:r>
          </w:p>
        </w:tc>
        <w:tc>
          <w:tcPr>
            <w:tcW w:w="1219" w:type="dxa"/>
          </w:tcPr>
          <w:p w14:paraId="568D2F44" w14:textId="77777777" w:rsidR="00C807BD" w:rsidRDefault="00000000">
            <w:pPr>
              <w:keepNext/>
              <w:spacing w:before="20" w:after="20"/>
              <w:jc w:val="center"/>
            </w:pPr>
            <w:r>
              <w:rPr>
                <w:rFonts w:ascii="游明朝" w:eastAsia="游明朝" w:hAnsi="游明朝"/>
                <w:sz w:val="19"/>
              </w:rPr>
              <w:t>2.7533</w:t>
            </w:r>
          </w:p>
        </w:tc>
        <w:tc>
          <w:tcPr>
            <w:tcW w:w="1219" w:type="dxa"/>
          </w:tcPr>
          <w:p w14:paraId="015B215E" w14:textId="77777777" w:rsidR="00C807BD" w:rsidRDefault="00000000">
            <w:pPr>
              <w:keepNext/>
              <w:spacing w:before="20" w:after="20"/>
              <w:jc w:val="center"/>
            </w:pPr>
            <w:r>
              <w:rPr>
                <w:rFonts w:ascii="游明朝" w:eastAsia="游明朝" w:hAnsi="游明朝"/>
                <w:sz w:val="19"/>
              </w:rPr>
              <w:t>12.2612</w:t>
            </w:r>
          </w:p>
        </w:tc>
        <w:tc>
          <w:tcPr>
            <w:tcW w:w="1219" w:type="dxa"/>
          </w:tcPr>
          <w:p w14:paraId="201BC893" w14:textId="77777777" w:rsidR="00C807BD" w:rsidRDefault="00000000">
            <w:pPr>
              <w:keepNext/>
              <w:spacing w:before="20" w:after="20"/>
              <w:jc w:val="center"/>
            </w:pPr>
            <w:r>
              <w:rPr>
                <w:rFonts w:ascii="游明朝" w:eastAsia="游明朝" w:hAnsi="游明朝"/>
                <w:b/>
                <w:sz w:val="19"/>
              </w:rPr>
              <w:t>4.8157</w:t>
            </w:r>
          </w:p>
        </w:tc>
        <w:tc>
          <w:tcPr>
            <w:tcW w:w="1219" w:type="dxa"/>
          </w:tcPr>
          <w:p w14:paraId="64EA766F" w14:textId="77777777" w:rsidR="00C807BD" w:rsidRDefault="00000000">
            <w:pPr>
              <w:keepNext/>
              <w:spacing w:before="20" w:after="20"/>
              <w:jc w:val="center"/>
            </w:pPr>
            <w:r>
              <w:rPr>
                <w:rFonts w:ascii="游明朝" w:eastAsia="游明朝" w:hAnsi="游明朝"/>
                <w:b/>
                <w:sz w:val="19"/>
              </w:rPr>
              <w:t>13.0221</w:t>
            </w:r>
          </w:p>
        </w:tc>
      </w:tr>
      <w:tr w:rsidR="00C807BD" w14:paraId="31044D0D" w14:textId="77777777">
        <w:trPr>
          <w:cantSplit/>
          <w:jc w:val="center"/>
        </w:trPr>
        <w:tc>
          <w:tcPr>
            <w:tcW w:w="794" w:type="dxa"/>
          </w:tcPr>
          <w:p w14:paraId="373E7E2F" w14:textId="77777777" w:rsidR="00C807BD" w:rsidRDefault="00000000">
            <w:pPr>
              <w:keepNext/>
              <w:spacing w:before="20" w:after="20"/>
              <w:jc w:val="center"/>
            </w:pPr>
            <w:r>
              <w:rPr>
                <w:rFonts w:ascii="游明朝" w:eastAsia="游明朝" w:hAnsi="游明朝"/>
                <w:sz w:val="19"/>
              </w:rPr>
              <w:t>2</w:t>
            </w:r>
          </w:p>
        </w:tc>
        <w:tc>
          <w:tcPr>
            <w:tcW w:w="1219" w:type="dxa"/>
          </w:tcPr>
          <w:p w14:paraId="737BA511" w14:textId="77777777" w:rsidR="00C807BD" w:rsidRDefault="00000000">
            <w:pPr>
              <w:keepNext/>
              <w:spacing w:before="20" w:after="20"/>
              <w:jc w:val="center"/>
            </w:pPr>
            <w:r>
              <w:rPr>
                <w:rFonts w:ascii="游明朝" w:eastAsia="游明朝" w:hAnsi="游明朝"/>
                <w:sz w:val="19"/>
              </w:rPr>
              <w:t>3.6140</w:t>
            </w:r>
          </w:p>
        </w:tc>
        <w:tc>
          <w:tcPr>
            <w:tcW w:w="1219" w:type="dxa"/>
          </w:tcPr>
          <w:p w14:paraId="69786EC4" w14:textId="77777777" w:rsidR="00C807BD" w:rsidRDefault="00000000">
            <w:pPr>
              <w:keepNext/>
              <w:spacing w:before="20" w:after="20"/>
              <w:jc w:val="center"/>
            </w:pPr>
            <w:r>
              <w:rPr>
                <w:rFonts w:ascii="游明朝" w:eastAsia="游明朝" w:hAnsi="游明朝"/>
                <w:sz w:val="19"/>
              </w:rPr>
              <w:t>13.5152</w:t>
            </w:r>
          </w:p>
        </w:tc>
        <w:tc>
          <w:tcPr>
            <w:tcW w:w="1219" w:type="dxa"/>
          </w:tcPr>
          <w:p w14:paraId="4C3E3D21" w14:textId="77777777" w:rsidR="00C807BD" w:rsidRDefault="00000000">
            <w:pPr>
              <w:keepNext/>
              <w:spacing w:before="20" w:after="20"/>
              <w:jc w:val="center"/>
            </w:pPr>
            <w:r>
              <w:rPr>
                <w:rFonts w:ascii="游明朝" w:eastAsia="游明朝" w:hAnsi="游明朝"/>
                <w:sz w:val="19"/>
              </w:rPr>
              <w:t>2.7496</w:t>
            </w:r>
          </w:p>
        </w:tc>
        <w:tc>
          <w:tcPr>
            <w:tcW w:w="1219" w:type="dxa"/>
          </w:tcPr>
          <w:p w14:paraId="0ABBF25C" w14:textId="77777777" w:rsidR="00C807BD" w:rsidRDefault="00000000">
            <w:pPr>
              <w:keepNext/>
              <w:spacing w:before="20" w:after="20"/>
              <w:jc w:val="center"/>
            </w:pPr>
            <w:r>
              <w:rPr>
                <w:rFonts w:ascii="游明朝" w:eastAsia="游明朝" w:hAnsi="游明朝"/>
                <w:sz w:val="19"/>
              </w:rPr>
              <w:t>12.2316</w:t>
            </w:r>
          </w:p>
        </w:tc>
        <w:tc>
          <w:tcPr>
            <w:tcW w:w="1219" w:type="dxa"/>
          </w:tcPr>
          <w:p w14:paraId="674D5EF4" w14:textId="77777777" w:rsidR="00C807BD" w:rsidRDefault="00000000">
            <w:pPr>
              <w:keepNext/>
              <w:spacing w:before="20" w:after="20"/>
              <w:jc w:val="center"/>
            </w:pPr>
            <w:r>
              <w:rPr>
                <w:rFonts w:ascii="游明朝" w:eastAsia="游明朝" w:hAnsi="游明朝"/>
                <w:sz w:val="19"/>
              </w:rPr>
              <w:t>4.9177</w:t>
            </w:r>
          </w:p>
        </w:tc>
        <w:tc>
          <w:tcPr>
            <w:tcW w:w="1219" w:type="dxa"/>
          </w:tcPr>
          <w:p w14:paraId="1E40A4F0" w14:textId="77777777" w:rsidR="00C807BD" w:rsidRDefault="00000000">
            <w:pPr>
              <w:keepNext/>
              <w:spacing w:before="20" w:after="20"/>
              <w:jc w:val="center"/>
            </w:pPr>
            <w:r>
              <w:rPr>
                <w:rFonts w:ascii="游明朝" w:eastAsia="游明朝" w:hAnsi="游明朝"/>
                <w:sz w:val="19"/>
              </w:rPr>
              <w:t>13.1424</w:t>
            </w:r>
          </w:p>
        </w:tc>
      </w:tr>
      <w:tr w:rsidR="00C807BD" w14:paraId="7B5BF685" w14:textId="77777777">
        <w:trPr>
          <w:cantSplit/>
          <w:jc w:val="center"/>
        </w:trPr>
        <w:tc>
          <w:tcPr>
            <w:tcW w:w="794" w:type="dxa"/>
          </w:tcPr>
          <w:p w14:paraId="0D0CB89A" w14:textId="77777777" w:rsidR="00C807BD" w:rsidRDefault="00000000">
            <w:pPr>
              <w:keepNext/>
              <w:spacing w:before="20" w:after="20"/>
              <w:jc w:val="center"/>
            </w:pPr>
            <w:r>
              <w:rPr>
                <w:rFonts w:ascii="游明朝" w:eastAsia="游明朝" w:hAnsi="游明朝"/>
                <w:b/>
                <w:sz w:val="19"/>
              </w:rPr>
              <w:t>3*</w:t>
            </w:r>
          </w:p>
        </w:tc>
        <w:tc>
          <w:tcPr>
            <w:tcW w:w="1219" w:type="dxa"/>
          </w:tcPr>
          <w:p w14:paraId="3C12AD5C" w14:textId="77777777" w:rsidR="00C807BD" w:rsidRDefault="00000000">
            <w:pPr>
              <w:keepNext/>
              <w:spacing w:before="20" w:after="20"/>
              <w:jc w:val="center"/>
            </w:pPr>
            <w:r>
              <w:rPr>
                <w:rFonts w:ascii="游明朝" w:eastAsia="游明朝" w:hAnsi="游明朝"/>
                <w:sz w:val="19"/>
              </w:rPr>
              <w:t>3.6339</w:t>
            </w:r>
          </w:p>
        </w:tc>
        <w:tc>
          <w:tcPr>
            <w:tcW w:w="1219" w:type="dxa"/>
          </w:tcPr>
          <w:p w14:paraId="33916BDA" w14:textId="77777777" w:rsidR="00C807BD" w:rsidRDefault="00000000">
            <w:pPr>
              <w:keepNext/>
              <w:spacing w:before="20" w:after="20"/>
              <w:jc w:val="center"/>
            </w:pPr>
            <w:r>
              <w:rPr>
                <w:rFonts w:ascii="游明朝" w:eastAsia="游明朝" w:hAnsi="游明朝"/>
                <w:sz w:val="19"/>
              </w:rPr>
              <w:t>13.5293</w:t>
            </w:r>
          </w:p>
        </w:tc>
        <w:tc>
          <w:tcPr>
            <w:tcW w:w="1219" w:type="dxa"/>
          </w:tcPr>
          <w:p w14:paraId="6CE36455" w14:textId="77777777" w:rsidR="00C807BD" w:rsidRDefault="00000000">
            <w:pPr>
              <w:keepNext/>
              <w:spacing w:before="20" w:after="20"/>
              <w:jc w:val="center"/>
            </w:pPr>
            <w:r>
              <w:rPr>
                <w:rFonts w:ascii="游明朝" w:eastAsia="游明朝" w:hAnsi="游明朝"/>
                <w:sz w:val="19"/>
              </w:rPr>
              <w:t>2.7452</w:t>
            </w:r>
          </w:p>
        </w:tc>
        <w:tc>
          <w:tcPr>
            <w:tcW w:w="1219" w:type="dxa"/>
          </w:tcPr>
          <w:p w14:paraId="6A8CFE6C" w14:textId="77777777" w:rsidR="00C807BD" w:rsidRDefault="00000000">
            <w:pPr>
              <w:keepNext/>
              <w:spacing w:before="20" w:after="20"/>
              <w:jc w:val="center"/>
            </w:pPr>
            <w:r>
              <w:rPr>
                <w:rFonts w:ascii="游明朝" w:eastAsia="游明朝" w:hAnsi="游明朝"/>
                <w:sz w:val="19"/>
              </w:rPr>
              <w:t>12.2025</w:t>
            </w:r>
          </w:p>
        </w:tc>
        <w:tc>
          <w:tcPr>
            <w:tcW w:w="1219" w:type="dxa"/>
          </w:tcPr>
          <w:p w14:paraId="3E096481" w14:textId="77777777" w:rsidR="00C807BD" w:rsidRDefault="00000000">
            <w:pPr>
              <w:keepNext/>
              <w:spacing w:before="20" w:after="20"/>
              <w:jc w:val="center"/>
            </w:pPr>
            <w:r>
              <w:rPr>
                <w:rFonts w:ascii="游明朝" w:eastAsia="游明朝" w:hAnsi="游明朝"/>
                <w:sz w:val="19"/>
              </w:rPr>
              <w:t>5.0136</w:t>
            </w:r>
          </w:p>
        </w:tc>
        <w:tc>
          <w:tcPr>
            <w:tcW w:w="1219" w:type="dxa"/>
          </w:tcPr>
          <w:p w14:paraId="09617897" w14:textId="77777777" w:rsidR="00C807BD" w:rsidRDefault="00000000">
            <w:pPr>
              <w:keepNext/>
              <w:spacing w:before="20" w:after="20"/>
              <w:jc w:val="center"/>
            </w:pPr>
            <w:r>
              <w:rPr>
                <w:rFonts w:ascii="游明朝" w:eastAsia="游明朝" w:hAnsi="游明朝"/>
                <w:sz w:val="19"/>
              </w:rPr>
              <w:t>13.3030</w:t>
            </w:r>
          </w:p>
        </w:tc>
      </w:tr>
      <w:tr w:rsidR="00C807BD" w14:paraId="78293262" w14:textId="77777777">
        <w:trPr>
          <w:cantSplit/>
          <w:jc w:val="center"/>
        </w:trPr>
        <w:tc>
          <w:tcPr>
            <w:tcW w:w="794" w:type="dxa"/>
          </w:tcPr>
          <w:p w14:paraId="120D38F7" w14:textId="77777777" w:rsidR="00C807BD" w:rsidRDefault="00000000">
            <w:pPr>
              <w:keepNext/>
              <w:spacing w:before="20" w:after="20"/>
              <w:jc w:val="center"/>
            </w:pPr>
            <w:r>
              <w:rPr>
                <w:rFonts w:ascii="游明朝" w:eastAsia="游明朝" w:hAnsi="游明朝"/>
                <w:sz w:val="19"/>
              </w:rPr>
              <w:t>5</w:t>
            </w:r>
          </w:p>
        </w:tc>
        <w:tc>
          <w:tcPr>
            <w:tcW w:w="1219" w:type="dxa"/>
          </w:tcPr>
          <w:p w14:paraId="204F1DBF" w14:textId="77777777" w:rsidR="00C807BD" w:rsidRDefault="00000000">
            <w:pPr>
              <w:keepNext/>
              <w:spacing w:before="20" w:after="20"/>
              <w:jc w:val="center"/>
            </w:pPr>
            <w:r>
              <w:rPr>
                <w:rFonts w:ascii="游明朝" w:eastAsia="游明朝" w:hAnsi="游明朝"/>
                <w:sz w:val="19"/>
              </w:rPr>
              <w:t>3.6565</w:t>
            </w:r>
          </w:p>
        </w:tc>
        <w:tc>
          <w:tcPr>
            <w:tcW w:w="1219" w:type="dxa"/>
          </w:tcPr>
          <w:p w14:paraId="1634DCD7" w14:textId="77777777" w:rsidR="00C807BD" w:rsidRDefault="00000000">
            <w:pPr>
              <w:keepNext/>
              <w:spacing w:before="20" w:after="20"/>
              <w:jc w:val="center"/>
            </w:pPr>
            <w:r>
              <w:rPr>
                <w:rFonts w:ascii="游明朝" w:eastAsia="游明朝" w:hAnsi="游明朝"/>
                <w:sz w:val="19"/>
              </w:rPr>
              <w:t>13.5242</w:t>
            </w:r>
          </w:p>
        </w:tc>
        <w:tc>
          <w:tcPr>
            <w:tcW w:w="1219" w:type="dxa"/>
          </w:tcPr>
          <w:p w14:paraId="0508DD48" w14:textId="77777777" w:rsidR="00C807BD" w:rsidRDefault="00000000">
            <w:pPr>
              <w:keepNext/>
              <w:spacing w:before="20" w:after="20"/>
              <w:jc w:val="center"/>
            </w:pPr>
            <w:r>
              <w:rPr>
                <w:rFonts w:ascii="游明朝" w:eastAsia="游明朝" w:hAnsi="游明朝"/>
                <w:b/>
                <w:sz w:val="19"/>
              </w:rPr>
              <w:t>2.7445</w:t>
            </w:r>
          </w:p>
        </w:tc>
        <w:tc>
          <w:tcPr>
            <w:tcW w:w="1219" w:type="dxa"/>
          </w:tcPr>
          <w:p w14:paraId="401DB6F9" w14:textId="77777777" w:rsidR="00C807BD" w:rsidRDefault="00000000">
            <w:pPr>
              <w:keepNext/>
              <w:spacing w:before="20" w:after="20"/>
              <w:jc w:val="center"/>
            </w:pPr>
            <w:r>
              <w:rPr>
                <w:rFonts w:ascii="游明朝" w:eastAsia="游明朝" w:hAnsi="游明朝"/>
                <w:sz w:val="19"/>
              </w:rPr>
              <w:t>12.1581</w:t>
            </w:r>
          </w:p>
        </w:tc>
        <w:tc>
          <w:tcPr>
            <w:tcW w:w="1219" w:type="dxa"/>
          </w:tcPr>
          <w:p w14:paraId="4F01418D" w14:textId="77777777" w:rsidR="00C807BD" w:rsidRDefault="00000000">
            <w:pPr>
              <w:keepNext/>
              <w:spacing w:before="20" w:after="20"/>
              <w:jc w:val="center"/>
            </w:pPr>
            <w:r>
              <w:rPr>
                <w:rFonts w:ascii="游明朝" w:eastAsia="游明朝" w:hAnsi="游明朝"/>
                <w:sz w:val="19"/>
              </w:rPr>
              <w:t>5.1744</w:t>
            </w:r>
          </w:p>
        </w:tc>
        <w:tc>
          <w:tcPr>
            <w:tcW w:w="1219" w:type="dxa"/>
          </w:tcPr>
          <w:p w14:paraId="7E3CA8EB" w14:textId="77777777" w:rsidR="00C807BD" w:rsidRDefault="00000000">
            <w:pPr>
              <w:keepNext/>
              <w:spacing w:before="20" w:after="20"/>
              <w:jc w:val="center"/>
            </w:pPr>
            <w:r>
              <w:rPr>
                <w:rFonts w:ascii="游明朝" w:eastAsia="游明朝" w:hAnsi="游明朝"/>
                <w:sz w:val="19"/>
              </w:rPr>
              <w:t>13.5542</w:t>
            </w:r>
          </w:p>
        </w:tc>
      </w:tr>
      <w:tr w:rsidR="00C807BD" w14:paraId="3B013889" w14:textId="77777777">
        <w:trPr>
          <w:cantSplit/>
          <w:jc w:val="center"/>
        </w:trPr>
        <w:tc>
          <w:tcPr>
            <w:tcW w:w="794" w:type="dxa"/>
          </w:tcPr>
          <w:p w14:paraId="5F7ED2E9" w14:textId="77777777" w:rsidR="00C807BD" w:rsidRDefault="00000000">
            <w:pPr>
              <w:spacing w:before="20" w:after="20"/>
              <w:jc w:val="center"/>
            </w:pPr>
            <w:r>
              <w:rPr>
                <w:rFonts w:ascii="游明朝" w:eastAsia="游明朝" w:hAnsi="游明朝"/>
                <w:sz w:val="19"/>
              </w:rPr>
              <w:t>8</w:t>
            </w:r>
          </w:p>
        </w:tc>
        <w:tc>
          <w:tcPr>
            <w:tcW w:w="1219" w:type="dxa"/>
          </w:tcPr>
          <w:p w14:paraId="1F6E117C" w14:textId="77777777" w:rsidR="00C807BD" w:rsidRDefault="00000000">
            <w:pPr>
              <w:spacing w:before="20" w:after="20"/>
              <w:jc w:val="center"/>
            </w:pPr>
            <w:r>
              <w:rPr>
                <w:rFonts w:ascii="游明朝" w:eastAsia="游明朝" w:hAnsi="游明朝"/>
                <w:sz w:val="19"/>
              </w:rPr>
              <w:t>3.6846</w:t>
            </w:r>
          </w:p>
        </w:tc>
        <w:tc>
          <w:tcPr>
            <w:tcW w:w="1219" w:type="dxa"/>
          </w:tcPr>
          <w:p w14:paraId="5CA1778B" w14:textId="77777777" w:rsidR="00C807BD" w:rsidRDefault="00000000">
            <w:pPr>
              <w:spacing w:before="20" w:after="20"/>
              <w:jc w:val="center"/>
            </w:pPr>
            <w:r>
              <w:rPr>
                <w:rFonts w:ascii="游明朝" w:eastAsia="游明朝" w:hAnsi="游明朝"/>
                <w:sz w:val="19"/>
              </w:rPr>
              <w:t>13.5361</w:t>
            </w:r>
          </w:p>
        </w:tc>
        <w:tc>
          <w:tcPr>
            <w:tcW w:w="1219" w:type="dxa"/>
          </w:tcPr>
          <w:p w14:paraId="397403DC" w14:textId="77777777" w:rsidR="00C807BD" w:rsidRDefault="00000000">
            <w:pPr>
              <w:spacing w:before="20" w:after="20"/>
              <w:jc w:val="center"/>
            </w:pPr>
            <w:r>
              <w:rPr>
                <w:rFonts w:ascii="游明朝" w:eastAsia="游明朝" w:hAnsi="游明朝"/>
                <w:sz w:val="19"/>
              </w:rPr>
              <w:t>2.7548</w:t>
            </w:r>
          </w:p>
        </w:tc>
        <w:tc>
          <w:tcPr>
            <w:tcW w:w="1219" w:type="dxa"/>
          </w:tcPr>
          <w:p w14:paraId="32C4EC22" w14:textId="77777777" w:rsidR="00C807BD" w:rsidRDefault="00000000">
            <w:pPr>
              <w:spacing w:before="20" w:after="20"/>
              <w:jc w:val="center"/>
            </w:pPr>
            <w:r>
              <w:rPr>
                <w:rFonts w:ascii="游明朝" w:eastAsia="游明朝" w:hAnsi="游明朝"/>
                <w:b/>
                <w:sz w:val="19"/>
              </w:rPr>
              <w:t>12.1453</w:t>
            </w:r>
          </w:p>
        </w:tc>
        <w:tc>
          <w:tcPr>
            <w:tcW w:w="1219" w:type="dxa"/>
          </w:tcPr>
          <w:p w14:paraId="47A3ACB1" w14:textId="77777777" w:rsidR="00C807BD" w:rsidRDefault="00000000">
            <w:pPr>
              <w:spacing w:before="20" w:after="20"/>
              <w:jc w:val="center"/>
            </w:pPr>
            <w:r>
              <w:rPr>
                <w:rFonts w:ascii="游明朝" w:eastAsia="游明朝" w:hAnsi="游明朝"/>
                <w:sz w:val="19"/>
              </w:rPr>
              <w:t>5.3636</w:t>
            </w:r>
          </w:p>
        </w:tc>
        <w:tc>
          <w:tcPr>
            <w:tcW w:w="1219" w:type="dxa"/>
          </w:tcPr>
          <w:p w14:paraId="6D24E20F" w14:textId="77777777" w:rsidR="00C807BD" w:rsidRDefault="00000000">
            <w:pPr>
              <w:spacing w:before="20" w:after="20"/>
              <w:jc w:val="center"/>
            </w:pPr>
            <w:r>
              <w:rPr>
                <w:rFonts w:ascii="游明朝" w:eastAsia="游明朝" w:hAnsi="游明朝"/>
                <w:sz w:val="19"/>
              </w:rPr>
              <w:t>13.9132</w:t>
            </w:r>
          </w:p>
        </w:tc>
      </w:tr>
    </w:tbl>
    <w:p w14:paraId="38E2A694"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6A1D4831" w14:textId="2059670B"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lastRenderedPageBreak/>
        <w:t>中央値（</w:t>
      </w:r>
      <m:oMath>
        <m:r>
          <w:rPr>
            <w:rFonts w:ascii="Cambria Math" w:hAnsi="Cambria Math"/>
            <w:sz w:val="22"/>
            <w:szCs w:val="22"/>
          </w:rPr>
          <m:t>τ=0.5</m:t>
        </m:r>
      </m:oMath>
      <w:r>
        <w:rPr>
          <w:rFonts w:ascii="游明朝" w:eastAsia="游明朝" w:hAnsi="游明朝" w:cs="游明朝"/>
          <w:color w:val="222222"/>
          <w:sz w:val="22"/>
          <w:szCs w:val="22"/>
          <w:u w:color="222222"/>
          <w:shd w:val="clear" w:color="auto" w:fill="FFFFFF"/>
          <w:lang w:val="ja-JP"/>
        </w:rPr>
        <w:t>）のMAEは</w:t>
      </w:r>
      <m:oMath>
        <m:r>
          <w:rPr>
            <w:rFonts w:ascii="Cambria Math" w:hAnsi="Cambria Math"/>
            <w:sz w:val="22"/>
            <w:szCs w:val="22"/>
          </w:rPr>
          <m:t>K=1</m:t>
        </m:r>
      </m:oMath>
      <w:r>
        <w:rPr>
          <w:rFonts w:ascii="游明朝" w:eastAsia="游明朝" w:hAnsi="游明朝" w:cs="游明朝"/>
          <w:color w:val="222222"/>
          <w:sz w:val="22"/>
          <w:szCs w:val="22"/>
          <w:u w:color="222222"/>
          <w:shd w:val="clear" w:color="auto" w:fill="FFFFFF"/>
          <w:lang w:val="ja-JP"/>
        </w:rPr>
        <w:t>から8</w:t>
      </w:r>
      <w:r w:rsidR="004072DD">
        <w:rPr>
          <w:rFonts w:ascii="游明朝" w:eastAsia="游明朝" w:hAnsi="游明朝" w:cs="游明朝" w:hint="eastAsia"/>
          <w:color w:val="222222"/>
          <w:sz w:val="22"/>
          <w:szCs w:val="22"/>
          <w:u w:color="222222"/>
          <w:shd w:val="clear" w:color="auto" w:fill="FFFFFF"/>
          <w:lang w:val="ja-JP"/>
        </w:rPr>
        <w:t>について</w:t>
      </w:r>
      <w:r>
        <w:rPr>
          <w:rFonts w:ascii="游明朝" w:eastAsia="游明朝" w:hAnsi="游明朝" w:cs="游明朝"/>
          <w:color w:val="222222"/>
          <w:sz w:val="22"/>
          <w:szCs w:val="22"/>
          <w:u w:color="222222"/>
          <w:shd w:val="clear" w:color="auto" w:fill="FFFFFF"/>
          <w:lang w:val="ja-JP"/>
        </w:rPr>
        <w:t>2.745〜2.755</w:t>
      </w:r>
      <w:r w:rsidR="004072DD">
        <w:rPr>
          <w:rFonts w:ascii="游明朝" w:eastAsia="游明朝" w:hAnsi="游明朝" w:cs="游明朝" w:hint="eastAsia"/>
          <w:color w:val="222222"/>
          <w:sz w:val="22"/>
          <w:szCs w:val="22"/>
          <w:u w:color="222222"/>
          <w:shd w:val="clear" w:color="auto" w:fill="FFFFFF"/>
          <w:lang w:val="ja-JP"/>
        </w:rPr>
        <w:t>となり</w:t>
      </w:r>
      <w:r>
        <w:rPr>
          <w:rFonts w:ascii="游明朝" w:eastAsia="游明朝" w:hAnsi="游明朝" w:cs="游明朝"/>
          <w:color w:val="222222"/>
          <w:sz w:val="22"/>
          <w:szCs w:val="22"/>
          <w:u w:color="222222"/>
          <w:shd w:val="clear" w:color="auto" w:fill="FFFFFF"/>
          <w:lang w:val="ja-JP"/>
        </w:rPr>
        <w:t>，</w:t>
      </w:r>
      <w:r w:rsidR="004072DD">
        <w:rPr>
          <w:rFonts w:ascii="游明朝" w:eastAsia="游明朝" w:hAnsi="游明朝" w:cs="游明朝" w:hint="eastAsia"/>
          <w:color w:val="222222"/>
          <w:sz w:val="22"/>
          <w:szCs w:val="22"/>
          <w:u w:color="222222"/>
          <w:shd w:val="clear" w:color="auto" w:fill="FFFFFF"/>
          <w:lang w:val="ja-JP"/>
        </w:rPr>
        <w:t>その</w:t>
      </w:r>
      <w:r>
        <w:rPr>
          <w:rFonts w:ascii="游明朝" w:eastAsia="游明朝" w:hAnsi="游明朝" w:cs="游明朝"/>
          <w:color w:val="222222"/>
          <w:sz w:val="22"/>
          <w:szCs w:val="22"/>
          <w:u w:color="222222"/>
          <w:shd w:val="clear" w:color="auto" w:fill="FFFFFF"/>
          <w:lang w:val="ja-JP"/>
        </w:rPr>
        <w:t>変動は0.4%以内でした．ゲート機構が関連の薄い参照を弱め，参照件数を増やしても</w:t>
      </w:r>
      <w:commentRangeStart w:id="16"/>
      <w:commentRangeStart w:id="17"/>
      <w:r>
        <w:rPr>
          <w:rFonts w:ascii="游明朝" w:eastAsia="游明朝" w:hAnsi="游明朝" w:cs="游明朝"/>
          <w:color w:val="222222"/>
          <w:sz w:val="22"/>
          <w:szCs w:val="22"/>
          <w:u w:color="222222"/>
          <w:shd w:val="clear" w:color="auto" w:fill="FFFFFF"/>
          <w:lang w:val="ja-JP"/>
        </w:rPr>
        <w:t>予測が乱れないため</w:t>
      </w:r>
      <w:commentRangeEnd w:id="16"/>
      <w:r w:rsidR="004072DD">
        <w:rPr>
          <w:rStyle w:val="ac"/>
          <w:rFonts w:ascii="游明朝" w:eastAsia="游明朝" w:hAnsi="游明朝" w:cs="游明朝"/>
          <w:color w:val="222222"/>
          <w:sz w:val="22"/>
          <w:szCs w:val="22"/>
          <w:u w:color="222222"/>
          <w:shd w:val="clear" w:color="auto" w:fill="FFFFFF"/>
          <w:lang w:val="ja-JP"/>
        </w:rPr>
        <w:commentReference w:id="16"/>
      </w:r>
      <w:commentRangeEnd w:id="17"/>
      <w:r w:rsidR="007E0E65">
        <w:rPr>
          <w:rStyle w:val="ac"/>
          <w:rFonts w:ascii="游明朝" w:eastAsia="游明朝" w:hAnsi="游明朝" w:cs="游明朝"/>
          <w:color w:val="222222"/>
          <w:sz w:val="22"/>
          <w:szCs w:val="22"/>
          <w:u w:color="222222"/>
          <w:shd w:val="clear" w:color="auto" w:fill="FFFFFF"/>
          <w:lang w:val="ja-JP"/>
        </w:rPr>
        <w:commentReference w:id="17"/>
      </w:r>
      <w:r>
        <w:rPr>
          <w:rFonts w:ascii="游明朝" w:eastAsia="游明朝" w:hAnsi="游明朝" w:cs="游明朝"/>
          <w:color w:val="222222"/>
          <w:sz w:val="22"/>
          <w:szCs w:val="22"/>
          <w:u w:color="222222"/>
          <w:shd w:val="clear" w:color="auto" w:fill="FFFFFF"/>
          <w:lang w:val="ja-JP"/>
        </w:rPr>
        <w:t>と考えております．一方，上側分位点（</w:t>
      </w:r>
      <m:oMath>
        <m:r>
          <w:rPr>
            <w:rFonts w:ascii="Cambria Math" w:hAnsi="Cambria Math"/>
            <w:sz w:val="22"/>
            <w:szCs w:val="22"/>
          </w:rPr>
          <m:t>τ=0.9</m:t>
        </m:r>
      </m:oMath>
      <w:r>
        <w:rPr>
          <w:rFonts w:ascii="游明朝" w:eastAsia="游明朝" w:hAnsi="游明朝" w:cs="游明朝"/>
          <w:color w:val="222222"/>
          <w:sz w:val="22"/>
          <w:szCs w:val="22"/>
          <w:u w:color="222222"/>
          <w:shd w:val="clear" w:color="auto" w:fill="FFFFFF"/>
          <w:lang w:val="ja-JP"/>
        </w:rPr>
        <w:t>）は</w:t>
      </w:r>
      <m:oMath>
        <m:r>
          <w:rPr>
            <w:rFonts w:ascii="Cambria Math" w:hAnsi="Cambria Math"/>
            <w:sz w:val="22"/>
            <w:szCs w:val="22"/>
          </w:rPr>
          <m:t>K</m:t>
        </m:r>
      </m:oMath>
      <w:r>
        <w:rPr>
          <w:rFonts w:ascii="游明朝" w:eastAsia="游明朝" w:hAnsi="游明朝" w:cs="游明朝"/>
          <w:color w:val="222222"/>
          <w:sz w:val="22"/>
          <w:szCs w:val="22"/>
          <w:u w:color="222222"/>
          <w:shd w:val="clear" w:color="auto" w:fill="FFFFFF"/>
          <w:lang w:val="ja-JP"/>
        </w:rPr>
        <w:t>が増えるほど誤差が大きくなり，</w:t>
      </w:r>
      <m:oMath>
        <m:r>
          <w:rPr>
            <w:rFonts w:ascii="Cambria Math" w:hAnsi="Cambria Math"/>
            <w:sz w:val="22"/>
            <w:szCs w:val="22"/>
          </w:rPr>
          <m:t>K=1</m:t>
        </m:r>
      </m:oMath>
      <w:r>
        <w:rPr>
          <w:rFonts w:ascii="游明朝" w:eastAsia="游明朝" w:hAnsi="游明朝" w:cs="游明朝"/>
          <w:color w:val="222222"/>
          <w:sz w:val="22"/>
          <w:szCs w:val="22"/>
          <w:u w:color="222222"/>
          <w:shd w:val="clear" w:color="auto" w:fill="FFFFFF"/>
          <w:lang w:val="ja-JP"/>
        </w:rPr>
        <w:t>の4.82に対し</w:t>
      </w:r>
      <m:oMath>
        <m:r>
          <w:rPr>
            <w:rFonts w:ascii="Cambria Math" w:hAnsi="Cambria Math"/>
            <w:sz w:val="22"/>
            <w:szCs w:val="22"/>
          </w:rPr>
          <m:t>K=8</m:t>
        </m:r>
      </m:oMath>
      <w:r>
        <w:rPr>
          <w:rFonts w:ascii="游明朝" w:eastAsia="游明朝" w:hAnsi="游明朝" w:cs="游明朝"/>
          <w:color w:val="222222"/>
          <w:sz w:val="22"/>
          <w:szCs w:val="22"/>
          <w:u w:color="222222"/>
          <w:shd w:val="clear" w:color="auto" w:fill="FFFFFF"/>
          <w:lang w:val="ja-JP"/>
        </w:rPr>
        <w:t>では5.36</w:t>
      </w:r>
      <w:ins w:id="18" w:author="MIKAWA Kenta" w:date="2026-09-24T11:30:00Z" w16du:dateUtc="2026-09-24T02:30:00Z">
        <w:r w:rsidR="007E0E65">
          <w:rPr>
            <w:rFonts w:ascii="游明朝" w:eastAsia="游明朝" w:hAnsi="游明朝" w:cs="游明朝" w:hint="eastAsia"/>
            <w:color w:val="222222"/>
            <w:sz w:val="22"/>
            <w:szCs w:val="22"/>
            <w:u w:color="222222"/>
            <w:shd w:val="clear" w:color="auto" w:fill="FFFFFF"/>
            <w:lang w:val="ja-JP"/>
          </w:rPr>
          <w:t>とその変動は</w:t>
        </w:r>
        <w:r w:rsidR="007E0E65">
          <w:rPr>
            <w:rFonts w:ascii="游明朝" w:eastAsia="游明朝" w:hAnsi="游明朝" w:cs="游明朝" w:hint="eastAsia"/>
            <w:color w:val="222222"/>
            <w:sz w:val="22"/>
            <w:szCs w:val="22"/>
            <w:u w:color="222222"/>
            <w:shd w:val="clear" w:color="auto" w:fill="FFFFFF"/>
          </w:rPr>
          <w:t>約</w:t>
        </w:r>
        <w:r w:rsidR="007E0E65">
          <w:rPr>
            <w:rFonts w:ascii="游明朝" w:eastAsia="游明朝" w:hAnsi="游明朝" w:cs="游明朝"/>
            <w:color w:val="222222"/>
            <w:sz w:val="22"/>
            <w:szCs w:val="22"/>
            <w:u w:color="222222"/>
            <w:shd w:val="clear" w:color="auto" w:fill="FFFFFF"/>
          </w:rPr>
          <w:t>11.4%</w:t>
        </w:r>
        <w:r w:rsidR="007E0E65">
          <w:rPr>
            <w:rFonts w:ascii="游明朝" w:eastAsia="游明朝" w:hAnsi="游明朝" w:cs="游明朝" w:hint="eastAsia"/>
            <w:color w:val="222222"/>
            <w:sz w:val="22"/>
            <w:szCs w:val="22"/>
            <w:u w:color="222222"/>
            <w:shd w:val="clear" w:color="auto" w:fill="FFFFFF"/>
          </w:rPr>
          <w:t>となりました．</w:t>
        </w:r>
      </w:ins>
      <w:del w:id="19" w:author="MIKAWA Kenta" w:date="2026-09-24T11:30:00Z" w16du:dateUtc="2026-09-24T02:30:00Z">
        <w:r w:rsidDel="007E0E65">
          <w:rPr>
            <w:rFonts w:ascii="游明朝" w:eastAsia="游明朝" w:hAnsi="游明朝" w:cs="游明朝"/>
            <w:color w:val="222222"/>
            <w:sz w:val="22"/>
            <w:szCs w:val="22"/>
            <w:u w:color="222222"/>
            <w:shd w:val="clear" w:color="auto" w:fill="FFFFFF"/>
            <w:lang w:val="ja-JP"/>
          </w:rPr>
          <w:delText>でした</w:delText>
        </w:r>
      </w:del>
      <w:r>
        <w:rPr>
          <w:rFonts w:ascii="游明朝" w:eastAsia="游明朝" w:hAnsi="游明朝" w:cs="游明朝"/>
          <w:color w:val="222222"/>
          <w:sz w:val="22"/>
          <w:szCs w:val="22"/>
          <w:u w:color="222222"/>
          <w:shd w:val="clear" w:color="auto" w:fill="FFFFFF"/>
          <w:lang w:val="ja-JP"/>
        </w:rPr>
        <w:t>．</w:t>
      </w:r>
    </w:p>
    <w:p w14:paraId="00676422"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なお，これは推論時のみ</w:t>
      </w:r>
      <m:oMath>
        <m:r>
          <w:rPr>
            <w:rFonts w:ascii="Cambria Math" w:hAnsi="Cambria Math"/>
            <w:sz w:val="22"/>
            <w:szCs w:val="22"/>
          </w:rPr>
          <m:t>K</m:t>
        </m:r>
      </m:oMath>
      <w:r>
        <w:rPr>
          <w:rFonts w:ascii="游明朝" w:eastAsia="游明朝" w:hAnsi="游明朝" w:cs="游明朝"/>
          <w:color w:val="222222"/>
          <w:sz w:val="22"/>
          <w:szCs w:val="22"/>
          <w:u w:color="222222"/>
          <w:shd w:val="clear" w:color="auto" w:fill="FFFFFF"/>
          <w:lang w:val="ja-JP"/>
        </w:rPr>
        <w:t>を変えたもので，</w:t>
      </w:r>
      <m:oMath>
        <m:r>
          <w:rPr>
            <w:rFonts w:ascii="Cambria Math" w:hAnsi="Cambria Math"/>
            <w:sz w:val="22"/>
            <w:szCs w:val="22"/>
          </w:rPr>
          <m:t>K</m:t>
        </m:r>
      </m:oMath>
      <w:r>
        <w:rPr>
          <w:rFonts w:ascii="游明朝" w:eastAsia="游明朝" w:hAnsi="游明朝" w:cs="游明朝"/>
          <w:color w:val="222222"/>
          <w:sz w:val="22"/>
          <w:szCs w:val="22"/>
          <w:u w:color="222222"/>
          <w:shd w:val="clear" w:color="auto" w:fill="FFFFFF"/>
          <w:lang w:val="ja-JP"/>
        </w:rPr>
        <w:t>別の再学習は行っておりません．学習時の</w:t>
      </w:r>
      <w:commentRangeStart w:id="20"/>
      <m:oMath>
        <m:r>
          <w:rPr>
            <w:rFonts w:ascii="Cambria Math" w:hAnsi="Cambria Math"/>
            <w:sz w:val="22"/>
            <w:szCs w:val="22"/>
          </w:rPr>
          <m:t>K</m:t>
        </m:r>
      </m:oMath>
      <w:r>
        <w:rPr>
          <w:rFonts w:ascii="游明朝" w:eastAsia="游明朝" w:hAnsi="游明朝" w:cs="游明朝"/>
          <w:color w:val="222222"/>
          <w:sz w:val="22"/>
          <w:szCs w:val="22"/>
          <w:u w:color="222222"/>
          <w:shd w:val="clear" w:color="auto" w:fill="FFFFFF"/>
          <w:lang w:val="ja-JP"/>
        </w:rPr>
        <w:t>は3であるため</w:t>
      </w:r>
      <w:commentRangeEnd w:id="20"/>
      <w:r w:rsidR="007E0E65">
        <w:rPr>
          <w:rStyle w:val="ac"/>
          <w:rFonts w:ascii="游明朝" w:eastAsia="游明朝" w:hAnsi="游明朝" w:cs="游明朝"/>
          <w:color w:val="222222"/>
          <w:sz w:val="22"/>
          <w:szCs w:val="22"/>
          <w:u w:color="222222"/>
          <w:shd w:val="clear" w:color="auto" w:fill="FFFFFF"/>
          <w:lang w:val="ja-JP"/>
        </w:rPr>
        <w:commentReference w:id="20"/>
      </w:r>
      <w:r>
        <w:rPr>
          <w:rFonts w:ascii="游明朝" w:eastAsia="游明朝" w:hAnsi="游明朝" w:cs="游明朝"/>
          <w:color w:val="222222"/>
          <w:sz w:val="22"/>
          <w:szCs w:val="22"/>
          <w:u w:color="222222"/>
          <w:shd w:val="clear" w:color="auto" w:fill="FFFFFF"/>
          <w:lang w:val="ja-JP"/>
        </w:rPr>
        <w:t>，</w:t>
      </w:r>
      <m:oMath>
        <m:r>
          <w:rPr>
            <w:rFonts w:ascii="Cambria Math" w:hAnsi="Cambria Math"/>
            <w:sz w:val="22"/>
            <w:szCs w:val="22"/>
          </w:rPr>
          <m:t>τ=0.9</m:t>
        </m:r>
      </m:oMath>
      <w:r>
        <w:rPr>
          <w:rFonts w:ascii="游明朝" w:eastAsia="游明朝" w:hAnsi="游明朝" w:cs="游明朝"/>
          <w:color w:val="222222"/>
          <w:sz w:val="22"/>
          <w:szCs w:val="22"/>
          <w:u w:color="222222"/>
          <w:shd w:val="clear" w:color="auto" w:fill="FFFFFF"/>
          <w:lang w:val="ja-JP"/>
        </w:rPr>
        <w:t>の悪化は，学習時より多くの参照を与えたことの影響と切り分けられておりません．</w:t>
      </w:r>
      <w:commentRangeStart w:id="21"/>
      <m:oMath>
        <m:r>
          <w:rPr>
            <w:rFonts w:ascii="Cambria Math" w:hAnsi="Cambria Math"/>
            <w:sz w:val="22"/>
            <w:szCs w:val="22"/>
          </w:rPr>
          <m:t>K</m:t>
        </m:r>
      </m:oMath>
      <w:r>
        <w:rPr>
          <w:rFonts w:ascii="游明朝" w:eastAsia="游明朝" w:hAnsi="游明朝" w:cs="游明朝"/>
          <w:color w:val="222222"/>
          <w:sz w:val="22"/>
          <w:szCs w:val="22"/>
          <w:u w:color="222222"/>
          <w:shd w:val="clear" w:color="auto" w:fill="FFFFFF"/>
          <w:lang w:val="ja-JP"/>
        </w:rPr>
        <w:t>別に学習し直した感度分析は今後の課題</w:t>
      </w:r>
      <w:commentRangeEnd w:id="21"/>
      <w:r w:rsidR="004072DD">
        <w:rPr>
          <w:rStyle w:val="ac"/>
          <w:rFonts w:ascii="游明朝" w:eastAsia="游明朝" w:hAnsi="游明朝" w:cs="游明朝"/>
          <w:color w:val="222222"/>
          <w:sz w:val="22"/>
          <w:szCs w:val="22"/>
          <w:u w:color="222222"/>
          <w:shd w:val="clear" w:color="auto" w:fill="FFFFFF"/>
          <w:lang w:val="ja-JP"/>
        </w:rPr>
        <w:commentReference w:id="21"/>
      </w:r>
      <w:r>
        <w:rPr>
          <w:rFonts w:ascii="游明朝" w:eastAsia="游明朝" w:hAnsi="游明朝" w:cs="游明朝"/>
          <w:color w:val="222222"/>
          <w:sz w:val="22"/>
          <w:szCs w:val="22"/>
          <w:u w:color="222222"/>
          <w:shd w:val="clear" w:color="auto" w:fill="FFFFFF"/>
          <w:lang w:val="ja-JP"/>
        </w:rPr>
        <w:t>とさせていただきます．</w:t>
      </w:r>
    </w:p>
    <w:p w14:paraId="19792826"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関連する報告として，参照を関連度に応じて重み付けして統合するCross-RAGでは，参照件数を2件から14件まで変えても平均MSEが0.1944から0.1927までしか変化しない一方，</w:t>
      </w:r>
      <w:commentRangeStart w:id="22"/>
      <w:r>
        <w:rPr>
          <w:rFonts w:ascii="游明朝" w:eastAsia="游明朝" w:hAnsi="游明朝" w:cs="游明朝"/>
          <w:color w:val="222222"/>
          <w:sz w:val="22"/>
          <w:szCs w:val="22"/>
          <w:u w:color="222222"/>
          <w:shd w:val="clear" w:color="auto" w:fill="FFFFFF"/>
          <w:lang w:val="ja-JP"/>
        </w:rPr>
        <w:t>重み付けを行わない手法</w:t>
      </w:r>
      <w:commentRangeEnd w:id="22"/>
      <w:r w:rsidR="004072DD">
        <w:rPr>
          <w:rStyle w:val="ac"/>
          <w:rFonts w:ascii="游明朝" w:eastAsia="游明朝" w:hAnsi="游明朝" w:cs="游明朝"/>
          <w:color w:val="222222"/>
          <w:sz w:val="22"/>
          <w:szCs w:val="22"/>
          <w:u w:color="222222"/>
          <w:shd w:val="clear" w:color="auto" w:fill="FFFFFF"/>
          <w:lang w:val="ja-JP"/>
        </w:rPr>
        <w:commentReference w:id="22"/>
      </w:r>
      <w:r>
        <w:rPr>
          <w:rFonts w:ascii="游明朝" w:eastAsia="游明朝" w:hAnsi="游明朝" w:cs="游明朝"/>
          <w:color w:val="222222"/>
          <w:sz w:val="22"/>
          <w:szCs w:val="22"/>
          <w:u w:color="222222"/>
          <w:shd w:val="clear" w:color="auto" w:fill="FFFFFF"/>
          <w:lang w:val="ja-JP"/>
        </w:rPr>
        <w:t>では非単調に変動することが示されております（S. Lee et al., arXiv:2603.14709, 2026）．本研究のゲート機構も同種の役割を果たすため，</w:t>
      </w:r>
      <m:oMath>
        <m:r>
          <w:rPr>
            <w:rFonts w:ascii="Cambria Math" w:hAnsi="Cambria Math"/>
            <w:sz w:val="22"/>
            <w:szCs w:val="22"/>
          </w:rPr>
          <m:t>K</m:t>
        </m:r>
      </m:oMath>
      <w:r>
        <w:rPr>
          <w:rFonts w:ascii="游明朝" w:eastAsia="游明朝" w:hAnsi="游明朝" w:cs="游明朝"/>
          <w:color w:val="222222"/>
          <w:sz w:val="22"/>
          <w:szCs w:val="22"/>
          <w:u w:color="222222"/>
          <w:shd w:val="clear" w:color="auto" w:fill="FFFFFF"/>
          <w:lang w:val="ja-JP"/>
        </w:rPr>
        <w:t>に対する頑健性は整合する結果と考えております．</w:t>
      </w:r>
    </w:p>
    <w:p w14:paraId="5805EB55" w14:textId="77777777" w:rsidR="007109C2" w:rsidRDefault="007109C2">
      <w:pPr>
        <w:rPr>
          <w:rFonts w:ascii="游明朝" w:eastAsia="游明朝" w:hAnsi="游明朝" w:cs="游明朝"/>
          <w:color w:val="222222"/>
          <w:sz w:val="22"/>
          <w:szCs w:val="22"/>
          <w:u w:color="222222"/>
          <w:shd w:val="clear" w:color="auto" w:fill="FFFFFF"/>
          <w:lang w:val="ja-JP"/>
        </w:rPr>
      </w:pPr>
    </w:p>
    <w:p w14:paraId="7622068E" w14:textId="77777777" w:rsidR="007109C2" w:rsidRDefault="007109C2">
      <w:pPr>
        <w:rPr>
          <w:rFonts w:ascii="游明朝" w:eastAsia="游明朝" w:hAnsi="游明朝" w:cs="游明朝"/>
          <w:color w:val="222222"/>
          <w:sz w:val="22"/>
          <w:szCs w:val="22"/>
          <w:u w:color="222222"/>
          <w:shd w:val="clear" w:color="auto" w:fill="FFFFFF"/>
        </w:rPr>
      </w:pPr>
    </w:p>
    <w:p w14:paraId="12627079" w14:textId="77777777"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#A</w:t>
      </w:r>
      <w:r w:rsidRPr="001A2D82">
        <w:rPr>
          <w:rFonts w:asciiTheme="majorEastAsia" w:eastAsiaTheme="majorEastAsia" w:hAnsiTheme="majorEastAsia" w:cs="游明朝"/>
          <w:b/>
          <w:bCs/>
          <w:sz w:val="22"/>
          <w:szCs w:val="22"/>
          <w:lang w:val="ja-JP"/>
        </w:rPr>
        <w:t>から頂いたコメント】</w:t>
      </w:r>
    </w:p>
    <w:p w14:paraId="6581813C"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提案手法では処理を5つのステップに分割していることから，従来手法と比較して計算コストが増加する可能性があるように見受けられる．提案手法と従来手法の計算量，学習時間，あるいは予測時間について比較または考察があると，本手法の実用性を評価しやすくなると考える．</w:t>
      </w:r>
    </w:p>
    <w:p w14:paraId="3447CC3D"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41731A26" w14:textId="77777777" w:rsidR="007109C2" w:rsidRPr="004072DD"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【著者の回答】</w:t>
      </w:r>
    </w:p>
    <w:p w14:paraId="5835BF44" w14:textId="77777777" w:rsidR="00A91F0D" w:rsidRDefault="0041754F">
      <w:pPr>
        <w:ind w:firstLine="220"/>
        <w:rPr>
          <w:ins w:id="23" w:author="MIKAWA Kenta" w:date="2026-09-24T11:36:00Z" w16du:dateUtc="2026-09-24T02:36:00Z"/>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ご指摘ありがとうございました．計算コストについての記載がなく，また</w:t>
      </w:r>
      <w:ins w:id="24" w:author="MIKAWA Kenta" w:date="2026-09-24T11:34:00Z" w16du:dateUtc="2026-09-24T02:34:00Z">
        <w:r w:rsidR="00A91F0D">
          <w:rPr>
            <w:rFonts w:ascii="游明朝" w:eastAsia="游明朝" w:hAnsi="游明朝" w:cs="游明朝" w:hint="eastAsia"/>
            <w:color w:val="222222"/>
            <w:sz w:val="22"/>
            <w:szCs w:val="22"/>
            <w:u w:color="222222"/>
            <w:shd w:val="clear" w:color="auto" w:fill="FFFFFF"/>
            <w:lang w:val="ja-JP"/>
          </w:rPr>
          <w:t>文中の</w:t>
        </w:r>
      </w:ins>
      <w:del w:id="25" w:author="MIKAWA Kenta" w:date="2026-09-24T11:34:00Z" w16du:dateUtc="2026-09-24T02:34:00Z">
        <w:r w:rsidDel="00A91F0D">
          <w:rPr>
            <w:rFonts w:ascii="游明朝" w:eastAsia="游明朝" w:hAnsi="游明朝" w:cs="游明朝"/>
            <w:color w:val="222222"/>
            <w:sz w:val="22"/>
            <w:szCs w:val="22"/>
            <w:u w:color="222222"/>
            <w:shd w:val="clear" w:color="auto" w:fill="FFFFFF"/>
            <w:lang w:val="ja-JP"/>
          </w:rPr>
          <w:delText>「</w:delText>
        </w:r>
      </w:del>
      <w:r>
        <w:rPr>
          <w:rFonts w:ascii="游明朝" w:eastAsia="游明朝" w:hAnsi="游明朝" w:cs="游明朝"/>
          <w:color w:val="222222"/>
          <w:sz w:val="22"/>
          <w:szCs w:val="22"/>
          <w:u w:color="222222"/>
          <w:shd w:val="clear" w:color="auto" w:fill="FFFFFF"/>
          <w:lang w:val="ja-JP"/>
        </w:rPr>
        <w:t>5つのステップ</w:t>
      </w:r>
      <w:del w:id="26" w:author="MIKAWA Kenta" w:date="2026-09-24T11:34:00Z" w16du:dateUtc="2026-09-24T02:34:00Z">
        <w:r w:rsidDel="00A91F0D">
          <w:rPr>
            <w:rFonts w:ascii="游明朝" w:eastAsia="游明朝" w:hAnsi="游明朝" w:cs="游明朝"/>
            <w:color w:val="222222"/>
            <w:sz w:val="22"/>
            <w:szCs w:val="22"/>
            <w:u w:color="222222"/>
            <w:shd w:val="clear" w:color="auto" w:fill="FFFFFF"/>
            <w:lang w:val="ja-JP"/>
          </w:rPr>
          <w:delText>」</w:delText>
        </w:r>
      </w:del>
      <w:r>
        <w:rPr>
          <w:rFonts w:ascii="游明朝" w:eastAsia="游明朝" w:hAnsi="游明朝" w:cs="游明朝"/>
          <w:color w:val="222222"/>
          <w:sz w:val="22"/>
          <w:szCs w:val="22"/>
          <w:u w:color="222222"/>
          <w:shd w:val="clear" w:color="auto" w:fill="FFFFFF"/>
          <w:lang w:val="ja-JP"/>
        </w:rPr>
        <w:t>という表現が処理の追加を</w:t>
      </w:r>
      <w:del w:id="27" w:author="MIKAWA Kenta" w:date="2026-09-24T11:35:00Z" w16du:dateUtc="2026-09-24T02:35:00Z">
        <w:r w:rsidDel="00A91F0D">
          <w:rPr>
            <w:rFonts w:ascii="游明朝" w:eastAsia="游明朝" w:hAnsi="游明朝" w:cs="游明朝" w:hint="eastAsia"/>
            <w:color w:val="222222"/>
            <w:sz w:val="22"/>
            <w:szCs w:val="22"/>
            <w:u w:color="222222"/>
            <w:shd w:val="clear" w:color="auto" w:fill="FFFFFF"/>
            <w:lang w:val="ja-JP"/>
          </w:rPr>
          <w:delText>思わせる</w:delText>
        </w:r>
      </w:del>
      <w:ins w:id="28" w:author="MIKAWA Kenta" w:date="2026-09-24T11:35:00Z" w16du:dateUtc="2026-09-24T02:35:00Z">
        <w:r w:rsidR="00A91F0D">
          <w:rPr>
            <w:rFonts w:ascii="游明朝" w:eastAsia="游明朝" w:hAnsi="游明朝" w:cs="游明朝" w:hint="eastAsia"/>
            <w:color w:val="222222"/>
            <w:sz w:val="22"/>
            <w:szCs w:val="22"/>
            <w:u w:color="222222"/>
            <w:shd w:val="clear" w:color="auto" w:fill="FFFFFF"/>
            <w:lang w:val="ja-JP"/>
          </w:rPr>
          <w:t>連想させる</w:t>
        </w:r>
      </w:ins>
      <w:del w:id="29" w:author="MIKAWA Kenta" w:date="2026-09-24T11:36:00Z" w16du:dateUtc="2026-09-24T02:36:00Z">
        <w:r w:rsidDel="00A91F0D">
          <w:rPr>
            <w:rFonts w:ascii="游明朝" w:eastAsia="游明朝" w:hAnsi="游明朝" w:cs="游明朝" w:hint="eastAsia"/>
            <w:color w:val="222222"/>
            <w:sz w:val="22"/>
            <w:szCs w:val="22"/>
            <w:u w:color="222222"/>
            <w:shd w:val="clear" w:color="auto" w:fill="FFFFFF"/>
            <w:lang w:val="ja-JP"/>
          </w:rPr>
          <w:delText>書き方</w:delText>
        </w:r>
      </w:del>
      <w:ins w:id="30" w:author="MIKAWA Kenta" w:date="2026-09-24T11:36:00Z" w16du:dateUtc="2026-09-24T02:36:00Z">
        <w:r w:rsidR="00A91F0D">
          <w:rPr>
            <w:rFonts w:ascii="游明朝" w:eastAsia="游明朝" w:hAnsi="游明朝" w:cs="游明朝" w:hint="eastAsia"/>
            <w:color w:val="222222"/>
            <w:sz w:val="22"/>
            <w:szCs w:val="22"/>
            <w:u w:color="222222"/>
            <w:shd w:val="clear" w:color="auto" w:fill="FFFFFF"/>
            <w:lang w:val="ja-JP"/>
          </w:rPr>
          <w:t>記述</w:t>
        </w:r>
      </w:ins>
      <w:r>
        <w:rPr>
          <w:rFonts w:ascii="游明朝" w:eastAsia="游明朝" w:hAnsi="游明朝" w:cs="游明朝"/>
          <w:color w:val="222222"/>
          <w:sz w:val="22"/>
          <w:szCs w:val="22"/>
          <w:u w:color="222222"/>
          <w:shd w:val="clear" w:color="auto" w:fill="FFFFFF"/>
          <w:lang w:val="ja-JP"/>
        </w:rPr>
        <w:t>となっておりました．わかりづらい記載となり，大変失礼いたしました．</w:t>
      </w:r>
    </w:p>
    <w:p w14:paraId="77BF0369" w14:textId="7D4B98E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結論から申し上げますと，提案手法を用いても計算コストが大きく悪化することはございません．エンコーダの自己注意の計算量は参照件数に対して従来手法より緩やかにしか増えず，実測の推論時間でも従来手法ProtoRAFの約1.16倍にとどまります．以下，計算量と実測の順に</w:t>
      </w:r>
      <w:del w:id="31" w:author="MIKAWA Kenta" w:date="2026-09-24T11:36:00Z" w16du:dateUtc="2026-09-24T02:36:00Z">
        <w:r w:rsidDel="00A91F0D">
          <w:rPr>
            <w:rFonts w:ascii="游明朝" w:eastAsia="游明朝" w:hAnsi="游明朝" w:cs="游明朝"/>
            <w:color w:val="222222"/>
            <w:sz w:val="22"/>
            <w:szCs w:val="22"/>
            <w:u w:color="222222"/>
            <w:shd w:val="clear" w:color="auto" w:fill="FFFFFF"/>
            <w:lang w:val="ja-JP"/>
          </w:rPr>
          <w:delText>ご</w:delText>
        </w:r>
      </w:del>
      <w:r>
        <w:rPr>
          <w:rFonts w:ascii="游明朝" w:eastAsia="游明朝" w:hAnsi="游明朝" w:cs="游明朝"/>
          <w:color w:val="222222"/>
          <w:sz w:val="22"/>
          <w:szCs w:val="22"/>
          <w:u w:color="222222"/>
          <w:shd w:val="clear" w:color="auto" w:fill="FFFFFF"/>
          <w:lang w:val="ja-JP"/>
        </w:rPr>
        <w:t>説明いたします．</w:t>
      </w:r>
    </w:p>
    <w:p w14:paraId="75F2CAA7" w14:textId="70C2E2E0"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まず，5つのステップへの分割は説明の便宜上の区分であり，参照ウィンドウとローカルコンテキストを独立に符号化するための構成で</w:t>
      </w:r>
      <w:del w:id="32" w:author="MIKAWA Kenta" w:date="2026-09-24T11:36:00Z" w16du:dateUtc="2026-09-24T02:36:00Z">
        <w:r w:rsidDel="00A91F0D">
          <w:rPr>
            <w:rFonts w:ascii="游明朝" w:eastAsia="游明朝" w:hAnsi="游明朝" w:cs="游明朝"/>
            <w:color w:val="222222"/>
            <w:sz w:val="22"/>
            <w:szCs w:val="22"/>
            <w:u w:color="222222"/>
            <w:shd w:val="clear" w:color="auto" w:fill="FFFFFF"/>
            <w:lang w:val="ja-JP"/>
          </w:rPr>
          <w:delText>ございま</w:delText>
        </w:r>
      </w:del>
      <w:r>
        <w:rPr>
          <w:rFonts w:ascii="游明朝" w:eastAsia="游明朝" w:hAnsi="游明朝" w:cs="游明朝"/>
          <w:color w:val="222222"/>
          <w:sz w:val="22"/>
          <w:szCs w:val="22"/>
          <w:u w:color="222222"/>
          <w:shd w:val="clear" w:color="auto" w:fill="FFFFFF"/>
          <w:lang w:val="ja-JP"/>
        </w:rPr>
        <w:t>す．したがって，逐次的な処理の追加を意味するものではございません．Step 1とStep 2のエンコードは互いに独立であり，同一のエンコーダへまとめて入力することで並列に実行できます．また，Step 3からStep 5はパッチ表現に対する要素ごとの積と多層パーセプトロンの適用にとどまり，エンコーダの処理に比べて無視できる規模</w:t>
      </w:r>
      <w:ins w:id="33" w:author="MIKAWA Kenta" w:date="2026-09-24T11:36:00Z" w16du:dateUtc="2026-09-24T02:36:00Z">
        <w:r w:rsidR="00A91F0D">
          <w:rPr>
            <w:rFonts w:ascii="游明朝" w:eastAsia="游明朝" w:hAnsi="游明朝" w:cs="游明朝" w:hint="eastAsia"/>
            <w:color w:val="222222"/>
            <w:sz w:val="22"/>
            <w:szCs w:val="22"/>
            <w:u w:color="222222"/>
            <w:shd w:val="clear" w:color="auto" w:fill="FFFFFF"/>
            <w:lang w:val="ja-JP"/>
          </w:rPr>
          <w:t>となります</w:t>
        </w:r>
      </w:ins>
      <w:del w:id="34" w:author="MIKAWA Kenta" w:date="2026-09-24T11:36:00Z" w16du:dateUtc="2026-09-24T02:36:00Z">
        <w:r w:rsidDel="00A91F0D">
          <w:rPr>
            <w:rFonts w:ascii="游明朝" w:eastAsia="游明朝" w:hAnsi="游明朝" w:cs="游明朝"/>
            <w:color w:val="222222"/>
            <w:sz w:val="22"/>
            <w:szCs w:val="22"/>
            <w:u w:color="222222"/>
            <w:shd w:val="clear" w:color="auto" w:fill="FFFFFF"/>
            <w:lang w:val="ja-JP"/>
          </w:rPr>
          <w:delText>でございます</w:delText>
        </w:r>
      </w:del>
      <w:r>
        <w:rPr>
          <w:rFonts w:ascii="游明朝" w:eastAsia="游明朝" w:hAnsi="游明朝" w:cs="游明朝"/>
          <w:color w:val="222222"/>
          <w:sz w:val="22"/>
          <w:szCs w:val="22"/>
          <w:u w:color="222222"/>
          <w:shd w:val="clear" w:color="auto" w:fill="FFFFFF"/>
          <w:lang w:val="ja-JP"/>
        </w:rPr>
        <w:t>．</w:t>
      </w:r>
    </w:p>
    <w:p w14:paraId="7E555E14" w14:textId="27662FAB" w:rsidR="007109C2" w:rsidRDefault="00A91F0D">
      <w:pPr>
        <w:ind w:firstLine="220"/>
        <w:rPr>
          <w:rFonts w:ascii="游明朝" w:eastAsia="游明朝" w:hAnsi="游明朝" w:cs="游明朝"/>
          <w:color w:val="222222"/>
          <w:sz w:val="22"/>
          <w:szCs w:val="22"/>
          <w:u w:color="222222"/>
          <w:shd w:val="clear" w:color="auto" w:fill="FFFFFF"/>
          <w:lang w:val="ja-JP"/>
        </w:rPr>
      </w:pPr>
      <w:ins w:id="35" w:author="MIKAWA Kenta" w:date="2026-09-24T11:36:00Z" w16du:dateUtc="2026-09-24T02:36:00Z">
        <w:r>
          <w:rPr>
            <w:rFonts w:ascii="游明朝" w:eastAsia="游明朝" w:hAnsi="游明朝" w:cs="游明朝" w:hint="eastAsia"/>
            <w:color w:val="222222"/>
            <w:sz w:val="22"/>
            <w:szCs w:val="22"/>
            <w:u w:color="222222"/>
            <w:shd w:val="clear" w:color="auto" w:fill="FFFFFF"/>
            <w:lang w:val="ja-JP"/>
          </w:rPr>
          <w:t>また，</w:t>
        </w:r>
      </w:ins>
      <w:r w:rsidR="0041754F">
        <w:rPr>
          <w:rFonts w:ascii="游明朝" w:eastAsia="游明朝" w:hAnsi="游明朝" w:cs="游明朝"/>
          <w:color w:val="222222"/>
          <w:sz w:val="22"/>
          <w:szCs w:val="22"/>
          <w:u w:color="222222"/>
          <w:shd w:val="clear" w:color="auto" w:fill="FFFFFF"/>
          <w:lang w:val="ja-JP"/>
        </w:rPr>
        <w:t>計算量の観点から申し上げますと，提案手法のエンコーダの自己注意の計算量は，従来手法ProtoRAFより小さくなります．</w:t>
      </w:r>
      <w:del w:id="36" w:author="MIKAWA Kenta" w:date="2026-09-24T11:37:00Z" w16du:dateUtc="2026-09-24T02:37:00Z">
        <w:r w:rsidR="0041754F" w:rsidDel="00A91F0D">
          <w:rPr>
            <w:rFonts w:ascii="游明朝" w:eastAsia="游明朝" w:hAnsi="游明朝" w:cs="游明朝"/>
            <w:color w:val="222222"/>
            <w:sz w:val="22"/>
            <w:szCs w:val="22"/>
            <w:u w:color="222222"/>
            <w:shd w:val="clear" w:color="auto" w:fill="FFFFFF"/>
            <w:lang w:val="ja-JP"/>
          </w:rPr>
          <w:delText>以下では，</w:delText>
        </w:r>
      </w:del>
      <w:r w:rsidR="0041754F">
        <w:rPr>
          <w:rFonts w:ascii="游明朝" w:eastAsia="游明朝" w:hAnsi="游明朝" w:cs="游明朝"/>
          <w:color w:val="222222"/>
          <w:sz w:val="22"/>
          <w:szCs w:val="22"/>
          <w:u w:color="222222"/>
          <w:shd w:val="clear" w:color="auto" w:fill="FFFFFF"/>
          <w:lang w:val="ja-JP"/>
        </w:rPr>
        <w:t>ローカルコンテキストおよび参照ウィンドウの長さを</w:t>
      </w:r>
      <m:oMath>
        <m:r>
          <w:rPr>
            <w:rFonts w:ascii="Cambria Math" w:hAnsi="Cambria Math"/>
            <w:sz w:val="22"/>
            <w:szCs w:val="22"/>
          </w:rPr>
          <m:t>L</m:t>
        </m:r>
      </m:oMath>
      <w:r w:rsidR="0041754F">
        <w:rPr>
          <w:rFonts w:ascii="游明朝" w:eastAsia="游明朝" w:hAnsi="游明朝" w:cs="游明朝"/>
          <w:color w:val="222222"/>
          <w:sz w:val="22"/>
          <w:szCs w:val="22"/>
          <w:u w:color="222222"/>
          <w:shd w:val="clear" w:color="auto" w:fill="FFFFFF"/>
          <w:lang w:val="ja-JP"/>
        </w:rPr>
        <w:t>，エンコーダがこれを分割したパッチの数を</w:t>
      </w:r>
      <m:oMath>
        <m:r>
          <w:rPr>
            <w:rFonts w:ascii="Cambria Math" w:hAnsi="Cambria Math"/>
            <w:sz w:val="22"/>
            <w:szCs w:val="22"/>
          </w:rPr>
          <m:t>P</m:t>
        </m:r>
      </m:oMath>
      <w:r w:rsidR="0041754F">
        <w:rPr>
          <w:rFonts w:ascii="游明朝" w:eastAsia="游明朝" w:hAnsi="游明朝" w:cs="游明朝"/>
          <w:color w:val="222222"/>
          <w:sz w:val="22"/>
          <w:szCs w:val="22"/>
          <w:u w:color="222222"/>
          <w:shd w:val="clear" w:color="auto" w:fill="FFFFFF"/>
          <w:lang w:val="ja-JP"/>
        </w:rPr>
        <w:t>，エンコーダの埋め込み次元を</w:t>
      </w:r>
      <m:oMath>
        <m:r>
          <w:rPr>
            <w:rFonts w:ascii="Cambria Math" w:hAnsi="Cambria Math"/>
            <w:sz w:val="22"/>
            <w:szCs w:val="22"/>
          </w:rPr>
          <m:t>D</m:t>
        </m:r>
      </m:oMath>
      <w:r w:rsidR="0041754F">
        <w:rPr>
          <w:rFonts w:ascii="游明朝" w:eastAsia="游明朝" w:hAnsi="游明朝" w:cs="游明朝"/>
          <w:color w:val="222222"/>
          <w:sz w:val="22"/>
          <w:szCs w:val="22"/>
          <w:u w:color="222222"/>
          <w:shd w:val="clear" w:color="auto" w:fill="FFFFFF"/>
          <w:lang w:val="ja-JP"/>
        </w:rPr>
        <w:t>，参照ウィンドウの件数を</w:t>
      </w:r>
      <m:oMath>
        <m:r>
          <w:rPr>
            <w:rFonts w:ascii="Cambria Math" w:hAnsi="Cambria Math"/>
            <w:sz w:val="22"/>
            <w:szCs w:val="22"/>
          </w:rPr>
          <m:t>K</m:t>
        </m:r>
      </m:oMath>
      <w:r w:rsidR="0041754F">
        <w:rPr>
          <w:rFonts w:ascii="游明朝" w:eastAsia="游明朝" w:hAnsi="游明朝" w:cs="游明朝"/>
          <w:color w:val="222222"/>
          <w:sz w:val="22"/>
          <w:szCs w:val="22"/>
          <w:u w:color="222222"/>
          <w:shd w:val="clear" w:color="auto" w:fill="FFFFFF"/>
          <w:lang w:val="ja-JP"/>
        </w:rPr>
        <w:t>と表記いたします．ProtoRAFがパッチ数</w:t>
      </w:r>
      <m:oMath>
        <m:d>
          <m:dPr>
            <m:ctrlPr>
              <w:rPr>
                <w:rFonts w:ascii="Cambria Math" w:hAnsi="Cambria Math"/>
                <w:i/>
              </w:rPr>
            </m:ctrlPr>
          </m:dPr>
          <m:e>
            <m:r>
              <w:rPr>
                <w:rFonts w:ascii="Cambria Math" w:hAnsi="Cambria Math"/>
                <w:sz w:val="22"/>
                <w:szCs w:val="22"/>
              </w:rPr>
              <m:t>K+1</m:t>
            </m:r>
          </m:e>
        </m:d>
        <m:r>
          <w:rPr>
            <w:rFonts w:ascii="Cambria Math" w:hAnsi="Cambria Math"/>
            <w:sz w:val="22"/>
            <w:szCs w:val="22"/>
          </w:rPr>
          <m:t>P</m:t>
        </m:r>
      </m:oMath>
      <w:r w:rsidR="0041754F">
        <w:rPr>
          <w:rFonts w:ascii="游明朝" w:eastAsia="游明朝" w:hAnsi="游明朝" w:cs="游明朝"/>
          <w:color w:val="222222"/>
          <w:sz w:val="22"/>
          <w:szCs w:val="22"/>
          <w:u w:color="222222"/>
          <w:shd w:val="clear" w:color="auto" w:fill="FFFFFF"/>
          <w:lang w:val="ja-JP"/>
        </w:rPr>
        <w:t>の単一系列を符号化するのに対し，提案手法はパッチ数</w:t>
      </w:r>
      <m:oMath>
        <m:r>
          <w:rPr>
            <w:rFonts w:ascii="Cambria Math" w:hAnsi="Cambria Math"/>
            <w:sz w:val="22"/>
            <w:szCs w:val="22"/>
          </w:rPr>
          <m:t>P</m:t>
        </m:r>
      </m:oMath>
      <w:r w:rsidR="0041754F">
        <w:rPr>
          <w:rFonts w:ascii="游明朝" w:eastAsia="游明朝" w:hAnsi="游明朝" w:cs="游明朝"/>
          <w:color w:val="222222"/>
          <w:sz w:val="22"/>
          <w:szCs w:val="22"/>
          <w:u w:color="222222"/>
          <w:shd w:val="clear" w:color="auto" w:fill="FFFFFF"/>
          <w:lang w:val="ja-JP"/>
        </w:rPr>
        <w:t>の系列を</w:t>
      </w:r>
      <m:oMath>
        <m:r>
          <w:rPr>
            <w:rFonts w:ascii="Cambria Math" w:hAnsi="Cambria Math"/>
            <w:sz w:val="22"/>
            <w:szCs w:val="22"/>
          </w:rPr>
          <m:t>K+1</m:t>
        </m:r>
      </m:oMath>
      <w:r w:rsidR="0041754F">
        <w:rPr>
          <w:rFonts w:ascii="游明朝" w:eastAsia="游明朝" w:hAnsi="游明朝" w:cs="游明朝"/>
          <w:color w:val="222222"/>
          <w:sz w:val="22"/>
          <w:szCs w:val="22"/>
          <w:u w:color="222222"/>
          <w:shd w:val="clear" w:color="auto" w:fill="FFFFFF"/>
          <w:lang w:val="ja-JP"/>
        </w:rPr>
        <w:t>本符号化いたします．自己注意の計算量は系列長の二乗に比例するため，ProtoRAFの</w:t>
      </w:r>
      <m:oMath>
        <m:r>
          <w:rPr>
            <w:rFonts w:ascii="Cambria Math" w:hAnsi="Cambria Math"/>
            <w:sz w:val="22"/>
            <w:szCs w:val="22"/>
          </w:rPr>
          <m:t>O</m:t>
        </m:r>
        <m:d>
          <m:dPr>
            <m:ctrlPr>
              <w:rPr>
                <w:rFonts w:ascii="Cambria Math" w:hAnsi="Cambria Math"/>
                <w:i/>
              </w:rPr>
            </m:ctrlPr>
          </m:dPr>
          <m:e>
            <m:sSup>
              <m:sSupPr>
                <m:ctrlPr>
                  <w:rPr>
                    <w:rFonts w:ascii="Cambria Math" w:hAnsi="Cambria Math"/>
                  </w:rPr>
                </m:ctrlPr>
              </m:sSupPr>
              <m:e>
                <m:d>
                  <m:dPr>
                    <m:ctrlPr>
                      <w:rPr>
                        <w:rFonts w:ascii="Cambria Math" w:hAnsi="Cambria Math"/>
                        <w:i/>
                      </w:rPr>
                    </m:ctrlPr>
                  </m:dPr>
                  <m:e>
                    <m:r>
                      <w:rPr>
                        <w:rFonts w:ascii="Cambria Math" w:hAnsi="Cambria Math"/>
                        <w:sz w:val="22"/>
                        <w:szCs w:val="22"/>
                      </w:rPr>
                      <m:t>K+1</m:t>
                    </m:r>
                  </m:e>
                </m:d>
              </m:e>
              <m:sup>
                <m:r>
                  <w:rPr>
                    <w:rFonts w:ascii="Cambria Math" w:hAnsi="Cambria Math"/>
                    <w:sz w:val="22"/>
                    <w:szCs w:val="22"/>
                  </w:rPr>
                  <m:t>2</m:t>
                </m:r>
              </m:sup>
            </m:sSup>
            <m:sSup>
              <m:sSupPr>
                <m:ctrlPr>
                  <w:rPr>
                    <w:rFonts w:ascii="Cambria Math" w:hAnsi="Cambria Math"/>
                  </w:rPr>
                </m:ctrlPr>
              </m:sSupPr>
              <m:e>
                <m:r>
                  <w:rPr>
                    <w:rFonts w:ascii="Cambria Math" w:hAnsi="Cambria Math"/>
                    <w:sz w:val="22"/>
                    <w:szCs w:val="22"/>
                  </w:rPr>
                  <m:t>P</m:t>
                </m:r>
              </m:e>
              <m:sup>
                <m:r>
                  <w:rPr>
                    <w:rFonts w:ascii="Cambria Math" w:hAnsi="Cambria Math"/>
                    <w:sz w:val="22"/>
                    <w:szCs w:val="22"/>
                  </w:rPr>
                  <m:t>2</m:t>
                </m:r>
              </m:sup>
            </m:sSup>
            <m:r>
              <w:rPr>
                <w:rFonts w:ascii="Cambria Math" w:hAnsi="Cambria Math"/>
                <w:sz w:val="22"/>
                <w:szCs w:val="22"/>
              </w:rPr>
              <m:t>D</m:t>
            </m:r>
          </m:e>
        </m:d>
      </m:oMath>
      <w:r w:rsidR="0041754F">
        <w:rPr>
          <w:rFonts w:ascii="游明朝" w:eastAsia="游明朝" w:hAnsi="游明朝" w:cs="游明朝"/>
          <w:color w:val="222222"/>
          <w:sz w:val="22"/>
          <w:szCs w:val="22"/>
          <w:u w:color="222222"/>
          <w:shd w:val="clear" w:color="auto" w:fill="FFFFFF"/>
          <w:lang w:val="ja-JP"/>
        </w:rPr>
        <w:t>に対し提案手法では</w:t>
      </w:r>
      <m:oMath>
        <m:r>
          <w:rPr>
            <w:rFonts w:ascii="Cambria Math" w:hAnsi="Cambria Math"/>
            <w:sz w:val="22"/>
            <w:szCs w:val="22"/>
          </w:rPr>
          <m:t>O</m:t>
        </m:r>
        <m:d>
          <m:dPr>
            <m:ctrlPr>
              <w:rPr>
                <w:rFonts w:ascii="Cambria Math" w:hAnsi="Cambria Math"/>
                <w:i/>
              </w:rPr>
            </m:ctrlPr>
          </m:dPr>
          <m:e>
            <m:d>
              <m:dPr>
                <m:ctrlPr>
                  <w:rPr>
                    <w:rFonts w:ascii="Cambria Math" w:hAnsi="Cambria Math"/>
                    <w:i/>
                  </w:rPr>
                </m:ctrlPr>
              </m:dPr>
              <m:e>
                <m:r>
                  <w:rPr>
                    <w:rFonts w:ascii="Cambria Math" w:hAnsi="Cambria Math"/>
                    <w:sz w:val="22"/>
                    <w:szCs w:val="22"/>
                  </w:rPr>
                  <m:t>K+1</m:t>
                </m:r>
              </m:e>
            </m:d>
            <m:sSup>
              <m:sSupPr>
                <m:ctrlPr>
                  <w:rPr>
                    <w:rFonts w:ascii="Cambria Math" w:hAnsi="Cambria Math"/>
                  </w:rPr>
                </m:ctrlPr>
              </m:sSupPr>
              <m:e>
                <m:r>
                  <w:rPr>
                    <w:rFonts w:ascii="Cambria Math" w:hAnsi="Cambria Math"/>
                    <w:sz w:val="22"/>
                    <w:szCs w:val="22"/>
                  </w:rPr>
                  <m:t>P</m:t>
                </m:r>
              </m:e>
              <m:sup>
                <m:r>
                  <w:rPr>
                    <w:rFonts w:ascii="Cambria Math" w:hAnsi="Cambria Math"/>
                    <w:sz w:val="22"/>
                    <w:szCs w:val="22"/>
                  </w:rPr>
                  <m:t>2</m:t>
                </m:r>
              </m:sup>
            </m:sSup>
            <m:r>
              <w:rPr>
                <w:rFonts w:ascii="Cambria Math" w:hAnsi="Cambria Math"/>
                <w:sz w:val="22"/>
                <w:szCs w:val="22"/>
              </w:rPr>
              <m:t>D</m:t>
            </m:r>
          </m:e>
        </m:d>
      </m:oMath>
      <w:r w:rsidR="0041754F">
        <w:rPr>
          <w:rFonts w:ascii="游明朝" w:eastAsia="游明朝" w:hAnsi="游明朝" w:cs="游明朝"/>
          <w:color w:val="222222"/>
          <w:sz w:val="22"/>
          <w:szCs w:val="22"/>
          <w:u w:color="222222"/>
          <w:shd w:val="clear" w:color="auto" w:fill="FFFFFF"/>
          <w:lang w:val="ja-JP"/>
        </w:rPr>
        <w:t>となり，参照の連結に伴う二次的な増加は生じません．すなわち参照件数</w:t>
      </w:r>
      <m:oMath>
        <m:r>
          <w:rPr>
            <w:rFonts w:ascii="Cambria Math" w:hAnsi="Cambria Math"/>
            <w:sz w:val="22"/>
            <w:szCs w:val="22"/>
          </w:rPr>
          <m:t>K</m:t>
        </m:r>
      </m:oMath>
      <w:r w:rsidR="0041754F">
        <w:rPr>
          <w:rFonts w:ascii="游明朝" w:eastAsia="游明朝" w:hAnsi="游明朝" w:cs="游明朝"/>
          <w:color w:val="222222"/>
          <w:sz w:val="22"/>
          <w:szCs w:val="22"/>
          <w:u w:color="222222"/>
          <w:shd w:val="clear" w:color="auto" w:fill="FFFFFF"/>
          <w:lang w:val="ja-JP"/>
        </w:rPr>
        <w:t>に対して，ProtoRAFが二乗で増えるのに対し，提案手法は線形</w:t>
      </w:r>
      <w:ins w:id="37" w:author="MIKAWA Kenta" w:date="2026-09-24T11:38:00Z" w16du:dateUtc="2026-09-24T02:38:00Z">
        <w:r>
          <w:rPr>
            <w:rFonts w:ascii="游明朝" w:eastAsia="游明朝" w:hAnsi="游明朝" w:cs="游明朝" w:hint="eastAsia"/>
            <w:color w:val="222222"/>
            <w:sz w:val="22"/>
            <w:szCs w:val="22"/>
            <w:u w:color="222222"/>
            <w:shd w:val="clear" w:color="auto" w:fill="FFFFFF"/>
            <w:lang w:val="ja-JP"/>
          </w:rPr>
          <w:t>の増加</w:t>
        </w:r>
      </w:ins>
      <w:del w:id="38" w:author="MIKAWA Kenta" w:date="2026-09-24T11:38:00Z" w16du:dateUtc="2026-09-24T02:38:00Z">
        <w:r w:rsidR="0041754F" w:rsidDel="00A91F0D">
          <w:rPr>
            <w:rFonts w:ascii="游明朝" w:eastAsia="游明朝" w:hAnsi="游明朝" w:cs="游明朝"/>
            <w:color w:val="222222"/>
            <w:sz w:val="22"/>
            <w:szCs w:val="22"/>
            <w:u w:color="222222"/>
            <w:shd w:val="clear" w:color="auto" w:fill="FFFFFF"/>
            <w:lang w:val="ja-JP"/>
          </w:rPr>
          <w:delText>に</w:delText>
        </w:r>
      </w:del>
      <w:r w:rsidR="0041754F">
        <w:rPr>
          <w:rFonts w:ascii="游明朝" w:eastAsia="游明朝" w:hAnsi="游明朝" w:cs="游明朝"/>
          <w:color w:val="222222"/>
          <w:sz w:val="22"/>
          <w:szCs w:val="22"/>
          <w:u w:color="222222"/>
          <w:shd w:val="clear" w:color="auto" w:fill="FFFFFF"/>
          <w:lang w:val="ja-JP"/>
        </w:rPr>
        <w:t>とどまります．また，ゲート機構が追加する計算量は</w:t>
      </w:r>
      <m:oMath>
        <m:r>
          <w:rPr>
            <w:rFonts w:ascii="Cambria Math" w:hAnsi="Cambria Math"/>
            <w:sz w:val="22"/>
            <w:szCs w:val="22"/>
          </w:rPr>
          <m:t>O</m:t>
        </m:r>
        <m:d>
          <m:dPr>
            <m:ctrlPr>
              <w:rPr>
                <w:rFonts w:ascii="Cambria Math" w:hAnsi="Cambria Math"/>
                <w:i/>
              </w:rPr>
            </m:ctrlPr>
          </m:dPr>
          <m:e>
            <m:r>
              <w:rPr>
                <w:rFonts w:ascii="Cambria Math" w:hAnsi="Cambria Math"/>
                <w:sz w:val="22"/>
                <w:szCs w:val="22"/>
              </w:rPr>
              <m:t>KP</m:t>
            </m:r>
            <m:sSup>
              <m:sSupPr>
                <m:ctrlPr>
                  <w:rPr>
                    <w:rFonts w:ascii="Cambria Math" w:hAnsi="Cambria Math"/>
                  </w:rPr>
                </m:ctrlPr>
              </m:sSupPr>
              <m:e>
                <m:r>
                  <w:rPr>
                    <w:rFonts w:ascii="Cambria Math" w:hAnsi="Cambria Math"/>
                    <w:sz w:val="22"/>
                    <w:szCs w:val="22"/>
                  </w:rPr>
                  <m:t>D</m:t>
                </m:r>
              </m:e>
              <m:sup>
                <m:r>
                  <w:rPr>
                    <w:rFonts w:ascii="Cambria Math" w:hAnsi="Cambria Math"/>
                    <w:sz w:val="22"/>
                    <w:szCs w:val="22"/>
                  </w:rPr>
                  <m:t>2</m:t>
                </m:r>
              </m:sup>
            </m:sSup>
          </m:e>
        </m:d>
      </m:oMath>
      <w:r w:rsidR="0041754F">
        <w:rPr>
          <w:rFonts w:ascii="游明朝" w:eastAsia="游明朝" w:hAnsi="游明朝" w:cs="游明朝"/>
          <w:color w:val="222222"/>
          <w:sz w:val="22"/>
          <w:szCs w:val="22"/>
          <w:u w:color="222222"/>
          <w:shd w:val="clear" w:color="auto" w:fill="FFFFFF"/>
          <w:lang w:val="ja-JP"/>
        </w:rPr>
        <w:t>であり，エンコーダ全体と比べて小さい規模です．一方で，提案手法は各参照を独立した系列として扱うため，系列ごとに区切りの要素が付き，処理する要素の数はその分だけ増加いたします．なお，参照ウィンドウの検索に要する計算は両手法で完全に共通であり，本実験の条件では1予測あたり0.20ミリ秒と，モデルの順伝播に対して無視できる水準でした．</w:t>
      </w:r>
    </w:p>
    <w:p w14:paraId="2C071762" w14:textId="31374F68"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lastRenderedPageBreak/>
        <w:t>その上で，同一の計算機のGPU上で同一の入力を与え，各手法の推論時間</w:t>
      </w:r>
      <w:r w:rsidR="00E35918">
        <w:rPr>
          <w:rFonts w:ascii="游明朝" w:eastAsia="游明朝" w:hAnsi="游明朝" w:cs="游明朝" w:hint="eastAsia"/>
          <w:color w:val="222222"/>
          <w:sz w:val="22"/>
          <w:szCs w:val="22"/>
          <w:u w:color="222222"/>
          <w:shd w:val="clear" w:color="auto" w:fill="FFFFFF"/>
          <w:lang w:val="ja-JP"/>
        </w:rPr>
        <w:t>を</w:t>
      </w:r>
      <w:r>
        <w:rPr>
          <w:rFonts w:ascii="游明朝" w:eastAsia="游明朝" w:hAnsi="游明朝" w:cs="游明朝"/>
          <w:color w:val="222222"/>
          <w:sz w:val="22"/>
          <w:szCs w:val="22"/>
          <w:u w:color="222222"/>
          <w:shd w:val="clear" w:color="auto" w:fill="FFFFFF"/>
          <w:lang w:val="ja-JP"/>
        </w:rPr>
        <w:t>30回測定した平均を示しております．結果は下表の通りです（バッチサイズ16，</w:t>
      </w:r>
      <m:oMath>
        <m:r>
          <w:rPr>
            <w:rFonts w:ascii="Cambria Math" w:hAnsi="Cambria Math"/>
            <w:sz w:val="22"/>
            <w:szCs w:val="22"/>
          </w:rPr>
          <m:t>L=128</m:t>
        </m:r>
      </m:oMath>
      <w:r>
        <w:rPr>
          <w:rFonts w:ascii="游明朝" w:eastAsia="游明朝" w:hAnsi="游明朝" w:cs="游明朝"/>
          <w:color w:val="222222"/>
          <w:sz w:val="22"/>
          <w:szCs w:val="22"/>
          <w:u w:color="222222"/>
          <w:shd w:val="clear" w:color="auto" w:fill="FFFFFF"/>
          <w:lang w:val="ja-JP"/>
        </w:rPr>
        <w:t>，</w:t>
      </w:r>
      <m:oMath>
        <m:r>
          <w:rPr>
            <w:rFonts w:ascii="Cambria Math" w:hAnsi="Cambria Math"/>
            <w:sz w:val="22"/>
            <w:szCs w:val="22"/>
          </w:rPr>
          <m:t>K=3</m:t>
        </m:r>
      </m:oMath>
      <w:r>
        <w:rPr>
          <w:rFonts w:ascii="游明朝" w:eastAsia="游明朝" w:hAnsi="游明朝" w:cs="游明朝"/>
          <w:color w:val="222222"/>
          <w:sz w:val="22"/>
          <w:szCs w:val="22"/>
          <w:u w:color="222222"/>
          <w:shd w:val="clear" w:color="auto" w:fill="FFFFFF"/>
          <w:lang w:val="ja-JP"/>
        </w:rPr>
        <w:t>，括弧内はBaselineに対する比）．</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1814"/>
        <w:gridCol w:w="2041"/>
      </w:tblGrid>
      <w:tr w:rsidR="00C807BD" w14:paraId="4BBA3AB7" w14:textId="77777777">
        <w:trPr>
          <w:cantSplit/>
          <w:jc w:val="center"/>
        </w:trPr>
        <w:tc>
          <w:tcPr>
            <w:tcW w:w="1814" w:type="dxa"/>
            <w:tcBorders>
              <w:bottom w:val="single" w:sz="4" w:space="0" w:color="000000"/>
            </w:tcBorders>
          </w:tcPr>
          <w:p w14:paraId="2718D6A8" w14:textId="77777777" w:rsidR="00C807BD" w:rsidRDefault="00000000">
            <w:pPr>
              <w:keepNext/>
              <w:spacing w:before="40" w:after="40"/>
              <w:jc w:val="center"/>
            </w:pPr>
            <w:r>
              <w:rPr>
                <w:rFonts w:ascii="游明朝" w:eastAsia="游明朝" w:hAnsi="游明朝"/>
                <w:b/>
                <w:sz w:val="20"/>
              </w:rPr>
              <w:t>モデル</w:t>
            </w:r>
          </w:p>
        </w:tc>
        <w:tc>
          <w:tcPr>
            <w:tcW w:w="2041" w:type="dxa"/>
            <w:tcBorders>
              <w:bottom w:val="single" w:sz="4" w:space="0" w:color="000000"/>
            </w:tcBorders>
          </w:tcPr>
          <w:p w14:paraId="7EEFAC84" w14:textId="77777777" w:rsidR="00C807BD" w:rsidRDefault="00000000">
            <w:pPr>
              <w:keepNext/>
              <w:spacing w:before="40" w:after="40"/>
              <w:jc w:val="center"/>
            </w:pPr>
            <w:r>
              <w:rPr>
                <w:rFonts w:ascii="游明朝" w:eastAsia="游明朝" w:hAnsi="游明朝"/>
                <w:b/>
                <w:sz w:val="20"/>
              </w:rPr>
              <w:t>推論時間 [ms]</w:t>
            </w:r>
          </w:p>
        </w:tc>
      </w:tr>
      <w:tr w:rsidR="00C807BD" w14:paraId="31BEC0BA" w14:textId="77777777">
        <w:trPr>
          <w:cantSplit/>
          <w:jc w:val="center"/>
        </w:trPr>
        <w:tc>
          <w:tcPr>
            <w:tcW w:w="1814" w:type="dxa"/>
          </w:tcPr>
          <w:p w14:paraId="426B5493" w14:textId="77777777" w:rsidR="00C807BD" w:rsidRDefault="00000000">
            <w:pPr>
              <w:keepNext/>
              <w:spacing w:before="40" w:after="40"/>
              <w:jc w:val="left"/>
            </w:pPr>
            <w:r>
              <w:rPr>
                <w:rFonts w:ascii="游明朝" w:eastAsia="游明朝" w:hAnsi="游明朝"/>
                <w:b/>
                <w:sz w:val="20"/>
              </w:rPr>
              <w:t>GateRAF</w:t>
            </w:r>
          </w:p>
        </w:tc>
        <w:tc>
          <w:tcPr>
            <w:tcW w:w="2041" w:type="dxa"/>
          </w:tcPr>
          <w:p w14:paraId="2A9859EE" w14:textId="77777777" w:rsidR="00C807BD" w:rsidRDefault="00000000">
            <w:pPr>
              <w:keepNext/>
              <w:spacing w:before="40" w:after="40"/>
              <w:jc w:val="center"/>
            </w:pPr>
            <w:r>
              <w:rPr>
                <w:rFonts w:ascii="游明朝" w:eastAsia="游明朝" w:hAnsi="游明朝"/>
                <w:b/>
                <w:sz w:val="20"/>
              </w:rPr>
              <w:t>69.9 (2.86)</w:t>
            </w:r>
          </w:p>
        </w:tc>
      </w:tr>
      <w:tr w:rsidR="00C807BD" w14:paraId="655BDFAB" w14:textId="77777777">
        <w:trPr>
          <w:cantSplit/>
          <w:jc w:val="center"/>
        </w:trPr>
        <w:tc>
          <w:tcPr>
            <w:tcW w:w="1814" w:type="dxa"/>
          </w:tcPr>
          <w:p w14:paraId="7DF45B0F" w14:textId="77777777" w:rsidR="00C807BD" w:rsidRDefault="00000000">
            <w:pPr>
              <w:keepNext/>
              <w:spacing w:before="40" w:after="40"/>
              <w:jc w:val="left"/>
            </w:pPr>
            <w:r>
              <w:rPr>
                <w:rFonts w:ascii="游明朝" w:eastAsia="游明朝" w:hAnsi="游明朝"/>
                <w:sz w:val="20"/>
              </w:rPr>
              <w:t>Multi-RAF</w:t>
            </w:r>
          </w:p>
        </w:tc>
        <w:tc>
          <w:tcPr>
            <w:tcW w:w="2041" w:type="dxa"/>
          </w:tcPr>
          <w:p w14:paraId="22565732" w14:textId="77777777" w:rsidR="00C807BD" w:rsidRDefault="00000000">
            <w:pPr>
              <w:keepNext/>
              <w:spacing w:before="40" w:after="40"/>
              <w:jc w:val="center"/>
            </w:pPr>
            <w:r>
              <w:rPr>
                <w:rFonts w:ascii="游明朝" w:eastAsia="游明朝" w:hAnsi="游明朝"/>
                <w:sz w:val="20"/>
              </w:rPr>
              <w:t>70.1 (2.87)</w:t>
            </w:r>
          </w:p>
        </w:tc>
      </w:tr>
      <w:tr w:rsidR="00C807BD" w14:paraId="29BBEE4F" w14:textId="77777777">
        <w:trPr>
          <w:cantSplit/>
          <w:jc w:val="center"/>
        </w:trPr>
        <w:tc>
          <w:tcPr>
            <w:tcW w:w="1814" w:type="dxa"/>
          </w:tcPr>
          <w:p w14:paraId="10A0A068" w14:textId="77777777" w:rsidR="00C807BD" w:rsidRDefault="00000000">
            <w:pPr>
              <w:keepNext/>
              <w:spacing w:before="40" w:after="40"/>
              <w:jc w:val="left"/>
            </w:pPr>
            <w:r>
              <w:rPr>
                <w:rFonts w:ascii="游明朝" w:eastAsia="游明朝" w:hAnsi="游明朝"/>
                <w:sz w:val="20"/>
              </w:rPr>
              <w:t>ProtoRAF</w:t>
            </w:r>
          </w:p>
        </w:tc>
        <w:tc>
          <w:tcPr>
            <w:tcW w:w="2041" w:type="dxa"/>
          </w:tcPr>
          <w:p w14:paraId="7D365DDD" w14:textId="77777777" w:rsidR="00C807BD" w:rsidRDefault="00000000">
            <w:pPr>
              <w:keepNext/>
              <w:spacing w:before="40" w:after="40"/>
              <w:jc w:val="center"/>
            </w:pPr>
            <w:r>
              <w:rPr>
                <w:rFonts w:ascii="游明朝" w:eastAsia="游明朝" w:hAnsi="游明朝"/>
                <w:sz w:val="20"/>
              </w:rPr>
              <w:t>60.1 (2.46)</w:t>
            </w:r>
          </w:p>
        </w:tc>
      </w:tr>
      <w:tr w:rsidR="00C807BD" w14:paraId="47D9EB7E" w14:textId="77777777">
        <w:trPr>
          <w:cantSplit/>
          <w:jc w:val="center"/>
        </w:trPr>
        <w:tc>
          <w:tcPr>
            <w:tcW w:w="1814" w:type="dxa"/>
          </w:tcPr>
          <w:p w14:paraId="29B20C51" w14:textId="77777777" w:rsidR="00C807BD" w:rsidRDefault="00000000">
            <w:pPr>
              <w:spacing w:before="40" w:after="40"/>
              <w:jc w:val="left"/>
            </w:pPr>
            <w:r>
              <w:rPr>
                <w:rFonts w:ascii="游明朝" w:eastAsia="游明朝" w:hAnsi="游明朝"/>
                <w:sz w:val="20"/>
              </w:rPr>
              <w:t>Baseline</w:t>
            </w:r>
          </w:p>
        </w:tc>
        <w:tc>
          <w:tcPr>
            <w:tcW w:w="2041" w:type="dxa"/>
          </w:tcPr>
          <w:p w14:paraId="2E8F3B12" w14:textId="77777777" w:rsidR="00C807BD" w:rsidRDefault="00000000">
            <w:pPr>
              <w:spacing w:before="40" w:after="40"/>
              <w:jc w:val="center"/>
            </w:pPr>
            <w:r>
              <w:rPr>
                <w:rFonts w:ascii="游明朝" w:eastAsia="游明朝" w:hAnsi="游明朝"/>
                <w:sz w:val="20"/>
              </w:rPr>
              <w:t>24.4 (1.00)</w:t>
            </w:r>
          </w:p>
        </w:tc>
      </w:tr>
    </w:tbl>
    <w:p w14:paraId="0E2C2555"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4EA0D836" w14:textId="77777777" w:rsidR="007109C2" w:rsidRDefault="0041754F" w:rsidP="00623CFE">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提案手法は従来手法ProtoRAFに対し，推論で約1.16倍の時間を要します．この増分は参照を独立に符号化することによるものであり，ゲート機構自体による増分は，Multi-RAFとの差から1%未満（測定誤差の範囲内）にとどまっております．また，参照数</w:t>
      </w:r>
      <m:oMath>
        <m:r>
          <w:rPr>
            <w:rFonts w:ascii="Cambria Math" w:hAnsi="Cambria Math"/>
            <w:sz w:val="22"/>
            <w:szCs w:val="22"/>
          </w:rPr>
          <m:t>K</m:t>
        </m:r>
      </m:oMath>
      <w:r>
        <w:rPr>
          <w:rFonts w:ascii="游明朝" w:eastAsia="游明朝" w:hAnsi="游明朝" w:cs="游明朝"/>
          <w:color w:val="222222"/>
          <w:sz w:val="22"/>
          <w:szCs w:val="22"/>
          <w:u w:color="222222"/>
          <w:shd w:val="clear" w:color="auto" w:fill="FFFFFF"/>
          <w:lang w:val="ja-JP"/>
        </w:rPr>
        <w:t>を1から8まで変化させて測定したところ，両手法の比はおよそ1.16から1.18でほぼ一定であり，5つのステップへの分割によって計算量の増え方が悪化するものではないことを確認いたしました．</w:t>
      </w:r>
    </w:p>
    <w:p w14:paraId="196010CA" w14:textId="20B353A2" w:rsidR="000A6D1F" w:rsidRDefault="00000000">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以上</w:t>
      </w:r>
      <w:ins w:id="39" w:author="MIKAWA Kenta" w:date="2026-09-24T11:39:00Z" w16du:dateUtc="2026-09-24T02:39:00Z">
        <w:r w:rsidR="00A91F0D">
          <w:rPr>
            <w:rFonts w:ascii="游明朝" w:eastAsia="游明朝" w:hAnsi="游明朝" w:cs="游明朝" w:hint="eastAsia"/>
            <w:color w:val="222222"/>
            <w:sz w:val="22"/>
            <w:szCs w:val="22"/>
            <w:u w:color="222222"/>
            <w:shd w:val="clear" w:color="auto" w:fill="FFFFFF"/>
            <w:lang w:val="ja-JP"/>
          </w:rPr>
          <w:t>の点につきまして</w:t>
        </w:r>
      </w:ins>
      <w:del w:id="40" w:author="MIKAWA Kenta" w:date="2026-09-24T11:39:00Z" w16du:dateUtc="2026-09-24T02:39:00Z">
        <w:r w:rsidDel="00A91F0D">
          <w:rPr>
            <w:rFonts w:ascii="游明朝" w:eastAsia="游明朝" w:hAnsi="游明朝" w:cs="游明朝"/>
            <w:color w:val="222222"/>
            <w:sz w:val="22"/>
            <w:szCs w:val="22"/>
            <w:u w:color="222222"/>
            <w:shd w:val="clear" w:color="auto" w:fill="FFFFFF"/>
            <w:lang w:val="ja-JP"/>
          </w:rPr>
          <w:delText>を</w:delText>
        </w:r>
      </w:del>
      <w:r>
        <w:rPr>
          <w:rFonts w:ascii="游明朝" w:eastAsia="游明朝" w:hAnsi="游明朝" w:cs="游明朝"/>
          <w:color w:val="222222"/>
          <w:sz w:val="22"/>
          <w:szCs w:val="22"/>
          <w:u w:color="222222"/>
          <w:shd w:val="clear" w:color="auto" w:fill="FFFFFF"/>
          <w:lang w:val="ja-JP"/>
        </w:rPr>
        <w:t>，4.4 計算コストとして本文に追記</w:t>
      </w:r>
      <w:ins w:id="41" w:author="MIKAWA Kenta" w:date="2026-09-24T11:39:00Z" w16du:dateUtc="2026-09-24T02:39:00Z">
        <w:r w:rsidR="00A91F0D">
          <w:rPr>
            <w:rFonts w:ascii="游明朝" w:eastAsia="游明朝" w:hAnsi="游明朝" w:cs="游明朝" w:hint="eastAsia"/>
            <w:color w:val="222222"/>
            <w:sz w:val="22"/>
            <w:szCs w:val="22"/>
            <w:u w:color="222222"/>
            <w:shd w:val="clear" w:color="auto" w:fill="FFFFFF"/>
            <w:lang w:val="ja-JP"/>
          </w:rPr>
          <w:t>するものと</w:t>
        </w:r>
      </w:ins>
      <w:r>
        <w:rPr>
          <w:rFonts w:ascii="游明朝" w:eastAsia="游明朝" w:hAnsi="游明朝" w:cs="游明朝"/>
          <w:color w:val="222222"/>
          <w:sz w:val="22"/>
          <w:szCs w:val="22"/>
          <w:u w:color="222222"/>
          <w:shd w:val="clear" w:color="auto" w:fill="FFFFFF"/>
          <w:lang w:val="ja-JP"/>
        </w:rPr>
        <w:t>いたしました．</w:t>
      </w:r>
    </w:p>
    <w:p w14:paraId="1570CD35"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237D2A18" w14:textId="77777777" w:rsidR="000A6D1F" w:rsidRDefault="00000000">
      <w:pPr>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w:t>
      </w:r>
      <w:commentRangeStart w:id="42"/>
      <w:r>
        <w:rPr>
          <w:rFonts w:ascii="游明朝" w:eastAsia="游明朝" w:hAnsi="游明朝" w:cs="游明朝"/>
          <w:b/>
          <w:bCs/>
          <w:color w:val="000000" w:themeColor="text1"/>
          <w:sz w:val="22"/>
          <w:szCs w:val="22"/>
          <w:u w:val="single"/>
          <w:shd w:val="clear" w:color="auto" w:fill="FFFFFF"/>
          <w:lang w:val="ja-JP"/>
        </w:rPr>
        <w:t>新原稿 p.5 左カラム，4.4 計算コスト（節の新設）</w:t>
      </w:r>
      <w:commentRangeEnd w:id="42"/>
      <w:r w:rsidR="0098226B">
        <w:rPr>
          <w:rStyle w:val="ac"/>
          <w:rFonts w:ascii="游明朝" w:eastAsia="游明朝" w:hAnsi="游明朝" w:cs="游明朝"/>
          <w:b/>
          <w:bCs/>
          <w:color w:val="000000" w:themeColor="text1"/>
          <w:sz w:val="22"/>
          <w:szCs w:val="22"/>
          <w:u w:val="single"/>
          <w:shd w:val="clear" w:color="auto" w:fill="FFFFFF"/>
          <w:lang w:val="ja-JP"/>
        </w:rPr>
        <w:commentReference w:id="42"/>
      </w:r>
      <w:r>
        <w:rPr>
          <w:rFonts w:ascii="游明朝" w:eastAsia="游明朝" w:hAnsi="游明朝" w:cs="游明朝"/>
          <w:b/>
          <w:bCs/>
          <w:color w:val="000000" w:themeColor="text1"/>
          <w:sz w:val="22"/>
          <w:szCs w:val="22"/>
          <w:u w:val="single"/>
          <w:shd w:val="clear" w:color="auto" w:fill="FFFFFF"/>
          <w:lang w:val="ja-JP"/>
        </w:rPr>
        <w:t>：</w:t>
      </w:r>
    </w:p>
    <w:p w14:paraId="13C4AB45" w14:textId="1D043493" w:rsidR="000A6D1F" w:rsidDel="00A91F0D" w:rsidRDefault="00000000">
      <w:pPr>
        <w:ind w:leftChars="202" w:left="424"/>
        <w:rPr>
          <w:del w:id="43" w:author="MIKAWA Kenta" w:date="2026-09-24T11:41:00Z" w16du:dateUtc="2026-09-24T02:41:00Z"/>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提案手法は処理を5つのステップに分けるが，</w:t>
      </w:r>
      <w:del w:id="44" w:author="MIKAWA Kenta" w:date="2026-09-24T11:40:00Z" w16du:dateUtc="2026-09-24T02:40:00Z">
        <w:r w:rsidDel="00A91F0D">
          <w:rPr>
            <w:rFonts w:ascii="游明朝" w:eastAsia="游明朝" w:hAnsi="游明朝" w:cs="游明朝"/>
            <w:color w:val="000000" w:themeColor="text1"/>
            <w:sz w:val="22"/>
            <w:szCs w:val="22"/>
            <w:u w:color="222222"/>
            <w:shd w:val="clear" w:color="auto" w:fill="FFFFFF"/>
            <w:lang w:val="ja-JP"/>
          </w:rPr>
          <w:delText>これにより計算コストが大きく悪化することはない．</w:delText>
        </w:r>
      </w:del>
      <w:ins w:id="45" w:author="MIKAWA Kenta" w:date="2026-09-24T11:41:00Z" w16du:dateUtc="2026-09-24T02:41:00Z">
        <w:r w:rsidR="00A91F0D">
          <w:rPr>
            <w:rFonts w:ascii="游明朝" w:eastAsia="游明朝" w:hAnsi="游明朝" w:cs="游明朝" w:hint="eastAsia"/>
            <w:color w:val="000000" w:themeColor="text1"/>
            <w:sz w:val="22"/>
            <w:szCs w:val="22"/>
            <w:u w:color="222222"/>
            <w:shd w:val="clear" w:color="auto" w:fill="FFFFFF"/>
            <w:lang w:val="ja-JP"/>
          </w:rPr>
          <w:t>（変更履歴入れると改行が直らないのだけど，ここ，文章を繋げてください）</w:t>
        </w:r>
      </w:ins>
    </w:p>
    <w:p w14:paraId="7AEB33A7" w14:textId="77777777" w:rsidR="000A6D1F" w:rsidRDefault="00000000" w:rsidP="00A91F0D">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5つのステップへの分割は，参照ウィンドウとローカルコンテキストを独立に符号化するための構成であり，逐次的な処理を追加するものではない．Step 1とStep 2のエンコードは互いに独立に実行でき，Step 3からStep 5はパッチ表現に対する要素ごとの積と多層パーセプトロンの適用にとどまる．</w:t>
      </w:r>
    </w:p>
    <w:p w14:paraId="2C2999B6" w14:textId="37C25783" w:rsidR="000A6D1F" w:rsidRDefault="00000000">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計算量の観点では，ProtoRAFがパッチ数</w:t>
      </w:r>
      <m:oMath>
        <m:d>
          <m:dPr>
            <m:ctrlPr>
              <w:rPr>
                <w:rFonts w:ascii="Cambria Math" w:hAnsi="Cambria Math"/>
                <w:i/>
              </w:rPr>
            </m:ctrlPr>
          </m:dPr>
          <m:e>
            <m:r>
              <w:rPr>
                <w:rFonts w:ascii="Cambria Math" w:hAnsi="Cambria Math"/>
                <w:sz w:val="22"/>
                <w:szCs w:val="22"/>
              </w:rPr>
              <m:t>K+1</m:t>
            </m:r>
          </m:e>
        </m:d>
        <m:r>
          <w:rPr>
            <w:rFonts w:ascii="Cambria Math" w:hAnsi="Cambria Math"/>
            <w:sz w:val="22"/>
            <w:szCs w:val="22"/>
          </w:rPr>
          <m:t>P</m:t>
        </m:r>
      </m:oMath>
      <w:r>
        <w:rPr>
          <w:rFonts w:ascii="游明朝" w:eastAsia="游明朝" w:hAnsi="游明朝" w:cs="游明朝"/>
          <w:color w:val="000000" w:themeColor="text1"/>
          <w:sz w:val="22"/>
          <w:szCs w:val="22"/>
          <w:u w:color="222222"/>
          <w:shd w:val="clear" w:color="auto" w:fill="FFFFFF"/>
          <w:lang w:val="ja-JP"/>
        </w:rPr>
        <w:t>の単一系列を符号化するのに対し，提案手法はパッチ数</w:t>
      </w:r>
      <m:oMath>
        <m:r>
          <w:rPr>
            <w:rFonts w:ascii="Cambria Math" w:hAnsi="Cambria Math"/>
            <w:sz w:val="22"/>
            <w:szCs w:val="22"/>
          </w:rPr>
          <m:t>P</m:t>
        </m:r>
      </m:oMath>
      <w:r>
        <w:rPr>
          <w:rFonts w:ascii="游明朝" w:eastAsia="游明朝" w:hAnsi="游明朝" w:cs="游明朝"/>
          <w:color w:val="000000" w:themeColor="text1"/>
          <w:sz w:val="22"/>
          <w:szCs w:val="22"/>
          <w:u w:color="222222"/>
          <w:shd w:val="clear" w:color="auto" w:fill="FFFFFF"/>
          <w:lang w:val="ja-JP"/>
        </w:rPr>
        <w:t>の系列を</w:t>
      </w:r>
      <m:oMath>
        <m:r>
          <w:rPr>
            <w:rFonts w:ascii="Cambria Math" w:hAnsi="Cambria Math"/>
            <w:sz w:val="22"/>
            <w:szCs w:val="22"/>
          </w:rPr>
          <m:t>K+1</m:t>
        </m:r>
      </m:oMath>
      <w:ins w:id="46" w:author="MIKAWA Kenta" w:date="2026-09-24T11:41:00Z" w16du:dateUtc="2026-09-24T02:41:00Z">
        <w:r w:rsidR="0098226B">
          <w:rPr>
            <w:rFonts w:ascii="游明朝" w:eastAsia="游明朝" w:hAnsi="游明朝" w:cs="游明朝" w:hint="eastAsia"/>
            <w:color w:val="000000" w:themeColor="text1"/>
            <w:sz w:val="22"/>
            <w:szCs w:val="22"/>
            <w:u w:color="222222"/>
            <w:shd w:val="clear" w:color="auto" w:fill="FFFFFF"/>
            <w:lang w:val="ja-JP"/>
          </w:rPr>
          <w:t>だけ</w:t>
        </w:r>
      </w:ins>
      <w:del w:id="47" w:author="MIKAWA Kenta" w:date="2026-09-24T11:41:00Z" w16du:dateUtc="2026-09-24T02:41:00Z">
        <w:r w:rsidDel="0098226B">
          <w:rPr>
            <w:rFonts w:ascii="游明朝" w:eastAsia="游明朝" w:hAnsi="游明朝" w:cs="游明朝"/>
            <w:color w:val="000000" w:themeColor="text1"/>
            <w:sz w:val="22"/>
            <w:szCs w:val="22"/>
            <w:u w:color="222222"/>
            <w:shd w:val="clear" w:color="auto" w:fill="FFFFFF"/>
            <w:lang w:val="ja-JP"/>
          </w:rPr>
          <w:delText>本</w:delText>
        </w:r>
      </w:del>
      <w:r>
        <w:rPr>
          <w:rFonts w:ascii="游明朝" w:eastAsia="游明朝" w:hAnsi="游明朝" w:cs="游明朝"/>
          <w:color w:val="000000" w:themeColor="text1"/>
          <w:sz w:val="22"/>
          <w:szCs w:val="22"/>
          <w:u w:color="222222"/>
          <w:shd w:val="clear" w:color="auto" w:fill="FFFFFF"/>
          <w:lang w:val="ja-JP"/>
        </w:rPr>
        <w:t>符号化する．そのためエンコーダの自己注意の計算量は，ProtoRAFの</w:t>
      </w:r>
      <m:oMath>
        <m:r>
          <w:rPr>
            <w:rFonts w:ascii="Cambria Math" w:hAnsi="Cambria Math"/>
            <w:sz w:val="22"/>
            <w:szCs w:val="22"/>
          </w:rPr>
          <m:t>O</m:t>
        </m:r>
        <m:d>
          <m:dPr>
            <m:ctrlPr>
              <w:rPr>
                <w:rFonts w:ascii="Cambria Math" w:hAnsi="Cambria Math"/>
                <w:i/>
              </w:rPr>
            </m:ctrlPr>
          </m:dPr>
          <m:e>
            <m:sSup>
              <m:sSupPr>
                <m:ctrlPr>
                  <w:rPr>
                    <w:rFonts w:ascii="Cambria Math" w:hAnsi="Cambria Math"/>
                  </w:rPr>
                </m:ctrlPr>
              </m:sSupPr>
              <m:e>
                <m:d>
                  <m:dPr>
                    <m:ctrlPr>
                      <w:rPr>
                        <w:rFonts w:ascii="Cambria Math" w:hAnsi="Cambria Math"/>
                        <w:i/>
                      </w:rPr>
                    </m:ctrlPr>
                  </m:dPr>
                  <m:e>
                    <m:r>
                      <w:rPr>
                        <w:rFonts w:ascii="Cambria Math" w:hAnsi="Cambria Math"/>
                        <w:sz w:val="22"/>
                        <w:szCs w:val="22"/>
                      </w:rPr>
                      <m:t>K+1</m:t>
                    </m:r>
                  </m:e>
                </m:d>
              </m:e>
              <m:sup>
                <m:r>
                  <w:rPr>
                    <w:rFonts w:ascii="Cambria Math" w:hAnsi="Cambria Math"/>
                    <w:sz w:val="22"/>
                    <w:szCs w:val="22"/>
                  </w:rPr>
                  <m:t>2</m:t>
                </m:r>
              </m:sup>
            </m:sSup>
            <m:sSup>
              <m:sSupPr>
                <m:ctrlPr>
                  <w:rPr>
                    <w:rFonts w:ascii="Cambria Math" w:hAnsi="Cambria Math"/>
                  </w:rPr>
                </m:ctrlPr>
              </m:sSupPr>
              <m:e>
                <m:r>
                  <w:rPr>
                    <w:rFonts w:ascii="Cambria Math" w:hAnsi="Cambria Math"/>
                    <w:sz w:val="22"/>
                    <w:szCs w:val="22"/>
                  </w:rPr>
                  <m:t>P</m:t>
                </m:r>
              </m:e>
              <m:sup>
                <m:r>
                  <w:rPr>
                    <w:rFonts w:ascii="Cambria Math" w:hAnsi="Cambria Math"/>
                    <w:sz w:val="22"/>
                    <w:szCs w:val="22"/>
                  </w:rPr>
                  <m:t>2</m:t>
                </m:r>
              </m:sup>
            </m:sSup>
            <m:r>
              <w:rPr>
                <w:rFonts w:ascii="Cambria Math" w:hAnsi="Cambria Math"/>
                <w:sz w:val="22"/>
                <w:szCs w:val="22"/>
              </w:rPr>
              <m:t>D</m:t>
            </m:r>
          </m:e>
        </m:d>
      </m:oMath>
      <w:r>
        <w:rPr>
          <w:rFonts w:ascii="游明朝" w:eastAsia="游明朝" w:hAnsi="游明朝" w:cs="游明朝"/>
          <w:color w:val="000000" w:themeColor="text1"/>
          <w:sz w:val="22"/>
          <w:szCs w:val="22"/>
          <w:u w:color="222222"/>
          <w:shd w:val="clear" w:color="auto" w:fill="FFFFFF"/>
          <w:lang w:val="ja-JP"/>
        </w:rPr>
        <w:t>に対し</w:t>
      </w:r>
      <w:ins w:id="48" w:author="MIKAWA Kenta" w:date="2026-09-24T11:41:00Z" w16du:dateUtc="2026-09-24T02:41:00Z">
        <w:r w:rsidR="0098226B">
          <w:rPr>
            <w:rFonts w:ascii="游明朝" w:eastAsia="游明朝" w:hAnsi="游明朝" w:cs="游明朝" w:hint="eastAsia"/>
            <w:color w:val="000000" w:themeColor="text1"/>
            <w:sz w:val="22"/>
            <w:szCs w:val="22"/>
            <w:u w:color="222222"/>
            <w:shd w:val="clear" w:color="auto" w:fill="FFFFFF"/>
            <w:lang w:val="ja-JP"/>
          </w:rPr>
          <w:t>，</w:t>
        </w:r>
      </w:ins>
      <w:r>
        <w:rPr>
          <w:rFonts w:ascii="游明朝" w:eastAsia="游明朝" w:hAnsi="游明朝" w:cs="游明朝"/>
          <w:color w:val="000000" w:themeColor="text1"/>
          <w:sz w:val="22"/>
          <w:szCs w:val="22"/>
          <w:u w:color="222222"/>
          <w:shd w:val="clear" w:color="auto" w:fill="FFFFFF"/>
          <w:lang w:val="ja-JP"/>
        </w:rPr>
        <w:t>提案手法では</w:t>
      </w:r>
      <m:oMath>
        <m:r>
          <w:rPr>
            <w:rFonts w:ascii="Cambria Math" w:hAnsi="Cambria Math"/>
            <w:sz w:val="22"/>
            <w:szCs w:val="22"/>
          </w:rPr>
          <m:t>O</m:t>
        </m:r>
        <m:d>
          <m:dPr>
            <m:ctrlPr>
              <w:rPr>
                <w:rFonts w:ascii="Cambria Math" w:hAnsi="Cambria Math"/>
                <w:i/>
              </w:rPr>
            </m:ctrlPr>
          </m:dPr>
          <m:e>
            <m:d>
              <m:dPr>
                <m:ctrlPr>
                  <w:rPr>
                    <w:rFonts w:ascii="Cambria Math" w:hAnsi="Cambria Math"/>
                    <w:i/>
                  </w:rPr>
                </m:ctrlPr>
              </m:dPr>
              <m:e>
                <m:r>
                  <w:rPr>
                    <w:rFonts w:ascii="Cambria Math" w:hAnsi="Cambria Math"/>
                    <w:sz w:val="22"/>
                    <w:szCs w:val="22"/>
                  </w:rPr>
                  <m:t>K+1</m:t>
                </m:r>
              </m:e>
            </m:d>
            <m:sSup>
              <m:sSupPr>
                <m:ctrlPr>
                  <w:rPr>
                    <w:rFonts w:ascii="Cambria Math" w:hAnsi="Cambria Math"/>
                  </w:rPr>
                </m:ctrlPr>
              </m:sSupPr>
              <m:e>
                <m:r>
                  <w:rPr>
                    <w:rFonts w:ascii="Cambria Math" w:hAnsi="Cambria Math"/>
                    <w:sz w:val="22"/>
                    <w:szCs w:val="22"/>
                  </w:rPr>
                  <m:t>P</m:t>
                </m:r>
              </m:e>
              <m:sup>
                <m:r>
                  <w:rPr>
                    <w:rFonts w:ascii="Cambria Math" w:hAnsi="Cambria Math"/>
                    <w:sz w:val="22"/>
                    <w:szCs w:val="22"/>
                  </w:rPr>
                  <m:t>2</m:t>
                </m:r>
              </m:sup>
            </m:sSup>
            <m:r>
              <w:rPr>
                <w:rFonts w:ascii="Cambria Math" w:hAnsi="Cambria Math"/>
                <w:sz w:val="22"/>
                <w:szCs w:val="22"/>
              </w:rPr>
              <m:t>D</m:t>
            </m:r>
          </m:e>
        </m:d>
      </m:oMath>
      <w:r>
        <w:rPr>
          <w:rFonts w:ascii="游明朝" w:eastAsia="游明朝" w:hAnsi="游明朝" w:cs="游明朝"/>
          <w:color w:val="000000" w:themeColor="text1"/>
          <w:sz w:val="22"/>
          <w:szCs w:val="22"/>
          <w:u w:color="222222"/>
          <w:shd w:val="clear" w:color="auto" w:fill="FFFFFF"/>
          <w:lang w:val="ja-JP"/>
        </w:rPr>
        <w:t>となり，参照の連結に伴う二次的な増加は生じない．ゲート機構が追加する計算量は</w:t>
      </w:r>
      <m:oMath>
        <m:r>
          <w:rPr>
            <w:rFonts w:ascii="Cambria Math" w:hAnsi="Cambria Math"/>
            <w:sz w:val="22"/>
            <w:szCs w:val="22"/>
          </w:rPr>
          <m:t>O</m:t>
        </m:r>
        <m:d>
          <m:dPr>
            <m:ctrlPr>
              <w:rPr>
                <w:rFonts w:ascii="Cambria Math" w:hAnsi="Cambria Math"/>
                <w:i/>
              </w:rPr>
            </m:ctrlPr>
          </m:dPr>
          <m:e>
            <m:r>
              <w:rPr>
                <w:rFonts w:ascii="Cambria Math" w:hAnsi="Cambria Math"/>
                <w:sz w:val="22"/>
                <w:szCs w:val="22"/>
              </w:rPr>
              <m:t>KP</m:t>
            </m:r>
            <m:sSup>
              <m:sSupPr>
                <m:ctrlPr>
                  <w:rPr>
                    <w:rFonts w:ascii="Cambria Math" w:hAnsi="Cambria Math"/>
                  </w:rPr>
                </m:ctrlPr>
              </m:sSupPr>
              <m:e>
                <m:r>
                  <w:rPr>
                    <w:rFonts w:ascii="Cambria Math" w:hAnsi="Cambria Math"/>
                    <w:sz w:val="22"/>
                    <w:szCs w:val="22"/>
                  </w:rPr>
                  <m:t>D</m:t>
                </m:r>
              </m:e>
              <m:sup>
                <m:r>
                  <w:rPr>
                    <w:rFonts w:ascii="Cambria Math" w:hAnsi="Cambria Math"/>
                    <w:sz w:val="22"/>
                    <w:szCs w:val="22"/>
                  </w:rPr>
                  <m:t>2</m:t>
                </m:r>
              </m:sup>
            </m:sSup>
          </m:e>
        </m:d>
      </m:oMath>
      <w:r>
        <w:rPr>
          <w:rFonts w:ascii="游明朝" w:eastAsia="游明朝" w:hAnsi="游明朝" w:cs="游明朝"/>
          <w:color w:val="000000" w:themeColor="text1"/>
          <w:sz w:val="22"/>
          <w:szCs w:val="22"/>
          <w:u w:color="222222"/>
          <w:shd w:val="clear" w:color="auto" w:fill="FFFFFF"/>
          <w:lang w:val="ja-JP"/>
        </w:rPr>
        <w:t>であり，エンコーダ全体と比べて小さい規模にとどまる．また，参照ウィンドウの検索に要する計算は両手法で共通である．</w:t>
      </w:r>
    </w:p>
    <w:p w14:paraId="0B938183" w14:textId="77777777" w:rsidR="00623CFE" w:rsidRDefault="00623CFE" w:rsidP="00623CFE">
      <w:pPr>
        <w:rPr>
          <w:rFonts w:ascii="游明朝" w:eastAsia="游明朝" w:hAnsi="游明朝" w:cs="游明朝"/>
          <w:color w:val="222222"/>
          <w:sz w:val="22"/>
          <w:szCs w:val="22"/>
          <w:u w:color="222222"/>
          <w:shd w:val="clear" w:color="auto" w:fill="FFFFFF"/>
          <w:lang w:val="ja-JP"/>
        </w:rPr>
      </w:pPr>
    </w:p>
    <w:p w14:paraId="34DC35AA" w14:textId="77777777" w:rsidR="007109C2" w:rsidRDefault="007109C2">
      <w:pPr>
        <w:rPr>
          <w:rFonts w:ascii="游明朝" w:eastAsia="游明朝" w:hAnsi="游明朝" w:cs="游明朝"/>
          <w:color w:val="222222"/>
          <w:sz w:val="22"/>
          <w:szCs w:val="22"/>
          <w:u w:color="222222"/>
          <w:shd w:val="clear" w:color="auto" w:fill="FFFFFF"/>
        </w:rPr>
      </w:pPr>
    </w:p>
    <w:p w14:paraId="7F0381A3" w14:textId="77777777"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#A</w:t>
      </w:r>
      <w:r w:rsidRPr="001A2D82">
        <w:rPr>
          <w:rFonts w:asciiTheme="majorEastAsia" w:eastAsiaTheme="majorEastAsia" w:hAnsiTheme="majorEastAsia" w:cs="游明朝"/>
          <w:b/>
          <w:bCs/>
          <w:sz w:val="22"/>
          <w:szCs w:val="22"/>
          <w:lang w:val="ja-JP"/>
        </w:rPr>
        <w:t>から頂いたコメント】</w:t>
      </w:r>
    </w:p>
    <w:p w14:paraId="449143F9"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販売冊数に生じるスパイクの大きさや発生頻度について，さらなる考察が必要であるように思われる．書籍の売上は，さまざまな契機によって一時的に大きく増加する可能性があるが，その頻度や規模によって予測の難易度も異なると考えられる．例えば，スパイクの頻度や大きさごとに予測性能を評価することで，提案手法がどのような状況で有効であるかをより明確にできるのではないか．</w:t>
      </w:r>
    </w:p>
    <w:p w14:paraId="13E987BE"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0109472A"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5BFBC024" w14:textId="2E317508"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スパイクの現れ方による評価が不足しており</w:t>
      </w:r>
      <w:r w:rsidR="00CE199C">
        <w:rPr>
          <w:rFonts w:ascii="游明朝" w:eastAsia="游明朝" w:hAnsi="游明朝" w:cs="游明朝" w:hint="eastAsia"/>
          <w:color w:val="222222"/>
          <w:sz w:val="22"/>
          <w:szCs w:val="22"/>
          <w:u w:color="222222"/>
          <w:shd w:val="clear" w:color="auto" w:fill="FFFFFF"/>
          <w:lang w:val="ja-JP"/>
        </w:rPr>
        <w:t>，大変失礼いたしました</w:t>
      </w:r>
      <w:r>
        <w:rPr>
          <w:rFonts w:ascii="游明朝" w:eastAsia="游明朝" w:hAnsi="游明朝" w:cs="游明朝"/>
          <w:color w:val="222222"/>
          <w:sz w:val="22"/>
          <w:szCs w:val="22"/>
          <w:u w:color="222222"/>
          <w:shd w:val="clear" w:color="auto" w:fill="FFFFFF"/>
          <w:lang w:val="ja-JP"/>
        </w:rPr>
        <w:t>．</w:t>
      </w:r>
      <w:ins w:id="49" w:author="MIKAWA Kenta" w:date="2026-09-24T11:43:00Z" w16du:dateUtc="2026-09-24T02:43:00Z">
        <w:r w:rsidR="00B260D9">
          <w:rPr>
            <w:rFonts w:ascii="游明朝" w:eastAsia="游明朝" w:hAnsi="游明朝" w:cs="游明朝" w:hint="eastAsia"/>
            <w:color w:val="222222"/>
            <w:sz w:val="22"/>
            <w:szCs w:val="22"/>
            <w:u w:color="222222"/>
            <w:shd w:val="clear" w:color="auto" w:fill="FFFFFF"/>
            <w:lang w:val="ja-JP"/>
          </w:rPr>
          <w:t>また，大変</w:t>
        </w:r>
      </w:ins>
      <w:r w:rsidR="00CE199C">
        <w:rPr>
          <w:rFonts w:ascii="游明朝" w:eastAsia="游明朝" w:hAnsi="游明朝" w:cs="游明朝" w:hint="eastAsia"/>
          <w:color w:val="222222"/>
          <w:sz w:val="22"/>
          <w:szCs w:val="22"/>
          <w:u w:color="222222"/>
          <w:shd w:val="clear" w:color="auto" w:fill="FFFFFF"/>
          <w:lang w:val="ja-JP"/>
        </w:rPr>
        <w:t>貴重なご指摘をいただきまして誠にありがとうございました．</w:t>
      </w:r>
    </w:p>
    <w:p w14:paraId="7E84D6F0" w14:textId="6D9A5A0D" w:rsidR="007109C2" w:rsidRPr="00B260D9" w:rsidRDefault="00AD5F46" w:rsidP="00E90896">
      <w:pPr>
        <w:ind w:firstLine="220"/>
        <w:rPr>
          <w:rFonts w:ascii="游明朝" w:eastAsia="游明朝" w:hAnsi="游明朝" w:cs="游明朝"/>
          <w:color w:val="222222"/>
          <w:sz w:val="22"/>
          <w:szCs w:val="22"/>
          <w:u w:color="222222"/>
          <w:shd w:val="clear" w:color="auto" w:fill="FFFFFF"/>
          <w:rPrChange w:id="50" w:author="MIKAWA Kenta" w:date="2026-09-24T11:46:00Z" w16du:dateUtc="2026-09-24T02:46:00Z">
            <w:rPr>
              <w:rFonts w:ascii="游明朝" w:eastAsia="游明朝" w:hAnsi="游明朝" w:cs="游明朝"/>
              <w:color w:val="222222"/>
              <w:sz w:val="22"/>
              <w:szCs w:val="22"/>
              <w:u w:color="222222"/>
              <w:shd w:val="clear" w:color="auto" w:fill="FFFFFF"/>
              <w:lang w:val="ja-JP"/>
            </w:rPr>
          </w:rPrChange>
        </w:rPr>
      </w:pPr>
      <w:r>
        <w:rPr>
          <w:rFonts w:ascii="游明朝" w:eastAsia="游明朝" w:hAnsi="游明朝" w:cs="游明朝"/>
          <w:color w:val="222222"/>
          <w:sz w:val="22"/>
          <w:szCs w:val="22"/>
          <w:u w:color="222222"/>
          <w:shd w:val="clear" w:color="auto" w:fill="FFFFFF"/>
          <w:lang w:val="ja-JP"/>
        </w:rPr>
        <w:t>ご指摘いただいた2つの観点のうち，スパイクの大きさにつきましては，表2の</w:t>
      </w:r>
      <m:oMath>
        <m:r>
          <w:rPr>
            <w:rFonts w:ascii="Cambria Math" w:hAnsi="Cambria Math"/>
            <w:sz w:val="22"/>
            <w:szCs w:val="22"/>
          </w:rPr>
          <m:t>z</m:t>
        </m:r>
      </m:oMath>
      <w:r>
        <w:rPr>
          <w:rFonts w:ascii="游明朝" w:eastAsia="游明朝" w:hAnsi="游明朝" w:cs="游明朝"/>
          <w:color w:val="222222"/>
          <w:sz w:val="22"/>
          <w:szCs w:val="22"/>
          <w:u w:color="222222"/>
          <w:shd w:val="clear" w:color="auto" w:fill="FFFFFF"/>
          <w:lang w:val="ja-JP"/>
        </w:rPr>
        <w:t>スコアがその時点の需要が平常水準からどれだけ離れているかを表しており，</w:t>
      </w:r>
      <m:oMath>
        <m:r>
          <w:rPr>
            <w:rFonts w:ascii="Cambria Math" w:hAnsi="Cambria Math"/>
            <w:sz w:val="22"/>
            <w:szCs w:val="22"/>
          </w:rPr>
          <m:t>z</m:t>
        </m:r>
      </m:oMath>
      <w:r>
        <w:rPr>
          <w:rFonts w:ascii="游明朝" w:eastAsia="游明朝" w:hAnsi="游明朝" w:cs="游明朝"/>
          <w:color w:val="222222"/>
          <w:sz w:val="22"/>
          <w:szCs w:val="22"/>
          <w:u w:color="222222"/>
          <w:shd w:val="clear" w:color="auto" w:fill="FFFFFF"/>
          <w:lang w:val="ja-JP"/>
        </w:rPr>
        <w:t>スコアによる区分がスパイクの大きさ別の評価に該当いたします．一方，発生頻度による評価は行っておりませんでした．そこ</w:t>
      </w:r>
      <w:r>
        <w:rPr>
          <w:rFonts w:ascii="游明朝" w:eastAsia="游明朝" w:hAnsi="游明朝" w:cs="游明朝"/>
          <w:color w:val="222222"/>
          <w:sz w:val="22"/>
          <w:szCs w:val="22"/>
          <w:u w:color="222222"/>
          <w:shd w:val="clear" w:color="auto" w:fill="FFFFFF"/>
          <w:lang w:val="ja-JP"/>
        </w:rPr>
        <w:lastRenderedPageBreak/>
        <w:t>で，評価期間の64日のうち</w:t>
      </w:r>
      <m:oMath>
        <m:r>
          <w:rPr>
            <w:rFonts w:ascii="Cambria Math" w:hAnsi="Cambria Math"/>
            <w:sz w:val="22"/>
            <w:szCs w:val="22"/>
          </w:rPr>
          <m:t>z</m:t>
        </m:r>
      </m:oMath>
      <w:r>
        <w:rPr>
          <w:rFonts w:ascii="游明朝" w:eastAsia="游明朝" w:hAnsi="游明朝" w:cs="游明朝"/>
          <w:color w:val="222222"/>
          <w:sz w:val="22"/>
          <w:szCs w:val="22"/>
          <w:u w:color="222222"/>
          <w:shd w:val="clear" w:color="auto" w:fill="FFFFFF"/>
          <w:lang w:val="ja-JP"/>
        </w:rPr>
        <w:t>スコアが2.0以上となった時点の数を発生頻度とし，書名を層別した評価を新たに追加いたしました．なお，一度もスパイクが生じなかった25書名は層別の対象とならないため除外し，残る1,132書名を対象としております．結果は下表の通りです．本研究では予測を単一の値ではなく分位点として出力しており，</w:t>
      </w:r>
      <w:commentRangeStart w:id="51"/>
      <w:commentRangeStart w:id="52"/>
      <m:oMath>
        <m:r>
          <w:rPr>
            <w:rFonts w:ascii="Cambria Math" w:eastAsia="游明朝" w:hAnsi="Cambria Math" w:cs="游明朝"/>
            <w:color w:val="222222"/>
            <w:sz w:val="22"/>
            <w:szCs w:val="22"/>
            <w:u w:color="222222"/>
            <w:shd w:val="clear" w:color="auto" w:fill="FFFFFF"/>
          </w:rPr>
          <m:t>τ</m:t>
        </m:r>
      </m:oMath>
      <w:r>
        <w:rPr>
          <w:rFonts w:ascii="游明朝" w:eastAsia="游明朝" w:hAnsi="游明朝" w:cs="游明朝"/>
          <w:color w:val="222222"/>
          <w:sz w:val="22"/>
          <w:szCs w:val="22"/>
          <w:u w:color="222222"/>
          <w:shd w:val="clear" w:color="auto" w:fill="FFFFFF"/>
          <w:lang w:val="ja-JP"/>
        </w:rPr>
        <w:t>はその水準を表します．</w:t>
      </w:r>
      <m:oMath>
        <m:r>
          <w:rPr>
            <w:rFonts w:ascii="Cambria Math" w:hAnsi="Cambria Math"/>
            <w:sz w:val="22"/>
            <w:szCs w:val="22"/>
          </w:rPr>
          <m:t>τ=0.5</m:t>
        </m:r>
      </m:oMath>
      <w:r>
        <w:rPr>
          <w:rFonts w:ascii="游明朝" w:eastAsia="游明朝" w:hAnsi="游明朝" w:cs="游明朝"/>
          <w:color w:val="222222"/>
          <w:sz w:val="22"/>
          <w:szCs w:val="22"/>
          <w:u w:color="222222"/>
          <w:shd w:val="clear" w:color="auto" w:fill="FFFFFF"/>
          <w:lang w:val="ja-JP"/>
        </w:rPr>
        <w:t>が中央の予測値，</w:t>
      </w:r>
      <m:oMath>
        <m:r>
          <w:rPr>
            <w:rFonts w:ascii="Cambria Math" w:hAnsi="Cambria Math"/>
            <w:sz w:val="22"/>
            <w:szCs w:val="22"/>
          </w:rPr>
          <m:t>τ=0.1</m:t>
        </m:r>
      </m:oMath>
      <w:r>
        <w:rPr>
          <w:rFonts w:ascii="游明朝" w:eastAsia="游明朝" w:hAnsi="游明朝" w:cs="游明朝"/>
          <w:color w:val="222222"/>
          <w:sz w:val="22"/>
          <w:szCs w:val="22"/>
          <w:u w:color="222222"/>
          <w:shd w:val="clear" w:color="auto" w:fill="FFFFFF"/>
          <w:lang w:val="ja-JP"/>
        </w:rPr>
        <w:t>と</w:t>
      </w:r>
      <m:oMath>
        <m:r>
          <w:rPr>
            <w:rFonts w:ascii="Cambria Math" w:hAnsi="Cambria Math"/>
            <w:sz w:val="22"/>
            <w:szCs w:val="22"/>
          </w:rPr>
          <m:t>τ=0.9</m:t>
        </m:r>
      </m:oMath>
      <w:r>
        <w:rPr>
          <w:rFonts w:ascii="游明朝" w:eastAsia="游明朝" w:hAnsi="游明朝" w:cs="游明朝"/>
          <w:color w:val="222222"/>
          <w:sz w:val="22"/>
          <w:szCs w:val="22"/>
          <w:u w:color="222222"/>
          <w:shd w:val="clear" w:color="auto" w:fill="FFFFFF"/>
          <w:lang w:val="ja-JP"/>
        </w:rPr>
        <w:t>がそれぞれ予測の下限と上限にあたります．紙面の都合上MAEのみを示しており，RMSEを含む全体は新原稿の表3に掲載しております．</w:t>
      </w:r>
      <w:commentRangeEnd w:id="51"/>
      <w:r w:rsidR="00B260D9" w:rsidRPr="00B260D9">
        <w:rPr>
          <w:rStyle w:val="ac"/>
          <w:rFonts w:ascii="游明朝" w:eastAsia="游明朝" w:hAnsi="游明朝" w:cs="游明朝"/>
          <w:color w:val="222222"/>
          <w:sz w:val="22"/>
          <w:szCs w:val="22"/>
          <w:u w:color="222222"/>
          <w:shd w:val="clear" w:color="auto" w:fill="FFFFFF"/>
          <w:rPrChange w:id="53" w:author="MIKAWA Kenta" w:date="2026-09-24T11:46:00Z" w16du:dateUtc="2026-09-24T02:46:00Z">
            <w:rPr>
              <w:rStyle w:val="ac"/>
              <w:rFonts w:ascii="游明朝" w:eastAsia="游明朝" w:hAnsi="游明朝" w:cs="游明朝"/>
              <w:color w:val="222222"/>
              <w:sz w:val="22"/>
              <w:szCs w:val="22"/>
              <w:u w:color="222222"/>
              <w:shd w:val="clear" w:color="auto" w:fill="FFFFFF"/>
              <w:lang w:val="ja-JP"/>
            </w:rPr>
          </w:rPrChange>
        </w:rPr>
        <w:commentReference w:id="51"/>
      </w:r>
      <w:commentRangeEnd w:id="52"/>
      <w:r w:rsidR="00B260D9" w:rsidRPr="00B260D9">
        <w:rPr>
          <w:rStyle w:val="ac"/>
          <w:rFonts w:ascii="游明朝" w:eastAsia="游明朝" w:hAnsi="游明朝" w:cs="游明朝"/>
          <w:color w:val="222222"/>
          <w:sz w:val="22"/>
          <w:szCs w:val="22"/>
          <w:u w:color="222222"/>
          <w:shd w:val="clear" w:color="auto" w:fill="FFFFFF"/>
          <w:rPrChange w:id="54" w:author="MIKAWA Kenta" w:date="2026-09-24T11:46:00Z" w16du:dateUtc="2026-09-24T02:46:00Z">
            <w:rPr>
              <w:rStyle w:val="ac"/>
              <w:rFonts w:ascii="游明朝" w:eastAsia="游明朝" w:hAnsi="游明朝" w:cs="游明朝"/>
              <w:color w:val="222222"/>
              <w:sz w:val="22"/>
              <w:szCs w:val="22"/>
              <w:u w:color="222222"/>
              <w:shd w:val="clear" w:color="auto" w:fill="FFFFFF"/>
              <w:lang w:val="ja-JP"/>
            </w:rPr>
          </w:rPrChange>
        </w:rPr>
        <w:commentReference w:id="52"/>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1814"/>
        <w:gridCol w:w="1049"/>
        <w:gridCol w:w="1049"/>
        <w:gridCol w:w="1049"/>
        <w:gridCol w:w="1049"/>
        <w:gridCol w:w="1049"/>
        <w:gridCol w:w="1049"/>
      </w:tblGrid>
      <w:tr w:rsidR="002221B0" w14:paraId="7A19214C" w14:textId="77777777">
        <w:trPr>
          <w:cantSplit/>
          <w:tblHeader/>
          <w:jc w:val="center"/>
        </w:trPr>
        <w:tc>
          <w:tcPr>
            <w:tcW w:w="1814" w:type="dxa"/>
          </w:tcPr>
          <w:p w14:paraId="25DC92ED" w14:textId="77777777" w:rsidR="002221B0" w:rsidRDefault="00000000">
            <w:pPr>
              <w:keepNext/>
              <w:spacing w:before="40" w:after="40"/>
              <w:jc w:val="left"/>
            </w:pPr>
            <w:r>
              <w:rPr>
                <w:rFonts w:ascii="游明朝" w:eastAsia="游明朝" w:hAnsi="游明朝"/>
                <w:b/>
                <w:sz w:val="20"/>
              </w:rPr>
              <w:t>モデル</w:t>
            </w:r>
          </w:p>
        </w:tc>
        <w:tc>
          <w:tcPr>
            <w:tcW w:w="1049" w:type="dxa"/>
          </w:tcPr>
          <w:p w14:paraId="19FD4266" w14:textId="77777777" w:rsidR="002221B0" w:rsidRDefault="00000000">
            <w:pPr>
              <w:keepNext/>
              <w:spacing w:before="40" w:after="40"/>
              <w:jc w:val="center"/>
            </w:pPr>
            <w:r>
              <w:rPr>
                <w:rFonts w:ascii="游明朝" w:eastAsia="游明朝" w:hAnsi="游明朝"/>
                <w:b/>
                <w:sz w:val="20"/>
              </w:rPr>
              <w:t>1</w:t>
            </w:r>
          </w:p>
        </w:tc>
        <w:tc>
          <w:tcPr>
            <w:tcW w:w="1049" w:type="dxa"/>
          </w:tcPr>
          <w:p w14:paraId="23E914A7" w14:textId="77777777" w:rsidR="002221B0" w:rsidRDefault="00000000">
            <w:pPr>
              <w:keepNext/>
              <w:spacing w:before="40" w:after="40"/>
              <w:jc w:val="center"/>
            </w:pPr>
            <w:r>
              <w:rPr>
                <w:rFonts w:ascii="游明朝" w:eastAsia="游明朝" w:hAnsi="游明朝"/>
                <w:b/>
                <w:sz w:val="20"/>
              </w:rPr>
              <w:t>2</w:t>
            </w:r>
          </w:p>
        </w:tc>
        <w:tc>
          <w:tcPr>
            <w:tcW w:w="1049" w:type="dxa"/>
          </w:tcPr>
          <w:p w14:paraId="3FCA1D17" w14:textId="77777777" w:rsidR="002221B0" w:rsidRDefault="00000000">
            <w:pPr>
              <w:keepNext/>
              <w:spacing w:before="40" w:after="40"/>
              <w:jc w:val="center"/>
            </w:pPr>
            <w:r>
              <w:rPr>
                <w:rFonts w:ascii="游明朝" w:eastAsia="游明朝" w:hAnsi="游明朝"/>
                <w:b/>
                <w:sz w:val="20"/>
              </w:rPr>
              <w:t>3</w:t>
            </w:r>
          </w:p>
        </w:tc>
        <w:tc>
          <w:tcPr>
            <w:tcW w:w="1049" w:type="dxa"/>
          </w:tcPr>
          <w:p w14:paraId="47CACDB4" w14:textId="77777777" w:rsidR="002221B0" w:rsidRDefault="00000000">
            <w:pPr>
              <w:keepNext/>
              <w:spacing w:before="40" w:after="40"/>
              <w:jc w:val="center"/>
            </w:pPr>
            <w:r>
              <w:rPr>
                <w:rFonts w:ascii="游明朝" w:eastAsia="游明朝" w:hAnsi="游明朝"/>
                <w:b/>
                <w:sz w:val="20"/>
              </w:rPr>
              <w:t>4</w:t>
            </w:r>
          </w:p>
        </w:tc>
        <w:tc>
          <w:tcPr>
            <w:tcW w:w="1049" w:type="dxa"/>
          </w:tcPr>
          <w:p w14:paraId="4A423DC5" w14:textId="77777777" w:rsidR="002221B0" w:rsidRDefault="00000000">
            <w:pPr>
              <w:keepNext/>
              <w:spacing w:before="40" w:after="40"/>
              <w:jc w:val="center"/>
            </w:pPr>
            <w:r>
              <w:rPr>
                <w:rFonts w:ascii="游明朝" w:eastAsia="游明朝" w:hAnsi="游明朝"/>
                <w:b/>
                <w:sz w:val="20"/>
              </w:rPr>
              <w:t>5</w:t>
            </w:r>
          </w:p>
        </w:tc>
        <w:tc>
          <w:tcPr>
            <w:tcW w:w="1049" w:type="dxa"/>
          </w:tcPr>
          <w:p w14:paraId="6A487E10" w14:textId="77777777" w:rsidR="002221B0" w:rsidRDefault="00000000">
            <w:pPr>
              <w:keepNext/>
              <w:spacing w:before="40" w:after="40"/>
              <w:jc w:val="center"/>
            </w:pPr>
            <w:r>
              <w:rPr>
                <w:rFonts w:ascii="游明朝" w:eastAsia="游明朝" w:hAnsi="游明朝"/>
                <w:b/>
                <w:sz w:val="20"/>
              </w:rPr>
              <w:t>6以上</w:t>
            </w:r>
          </w:p>
        </w:tc>
      </w:tr>
      <w:tr w:rsidR="002221B0" w14:paraId="4E3E5140" w14:textId="77777777">
        <w:trPr>
          <w:cantSplit/>
          <w:jc w:val="center"/>
        </w:trPr>
        <w:tc>
          <w:tcPr>
            <w:tcW w:w="1814" w:type="dxa"/>
          </w:tcPr>
          <w:p w14:paraId="311F599F" w14:textId="77777777" w:rsidR="002221B0" w:rsidRDefault="00000000">
            <w:pPr>
              <w:keepNext/>
              <w:spacing w:before="40" w:after="40"/>
              <w:jc w:val="left"/>
            </w:pPr>
            <w:r>
              <w:rPr>
                <w:rFonts w:ascii="游明朝" w:eastAsia="游明朝" w:hAnsi="游明朝"/>
                <w:b/>
                <w:sz w:val="20"/>
              </w:rPr>
              <w:t>対象書名数</w:t>
            </w:r>
          </w:p>
        </w:tc>
        <w:tc>
          <w:tcPr>
            <w:tcW w:w="1049" w:type="dxa"/>
          </w:tcPr>
          <w:p w14:paraId="1ABDE9BA" w14:textId="77777777" w:rsidR="002221B0" w:rsidRDefault="00000000">
            <w:pPr>
              <w:keepNext/>
              <w:spacing w:before="40" w:after="40"/>
              <w:jc w:val="center"/>
            </w:pPr>
            <w:r>
              <w:rPr>
                <w:rFonts w:ascii="游明朝" w:eastAsia="游明朝" w:hAnsi="游明朝"/>
                <w:b/>
                <w:sz w:val="20"/>
              </w:rPr>
              <w:t>104</w:t>
            </w:r>
          </w:p>
        </w:tc>
        <w:tc>
          <w:tcPr>
            <w:tcW w:w="1049" w:type="dxa"/>
          </w:tcPr>
          <w:p w14:paraId="02BC4A8F" w14:textId="77777777" w:rsidR="002221B0" w:rsidRDefault="00000000">
            <w:pPr>
              <w:keepNext/>
              <w:spacing w:before="40" w:after="40"/>
              <w:jc w:val="center"/>
            </w:pPr>
            <w:r>
              <w:rPr>
                <w:rFonts w:ascii="游明朝" w:eastAsia="游明朝" w:hAnsi="游明朝"/>
                <w:b/>
                <w:sz w:val="20"/>
              </w:rPr>
              <w:t>253</w:t>
            </w:r>
          </w:p>
        </w:tc>
        <w:tc>
          <w:tcPr>
            <w:tcW w:w="1049" w:type="dxa"/>
          </w:tcPr>
          <w:p w14:paraId="0C84F617" w14:textId="77777777" w:rsidR="002221B0" w:rsidRDefault="00000000">
            <w:pPr>
              <w:keepNext/>
              <w:spacing w:before="40" w:after="40"/>
              <w:jc w:val="center"/>
            </w:pPr>
            <w:r>
              <w:rPr>
                <w:rFonts w:ascii="游明朝" w:eastAsia="游明朝" w:hAnsi="游明朝"/>
                <w:b/>
                <w:sz w:val="20"/>
              </w:rPr>
              <w:t>337</w:t>
            </w:r>
          </w:p>
        </w:tc>
        <w:tc>
          <w:tcPr>
            <w:tcW w:w="1049" w:type="dxa"/>
          </w:tcPr>
          <w:p w14:paraId="63E1954A" w14:textId="77777777" w:rsidR="002221B0" w:rsidRDefault="00000000">
            <w:pPr>
              <w:keepNext/>
              <w:spacing w:before="40" w:after="40"/>
              <w:jc w:val="center"/>
            </w:pPr>
            <w:r>
              <w:rPr>
                <w:rFonts w:ascii="游明朝" w:eastAsia="游明朝" w:hAnsi="游明朝"/>
                <w:b/>
                <w:sz w:val="20"/>
              </w:rPr>
              <w:t>264</w:t>
            </w:r>
          </w:p>
        </w:tc>
        <w:tc>
          <w:tcPr>
            <w:tcW w:w="1049" w:type="dxa"/>
          </w:tcPr>
          <w:p w14:paraId="60292CE9" w14:textId="77777777" w:rsidR="002221B0" w:rsidRDefault="00000000">
            <w:pPr>
              <w:keepNext/>
              <w:spacing w:before="40" w:after="40"/>
              <w:jc w:val="center"/>
            </w:pPr>
            <w:r>
              <w:rPr>
                <w:rFonts w:ascii="游明朝" w:eastAsia="游明朝" w:hAnsi="游明朝"/>
                <w:b/>
                <w:sz w:val="20"/>
              </w:rPr>
              <w:t>102</w:t>
            </w:r>
          </w:p>
        </w:tc>
        <w:tc>
          <w:tcPr>
            <w:tcW w:w="1049" w:type="dxa"/>
          </w:tcPr>
          <w:p w14:paraId="26ACCCEC" w14:textId="77777777" w:rsidR="002221B0" w:rsidRDefault="00000000">
            <w:pPr>
              <w:keepNext/>
              <w:spacing w:before="40" w:after="40"/>
              <w:jc w:val="center"/>
            </w:pPr>
            <w:r>
              <w:rPr>
                <w:rFonts w:ascii="游明朝" w:eastAsia="游明朝" w:hAnsi="游明朝"/>
                <w:b/>
                <w:sz w:val="20"/>
              </w:rPr>
              <w:t>72</w:t>
            </w:r>
          </w:p>
        </w:tc>
      </w:tr>
      <w:tr w:rsidR="002221B0" w14:paraId="219C8825" w14:textId="77777777">
        <w:trPr>
          <w:cantSplit/>
          <w:jc w:val="center"/>
        </w:trPr>
        <w:tc>
          <w:tcPr>
            <w:tcW w:w="1814" w:type="dxa"/>
          </w:tcPr>
          <w:p w14:paraId="47BFE415" w14:textId="77777777" w:rsidR="002221B0" w:rsidRDefault="00000000">
            <w:pPr>
              <w:keepNext/>
              <w:spacing w:before="40" w:after="40"/>
              <w:jc w:val="left"/>
            </w:pPr>
            <w:r>
              <w:rPr>
                <w:rFonts w:ascii="游明朝" w:eastAsia="游明朝" w:hAnsi="游明朝"/>
                <w:b/>
                <w:sz w:val="20"/>
              </w:rPr>
              <w:t>τ = 0.1</w:t>
            </w:r>
          </w:p>
        </w:tc>
        <w:tc>
          <w:tcPr>
            <w:tcW w:w="1049" w:type="dxa"/>
          </w:tcPr>
          <w:p w14:paraId="279DDFAF" w14:textId="77777777" w:rsidR="002221B0" w:rsidRDefault="002221B0">
            <w:pPr>
              <w:keepNext/>
              <w:spacing w:before="40" w:after="40"/>
              <w:jc w:val="center"/>
            </w:pPr>
          </w:p>
        </w:tc>
        <w:tc>
          <w:tcPr>
            <w:tcW w:w="1049" w:type="dxa"/>
          </w:tcPr>
          <w:p w14:paraId="6E9AFF2F" w14:textId="77777777" w:rsidR="002221B0" w:rsidRDefault="002221B0">
            <w:pPr>
              <w:keepNext/>
              <w:spacing w:before="40" w:after="40"/>
              <w:jc w:val="center"/>
            </w:pPr>
          </w:p>
        </w:tc>
        <w:tc>
          <w:tcPr>
            <w:tcW w:w="1049" w:type="dxa"/>
          </w:tcPr>
          <w:p w14:paraId="4B3C9A45" w14:textId="77777777" w:rsidR="002221B0" w:rsidRDefault="002221B0">
            <w:pPr>
              <w:keepNext/>
              <w:spacing w:before="40" w:after="40"/>
              <w:jc w:val="center"/>
            </w:pPr>
          </w:p>
        </w:tc>
        <w:tc>
          <w:tcPr>
            <w:tcW w:w="1049" w:type="dxa"/>
          </w:tcPr>
          <w:p w14:paraId="6EF72DFE" w14:textId="77777777" w:rsidR="002221B0" w:rsidRDefault="002221B0">
            <w:pPr>
              <w:keepNext/>
              <w:spacing w:before="40" w:after="40"/>
              <w:jc w:val="center"/>
            </w:pPr>
          </w:p>
        </w:tc>
        <w:tc>
          <w:tcPr>
            <w:tcW w:w="1049" w:type="dxa"/>
          </w:tcPr>
          <w:p w14:paraId="1BAC5CD1" w14:textId="77777777" w:rsidR="002221B0" w:rsidRDefault="002221B0">
            <w:pPr>
              <w:keepNext/>
              <w:spacing w:before="40" w:after="40"/>
              <w:jc w:val="center"/>
            </w:pPr>
          </w:p>
        </w:tc>
        <w:tc>
          <w:tcPr>
            <w:tcW w:w="1049" w:type="dxa"/>
          </w:tcPr>
          <w:p w14:paraId="3E7174D9" w14:textId="77777777" w:rsidR="002221B0" w:rsidRDefault="002221B0">
            <w:pPr>
              <w:keepNext/>
              <w:spacing w:before="40" w:after="40"/>
              <w:jc w:val="center"/>
            </w:pPr>
          </w:p>
        </w:tc>
      </w:tr>
      <w:tr w:rsidR="002221B0" w14:paraId="540399D6" w14:textId="77777777">
        <w:trPr>
          <w:cantSplit/>
          <w:jc w:val="center"/>
        </w:trPr>
        <w:tc>
          <w:tcPr>
            <w:tcW w:w="1814" w:type="dxa"/>
          </w:tcPr>
          <w:p w14:paraId="0D1FA8B8" w14:textId="77777777" w:rsidR="002221B0" w:rsidRDefault="00000000">
            <w:pPr>
              <w:keepNext/>
              <w:spacing w:before="40" w:after="40"/>
              <w:jc w:val="left"/>
            </w:pPr>
            <w:r>
              <w:rPr>
                <w:rFonts w:ascii="游明朝" w:eastAsia="游明朝" w:hAnsi="游明朝"/>
                <w:b/>
                <w:sz w:val="20"/>
              </w:rPr>
              <w:t>GateRAF</w:t>
            </w:r>
          </w:p>
        </w:tc>
        <w:tc>
          <w:tcPr>
            <w:tcW w:w="1049" w:type="dxa"/>
          </w:tcPr>
          <w:p w14:paraId="129853F1" w14:textId="77777777" w:rsidR="002221B0" w:rsidRDefault="00000000">
            <w:pPr>
              <w:keepNext/>
              <w:spacing w:before="40" w:after="40"/>
              <w:jc w:val="center"/>
            </w:pPr>
            <w:r>
              <w:rPr>
                <w:rFonts w:ascii="游明朝" w:eastAsia="游明朝" w:hAnsi="游明朝"/>
                <w:b/>
                <w:sz w:val="20"/>
              </w:rPr>
              <w:t>2.10</w:t>
            </w:r>
          </w:p>
        </w:tc>
        <w:tc>
          <w:tcPr>
            <w:tcW w:w="1049" w:type="dxa"/>
          </w:tcPr>
          <w:p w14:paraId="78D907C2" w14:textId="77777777" w:rsidR="002221B0" w:rsidRDefault="00000000">
            <w:pPr>
              <w:keepNext/>
              <w:spacing w:before="40" w:after="40"/>
              <w:jc w:val="center"/>
            </w:pPr>
            <w:r>
              <w:rPr>
                <w:rFonts w:ascii="游明朝" w:eastAsia="游明朝" w:hAnsi="游明朝"/>
                <w:b/>
                <w:sz w:val="20"/>
              </w:rPr>
              <w:t>4.04</w:t>
            </w:r>
          </w:p>
        </w:tc>
        <w:tc>
          <w:tcPr>
            <w:tcW w:w="1049" w:type="dxa"/>
          </w:tcPr>
          <w:p w14:paraId="390B9B0F" w14:textId="77777777" w:rsidR="002221B0" w:rsidRDefault="00000000">
            <w:pPr>
              <w:keepNext/>
              <w:spacing w:before="40" w:after="40"/>
              <w:jc w:val="center"/>
            </w:pPr>
            <w:r>
              <w:rPr>
                <w:rFonts w:ascii="游明朝" w:eastAsia="游明朝" w:hAnsi="游明朝"/>
                <w:b/>
                <w:sz w:val="20"/>
              </w:rPr>
              <w:t>3.53</w:t>
            </w:r>
          </w:p>
        </w:tc>
        <w:tc>
          <w:tcPr>
            <w:tcW w:w="1049" w:type="dxa"/>
          </w:tcPr>
          <w:p w14:paraId="0D48526A" w14:textId="77777777" w:rsidR="002221B0" w:rsidRDefault="00000000">
            <w:pPr>
              <w:keepNext/>
              <w:spacing w:before="40" w:after="40"/>
              <w:jc w:val="center"/>
            </w:pPr>
            <w:r>
              <w:rPr>
                <w:rFonts w:ascii="游明朝" w:eastAsia="游明朝" w:hAnsi="游明朝"/>
                <w:b/>
                <w:sz w:val="20"/>
              </w:rPr>
              <w:t>3.61</w:t>
            </w:r>
          </w:p>
        </w:tc>
        <w:tc>
          <w:tcPr>
            <w:tcW w:w="1049" w:type="dxa"/>
          </w:tcPr>
          <w:p w14:paraId="2A8E5652" w14:textId="77777777" w:rsidR="002221B0" w:rsidRDefault="00000000">
            <w:pPr>
              <w:keepNext/>
              <w:spacing w:before="40" w:after="40"/>
              <w:jc w:val="center"/>
            </w:pPr>
            <w:r>
              <w:rPr>
                <w:rFonts w:ascii="游明朝" w:eastAsia="游明朝" w:hAnsi="游明朝"/>
                <w:b/>
                <w:sz w:val="20"/>
              </w:rPr>
              <w:t>4.15</w:t>
            </w:r>
          </w:p>
        </w:tc>
        <w:tc>
          <w:tcPr>
            <w:tcW w:w="1049" w:type="dxa"/>
          </w:tcPr>
          <w:p w14:paraId="319248E7" w14:textId="77777777" w:rsidR="002221B0" w:rsidRDefault="00000000">
            <w:pPr>
              <w:keepNext/>
              <w:spacing w:before="40" w:after="40"/>
              <w:jc w:val="center"/>
            </w:pPr>
            <w:r>
              <w:rPr>
                <w:rFonts w:ascii="游明朝" w:eastAsia="游明朝" w:hAnsi="游明朝"/>
                <w:b/>
                <w:sz w:val="20"/>
              </w:rPr>
              <w:t>4.92</w:t>
            </w:r>
          </w:p>
        </w:tc>
      </w:tr>
      <w:tr w:rsidR="002221B0" w14:paraId="5D85DAC5" w14:textId="77777777">
        <w:trPr>
          <w:cantSplit/>
          <w:jc w:val="center"/>
        </w:trPr>
        <w:tc>
          <w:tcPr>
            <w:tcW w:w="1814" w:type="dxa"/>
          </w:tcPr>
          <w:p w14:paraId="2931915E" w14:textId="77777777" w:rsidR="002221B0" w:rsidRDefault="00000000">
            <w:pPr>
              <w:keepNext/>
              <w:spacing w:before="40" w:after="40"/>
              <w:jc w:val="left"/>
            </w:pPr>
            <w:r>
              <w:rPr>
                <w:rFonts w:ascii="游明朝" w:eastAsia="游明朝" w:hAnsi="游明朝"/>
                <w:b/>
                <w:sz w:val="20"/>
              </w:rPr>
              <w:t>Multi-RAF</w:t>
            </w:r>
          </w:p>
        </w:tc>
        <w:tc>
          <w:tcPr>
            <w:tcW w:w="1049" w:type="dxa"/>
          </w:tcPr>
          <w:p w14:paraId="6DA288D4" w14:textId="77777777" w:rsidR="002221B0" w:rsidRDefault="00000000">
            <w:pPr>
              <w:keepNext/>
              <w:spacing w:before="40" w:after="40"/>
              <w:jc w:val="center"/>
            </w:pPr>
            <w:r>
              <w:rPr>
                <w:rFonts w:ascii="游明朝" w:eastAsia="游明朝" w:hAnsi="游明朝"/>
                <w:b/>
                <w:sz w:val="20"/>
              </w:rPr>
              <w:t>2.27</w:t>
            </w:r>
          </w:p>
        </w:tc>
        <w:tc>
          <w:tcPr>
            <w:tcW w:w="1049" w:type="dxa"/>
          </w:tcPr>
          <w:p w14:paraId="0F682A60" w14:textId="77777777" w:rsidR="002221B0" w:rsidRDefault="00000000">
            <w:pPr>
              <w:keepNext/>
              <w:spacing w:before="40" w:after="40"/>
              <w:jc w:val="center"/>
            </w:pPr>
            <w:r>
              <w:rPr>
                <w:rFonts w:ascii="游明朝" w:eastAsia="游明朝" w:hAnsi="游明朝"/>
                <w:b/>
                <w:sz w:val="20"/>
              </w:rPr>
              <w:t>4.22</w:t>
            </w:r>
          </w:p>
        </w:tc>
        <w:tc>
          <w:tcPr>
            <w:tcW w:w="1049" w:type="dxa"/>
          </w:tcPr>
          <w:p w14:paraId="2A2E5402" w14:textId="77777777" w:rsidR="002221B0" w:rsidRDefault="00000000">
            <w:pPr>
              <w:keepNext/>
              <w:spacing w:before="40" w:after="40"/>
              <w:jc w:val="center"/>
            </w:pPr>
            <w:r>
              <w:rPr>
                <w:rFonts w:ascii="游明朝" w:eastAsia="游明朝" w:hAnsi="游明朝"/>
                <w:b/>
                <w:sz w:val="20"/>
              </w:rPr>
              <w:t>3.65</w:t>
            </w:r>
          </w:p>
        </w:tc>
        <w:tc>
          <w:tcPr>
            <w:tcW w:w="1049" w:type="dxa"/>
          </w:tcPr>
          <w:p w14:paraId="4E598DDE" w14:textId="77777777" w:rsidR="002221B0" w:rsidRDefault="00000000">
            <w:pPr>
              <w:keepNext/>
              <w:spacing w:before="40" w:after="40"/>
              <w:jc w:val="center"/>
            </w:pPr>
            <w:r>
              <w:rPr>
                <w:rFonts w:ascii="游明朝" w:eastAsia="游明朝" w:hAnsi="游明朝"/>
                <w:b/>
                <w:sz w:val="20"/>
              </w:rPr>
              <w:t>3.68</w:t>
            </w:r>
          </w:p>
        </w:tc>
        <w:tc>
          <w:tcPr>
            <w:tcW w:w="1049" w:type="dxa"/>
          </w:tcPr>
          <w:p w14:paraId="5CA45FE1" w14:textId="77777777" w:rsidR="002221B0" w:rsidRDefault="00000000">
            <w:pPr>
              <w:keepNext/>
              <w:spacing w:before="40" w:after="40"/>
              <w:jc w:val="center"/>
            </w:pPr>
            <w:r>
              <w:rPr>
                <w:rFonts w:ascii="游明朝" w:eastAsia="游明朝" w:hAnsi="游明朝"/>
                <w:b/>
                <w:sz w:val="20"/>
              </w:rPr>
              <w:t>4.34</w:t>
            </w:r>
          </w:p>
        </w:tc>
        <w:tc>
          <w:tcPr>
            <w:tcW w:w="1049" w:type="dxa"/>
          </w:tcPr>
          <w:p w14:paraId="28FF1999" w14:textId="77777777" w:rsidR="002221B0" w:rsidRDefault="00000000">
            <w:pPr>
              <w:keepNext/>
              <w:spacing w:before="40" w:after="40"/>
              <w:jc w:val="center"/>
            </w:pPr>
            <w:r>
              <w:rPr>
                <w:rFonts w:ascii="游明朝" w:eastAsia="游明朝" w:hAnsi="游明朝"/>
                <w:b/>
                <w:sz w:val="20"/>
              </w:rPr>
              <w:t>5.07</w:t>
            </w:r>
          </w:p>
        </w:tc>
      </w:tr>
      <w:tr w:rsidR="002221B0" w14:paraId="172C07B4" w14:textId="77777777">
        <w:trPr>
          <w:cantSplit/>
          <w:jc w:val="center"/>
        </w:trPr>
        <w:tc>
          <w:tcPr>
            <w:tcW w:w="1814" w:type="dxa"/>
          </w:tcPr>
          <w:p w14:paraId="7326AFC0" w14:textId="77777777" w:rsidR="002221B0" w:rsidRDefault="00000000">
            <w:pPr>
              <w:keepNext/>
              <w:spacing w:before="40" w:after="40"/>
              <w:jc w:val="left"/>
            </w:pPr>
            <w:r>
              <w:rPr>
                <w:rFonts w:ascii="游明朝" w:eastAsia="游明朝" w:hAnsi="游明朝"/>
                <w:b/>
                <w:sz w:val="20"/>
              </w:rPr>
              <w:t>ProtoRAF</w:t>
            </w:r>
          </w:p>
        </w:tc>
        <w:tc>
          <w:tcPr>
            <w:tcW w:w="1049" w:type="dxa"/>
          </w:tcPr>
          <w:p w14:paraId="2E314014" w14:textId="77777777" w:rsidR="002221B0" w:rsidRDefault="00000000">
            <w:pPr>
              <w:keepNext/>
              <w:spacing w:before="40" w:after="40"/>
              <w:jc w:val="center"/>
            </w:pPr>
            <w:r>
              <w:rPr>
                <w:rFonts w:ascii="游明朝" w:eastAsia="游明朝" w:hAnsi="游明朝"/>
                <w:b/>
                <w:sz w:val="20"/>
              </w:rPr>
              <w:t>2.08</w:t>
            </w:r>
          </w:p>
        </w:tc>
        <w:tc>
          <w:tcPr>
            <w:tcW w:w="1049" w:type="dxa"/>
          </w:tcPr>
          <w:p w14:paraId="32740553" w14:textId="77777777" w:rsidR="002221B0" w:rsidRDefault="00000000">
            <w:pPr>
              <w:keepNext/>
              <w:spacing w:before="40" w:after="40"/>
              <w:jc w:val="center"/>
            </w:pPr>
            <w:r>
              <w:rPr>
                <w:rFonts w:ascii="游明朝" w:eastAsia="游明朝" w:hAnsi="游明朝"/>
                <w:b/>
                <w:sz w:val="20"/>
              </w:rPr>
              <w:t>4.10</w:t>
            </w:r>
          </w:p>
        </w:tc>
        <w:tc>
          <w:tcPr>
            <w:tcW w:w="1049" w:type="dxa"/>
          </w:tcPr>
          <w:p w14:paraId="27FD14A0" w14:textId="77777777" w:rsidR="002221B0" w:rsidRDefault="00000000">
            <w:pPr>
              <w:keepNext/>
              <w:spacing w:before="40" w:after="40"/>
              <w:jc w:val="center"/>
            </w:pPr>
            <w:r>
              <w:rPr>
                <w:rFonts w:ascii="游明朝" w:eastAsia="游明朝" w:hAnsi="游明朝"/>
                <w:b/>
                <w:sz w:val="20"/>
              </w:rPr>
              <w:t>3.55</w:t>
            </w:r>
          </w:p>
        </w:tc>
        <w:tc>
          <w:tcPr>
            <w:tcW w:w="1049" w:type="dxa"/>
          </w:tcPr>
          <w:p w14:paraId="330CFEF0" w14:textId="77777777" w:rsidR="002221B0" w:rsidRDefault="00000000">
            <w:pPr>
              <w:keepNext/>
              <w:spacing w:before="40" w:after="40"/>
              <w:jc w:val="center"/>
            </w:pPr>
            <w:r>
              <w:rPr>
                <w:rFonts w:ascii="游明朝" w:eastAsia="游明朝" w:hAnsi="游明朝"/>
                <w:b/>
                <w:sz w:val="20"/>
              </w:rPr>
              <w:t>3.67</w:t>
            </w:r>
          </w:p>
        </w:tc>
        <w:tc>
          <w:tcPr>
            <w:tcW w:w="1049" w:type="dxa"/>
          </w:tcPr>
          <w:p w14:paraId="149D1B9A" w14:textId="77777777" w:rsidR="002221B0" w:rsidRDefault="00000000">
            <w:pPr>
              <w:keepNext/>
              <w:spacing w:before="40" w:after="40"/>
              <w:jc w:val="center"/>
            </w:pPr>
            <w:r>
              <w:rPr>
                <w:rFonts w:ascii="游明朝" w:eastAsia="游明朝" w:hAnsi="游明朝"/>
                <w:b/>
                <w:sz w:val="20"/>
              </w:rPr>
              <w:t>4.31</w:t>
            </w:r>
          </w:p>
        </w:tc>
        <w:tc>
          <w:tcPr>
            <w:tcW w:w="1049" w:type="dxa"/>
          </w:tcPr>
          <w:p w14:paraId="6A389153" w14:textId="77777777" w:rsidR="002221B0" w:rsidRDefault="00000000">
            <w:pPr>
              <w:keepNext/>
              <w:spacing w:before="40" w:after="40"/>
              <w:jc w:val="center"/>
            </w:pPr>
            <w:r>
              <w:rPr>
                <w:rFonts w:ascii="游明朝" w:eastAsia="游明朝" w:hAnsi="游明朝"/>
                <w:b/>
                <w:sz w:val="20"/>
              </w:rPr>
              <w:t>4.70</w:t>
            </w:r>
          </w:p>
        </w:tc>
      </w:tr>
      <w:tr w:rsidR="002221B0" w14:paraId="72519714" w14:textId="77777777">
        <w:trPr>
          <w:cantSplit/>
          <w:jc w:val="center"/>
        </w:trPr>
        <w:tc>
          <w:tcPr>
            <w:tcW w:w="1814" w:type="dxa"/>
          </w:tcPr>
          <w:p w14:paraId="0F30431C" w14:textId="77777777" w:rsidR="002221B0" w:rsidRDefault="00000000">
            <w:pPr>
              <w:keepNext/>
              <w:spacing w:before="40" w:after="40"/>
              <w:jc w:val="left"/>
            </w:pPr>
            <w:r>
              <w:rPr>
                <w:rFonts w:ascii="游明朝" w:eastAsia="游明朝" w:hAnsi="游明朝"/>
                <w:b/>
                <w:sz w:val="20"/>
              </w:rPr>
              <w:t>Baseline</w:t>
            </w:r>
          </w:p>
        </w:tc>
        <w:tc>
          <w:tcPr>
            <w:tcW w:w="1049" w:type="dxa"/>
          </w:tcPr>
          <w:p w14:paraId="498B3DEC" w14:textId="77777777" w:rsidR="002221B0" w:rsidRDefault="00000000">
            <w:pPr>
              <w:keepNext/>
              <w:spacing w:before="40" w:after="40"/>
              <w:jc w:val="center"/>
            </w:pPr>
            <w:r>
              <w:rPr>
                <w:rFonts w:ascii="游明朝" w:eastAsia="游明朝" w:hAnsi="游明朝"/>
                <w:b/>
                <w:sz w:val="20"/>
              </w:rPr>
              <w:t>2.07</w:t>
            </w:r>
          </w:p>
        </w:tc>
        <w:tc>
          <w:tcPr>
            <w:tcW w:w="1049" w:type="dxa"/>
          </w:tcPr>
          <w:p w14:paraId="7DD35BC6" w14:textId="77777777" w:rsidR="002221B0" w:rsidRDefault="00000000">
            <w:pPr>
              <w:keepNext/>
              <w:spacing w:before="40" w:after="40"/>
              <w:jc w:val="center"/>
            </w:pPr>
            <w:r>
              <w:rPr>
                <w:rFonts w:ascii="游明朝" w:eastAsia="游明朝" w:hAnsi="游明朝"/>
                <w:b/>
                <w:sz w:val="20"/>
              </w:rPr>
              <w:t>4.09</w:t>
            </w:r>
          </w:p>
        </w:tc>
        <w:tc>
          <w:tcPr>
            <w:tcW w:w="1049" w:type="dxa"/>
          </w:tcPr>
          <w:p w14:paraId="3074C15A" w14:textId="77777777" w:rsidR="002221B0" w:rsidRDefault="00000000">
            <w:pPr>
              <w:keepNext/>
              <w:spacing w:before="40" w:after="40"/>
              <w:jc w:val="center"/>
            </w:pPr>
            <w:r>
              <w:rPr>
                <w:rFonts w:ascii="游明朝" w:eastAsia="游明朝" w:hAnsi="游明朝"/>
                <w:b/>
                <w:sz w:val="20"/>
              </w:rPr>
              <w:t>3.54</w:t>
            </w:r>
          </w:p>
        </w:tc>
        <w:tc>
          <w:tcPr>
            <w:tcW w:w="1049" w:type="dxa"/>
          </w:tcPr>
          <w:p w14:paraId="0A2A6E4B" w14:textId="77777777" w:rsidR="002221B0" w:rsidRDefault="00000000">
            <w:pPr>
              <w:keepNext/>
              <w:spacing w:before="40" w:after="40"/>
              <w:jc w:val="center"/>
            </w:pPr>
            <w:r>
              <w:rPr>
                <w:rFonts w:ascii="游明朝" w:eastAsia="游明朝" w:hAnsi="游明朝"/>
                <w:b/>
                <w:sz w:val="20"/>
              </w:rPr>
              <w:t>3.66</w:t>
            </w:r>
          </w:p>
        </w:tc>
        <w:tc>
          <w:tcPr>
            <w:tcW w:w="1049" w:type="dxa"/>
          </w:tcPr>
          <w:p w14:paraId="18D5E97F" w14:textId="77777777" w:rsidR="002221B0" w:rsidRDefault="00000000">
            <w:pPr>
              <w:keepNext/>
              <w:spacing w:before="40" w:after="40"/>
              <w:jc w:val="center"/>
            </w:pPr>
            <w:r>
              <w:rPr>
                <w:rFonts w:ascii="游明朝" w:eastAsia="游明朝" w:hAnsi="游明朝"/>
                <w:b/>
                <w:sz w:val="20"/>
              </w:rPr>
              <w:t>4.29</w:t>
            </w:r>
          </w:p>
        </w:tc>
        <w:tc>
          <w:tcPr>
            <w:tcW w:w="1049" w:type="dxa"/>
          </w:tcPr>
          <w:p w14:paraId="616B7418" w14:textId="77777777" w:rsidR="002221B0" w:rsidRDefault="00000000">
            <w:pPr>
              <w:keepNext/>
              <w:spacing w:before="40" w:after="40"/>
              <w:jc w:val="center"/>
            </w:pPr>
            <w:r>
              <w:rPr>
                <w:rFonts w:ascii="游明朝" w:eastAsia="游明朝" w:hAnsi="游明朝"/>
                <w:b/>
                <w:sz w:val="20"/>
              </w:rPr>
              <w:t>4.67</w:t>
            </w:r>
          </w:p>
        </w:tc>
      </w:tr>
      <w:tr w:rsidR="002221B0" w14:paraId="78B92518" w14:textId="77777777">
        <w:trPr>
          <w:cantSplit/>
          <w:jc w:val="center"/>
        </w:trPr>
        <w:tc>
          <w:tcPr>
            <w:tcW w:w="1814" w:type="dxa"/>
          </w:tcPr>
          <w:p w14:paraId="3F1DDCB7" w14:textId="77777777" w:rsidR="002221B0" w:rsidRDefault="00000000">
            <w:pPr>
              <w:keepNext/>
              <w:spacing w:before="40" w:after="40"/>
              <w:jc w:val="left"/>
            </w:pPr>
            <w:r>
              <w:rPr>
                <w:rFonts w:ascii="游明朝" w:eastAsia="游明朝" w:hAnsi="游明朝"/>
                <w:b/>
                <w:sz w:val="20"/>
              </w:rPr>
              <w:t>τ = 0.5</w:t>
            </w:r>
          </w:p>
        </w:tc>
        <w:tc>
          <w:tcPr>
            <w:tcW w:w="1049" w:type="dxa"/>
          </w:tcPr>
          <w:p w14:paraId="77A93B75" w14:textId="77777777" w:rsidR="002221B0" w:rsidRDefault="002221B0">
            <w:pPr>
              <w:keepNext/>
              <w:spacing w:before="40" w:after="40"/>
              <w:jc w:val="center"/>
            </w:pPr>
          </w:p>
        </w:tc>
        <w:tc>
          <w:tcPr>
            <w:tcW w:w="1049" w:type="dxa"/>
          </w:tcPr>
          <w:p w14:paraId="325AF5AF" w14:textId="77777777" w:rsidR="002221B0" w:rsidRDefault="002221B0">
            <w:pPr>
              <w:keepNext/>
              <w:spacing w:before="40" w:after="40"/>
              <w:jc w:val="center"/>
            </w:pPr>
          </w:p>
        </w:tc>
        <w:tc>
          <w:tcPr>
            <w:tcW w:w="1049" w:type="dxa"/>
          </w:tcPr>
          <w:p w14:paraId="66900FEA" w14:textId="77777777" w:rsidR="002221B0" w:rsidRDefault="002221B0">
            <w:pPr>
              <w:keepNext/>
              <w:spacing w:before="40" w:after="40"/>
              <w:jc w:val="center"/>
            </w:pPr>
          </w:p>
        </w:tc>
        <w:tc>
          <w:tcPr>
            <w:tcW w:w="1049" w:type="dxa"/>
          </w:tcPr>
          <w:p w14:paraId="3FBF7FF1" w14:textId="77777777" w:rsidR="002221B0" w:rsidRDefault="002221B0">
            <w:pPr>
              <w:keepNext/>
              <w:spacing w:before="40" w:after="40"/>
              <w:jc w:val="center"/>
            </w:pPr>
          </w:p>
        </w:tc>
        <w:tc>
          <w:tcPr>
            <w:tcW w:w="1049" w:type="dxa"/>
          </w:tcPr>
          <w:p w14:paraId="309C04A9" w14:textId="77777777" w:rsidR="002221B0" w:rsidRDefault="002221B0">
            <w:pPr>
              <w:keepNext/>
              <w:spacing w:before="40" w:after="40"/>
              <w:jc w:val="center"/>
            </w:pPr>
          </w:p>
        </w:tc>
        <w:tc>
          <w:tcPr>
            <w:tcW w:w="1049" w:type="dxa"/>
          </w:tcPr>
          <w:p w14:paraId="6C6BA581" w14:textId="77777777" w:rsidR="002221B0" w:rsidRDefault="002221B0">
            <w:pPr>
              <w:keepNext/>
              <w:spacing w:before="40" w:after="40"/>
              <w:jc w:val="center"/>
            </w:pPr>
          </w:p>
        </w:tc>
      </w:tr>
      <w:tr w:rsidR="002221B0" w14:paraId="4E17BD6C" w14:textId="77777777">
        <w:trPr>
          <w:cantSplit/>
          <w:jc w:val="center"/>
        </w:trPr>
        <w:tc>
          <w:tcPr>
            <w:tcW w:w="1814" w:type="dxa"/>
          </w:tcPr>
          <w:p w14:paraId="71D104D3" w14:textId="77777777" w:rsidR="002221B0" w:rsidRDefault="00000000">
            <w:pPr>
              <w:keepNext/>
              <w:spacing w:before="40" w:after="40"/>
              <w:jc w:val="left"/>
            </w:pPr>
            <w:r>
              <w:rPr>
                <w:rFonts w:ascii="游明朝" w:eastAsia="游明朝" w:hAnsi="游明朝"/>
                <w:b/>
                <w:sz w:val="20"/>
              </w:rPr>
              <w:t>GateRAF</w:t>
            </w:r>
          </w:p>
        </w:tc>
        <w:tc>
          <w:tcPr>
            <w:tcW w:w="1049" w:type="dxa"/>
          </w:tcPr>
          <w:p w14:paraId="7AB2FD46" w14:textId="77777777" w:rsidR="002221B0" w:rsidRDefault="00000000">
            <w:pPr>
              <w:keepNext/>
              <w:spacing w:before="40" w:after="40"/>
              <w:jc w:val="center"/>
            </w:pPr>
            <w:r>
              <w:rPr>
                <w:rFonts w:ascii="游明朝" w:eastAsia="游明朝" w:hAnsi="游明朝"/>
                <w:b/>
                <w:sz w:val="20"/>
              </w:rPr>
              <w:t>1.61</w:t>
            </w:r>
          </w:p>
        </w:tc>
        <w:tc>
          <w:tcPr>
            <w:tcW w:w="1049" w:type="dxa"/>
          </w:tcPr>
          <w:p w14:paraId="3FAB528D" w14:textId="77777777" w:rsidR="002221B0" w:rsidRDefault="00000000">
            <w:pPr>
              <w:keepNext/>
              <w:spacing w:before="40" w:after="40"/>
              <w:jc w:val="center"/>
            </w:pPr>
            <w:r>
              <w:rPr>
                <w:rFonts w:ascii="游明朝" w:eastAsia="游明朝" w:hAnsi="游明朝"/>
                <w:b/>
                <w:sz w:val="20"/>
              </w:rPr>
              <w:t>3.06</w:t>
            </w:r>
          </w:p>
        </w:tc>
        <w:tc>
          <w:tcPr>
            <w:tcW w:w="1049" w:type="dxa"/>
          </w:tcPr>
          <w:p w14:paraId="2A8AC942" w14:textId="77777777" w:rsidR="002221B0" w:rsidRDefault="00000000">
            <w:pPr>
              <w:keepNext/>
              <w:spacing w:before="40" w:after="40"/>
              <w:jc w:val="center"/>
            </w:pPr>
            <w:r>
              <w:rPr>
                <w:rFonts w:ascii="游明朝" w:eastAsia="游明朝" w:hAnsi="游明朝"/>
                <w:b/>
                <w:sz w:val="20"/>
              </w:rPr>
              <w:t>2.70</w:t>
            </w:r>
          </w:p>
        </w:tc>
        <w:tc>
          <w:tcPr>
            <w:tcW w:w="1049" w:type="dxa"/>
          </w:tcPr>
          <w:p w14:paraId="2957C13E" w14:textId="77777777" w:rsidR="002221B0" w:rsidRDefault="00000000">
            <w:pPr>
              <w:keepNext/>
              <w:spacing w:before="40" w:after="40"/>
              <w:jc w:val="center"/>
            </w:pPr>
            <w:r>
              <w:rPr>
                <w:rFonts w:ascii="游明朝" w:eastAsia="游明朝" w:hAnsi="游明朝"/>
                <w:b/>
                <w:sz w:val="20"/>
              </w:rPr>
              <w:t>2.85</w:t>
            </w:r>
          </w:p>
        </w:tc>
        <w:tc>
          <w:tcPr>
            <w:tcW w:w="1049" w:type="dxa"/>
          </w:tcPr>
          <w:p w14:paraId="269D4051" w14:textId="77777777" w:rsidR="002221B0" w:rsidRDefault="00000000">
            <w:pPr>
              <w:keepNext/>
              <w:spacing w:before="40" w:after="40"/>
              <w:jc w:val="center"/>
            </w:pPr>
            <w:r>
              <w:rPr>
                <w:rFonts w:ascii="游明朝" w:eastAsia="游明朝" w:hAnsi="游明朝"/>
                <w:b/>
                <w:sz w:val="20"/>
              </w:rPr>
              <w:t>3.24</w:t>
            </w:r>
          </w:p>
        </w:tc>
        <w:tc>
          <w:tcPr>
            <w:tcW w:w="1049" w:type="dxa"/>
          </w:tcPr>
          <w:p w14:paraId="79B92044" w14:textId="77777777" w:rsidR="002221B0" w:rsidRDefault="00000000">
            <w:pPr>
              <w:keepNext/>
              <w:spacing w:before="40" w:after="40"/>
              <w:jc w:val="center"/>
            </w:pPr>
            <w:r>
              <w:rPr>
                <w:rFonts w:ascii="游明朝" w:eastAsia="游明朝" w:hAnsi="游明朝"/>
                <w:b/>
                <w:sz w:val="20"/>
              </w:rPr>
              <w:t>2.92</w:t>
            </w:r>
          </w:p>
        </w:tc>
      </w:tr>
      <w:tr w:rsidR="002221B0" w14:paraId="68A72FD1" w14:textId="77777777">
        <w:trPr>
          <w:cantSplit/>
          <w:jc w:val="center"/>
        </w:trPr>
        <w:tc>
          <w:tcPr>
            <w:tcW w:w="1814" w:type="dxa"/>
          </w:tcPr>
          <w:p w14:paraId="7FCAC7A6" w14:textId="77777777" w:rsidR="002221B0" w:rsidRDefault="00000000">
            <w:pPr>
              <w:keepNext/>
              <w:spacing w:before="40" w:after="40"/>
              <w:jc w:val="left"/>
            </w:pPr>
            <w:r>
              <w:rPr>
                <w:rFonts w:ascii="游明朝" w:eastAsia="游明朝" w:hAnsi="游明朝"/>
                <w:b/>
                <w:sz w:val="20"/>
              </w:rPr>
              <w:t>Multi-RAF</w:t>
            </w:r>
          </w:p>
        </w:tc>
        <w:tc>
          <w:tcPr>
            <w:tcW w:w="1049" w:type="dxa"/>
          </w:tcPr>
          <w:p w14:paraId="215A2F55" w14:textId="77777777" w:rsidR="002221B0" w:rsidRDefault="00000000">
            <w:pPr>
              <w:keepNext/>
              <w:spacing w:before="40" w:after="40"/>
              <w:jc w:val="center"/>
            </w:pPr>
            <w:r>
              <w:rPr>
                <w:rFonts w:ascii="游明朝" w:eastAsia="游明朝" w:hAnsi="游明朝"/>
                <w:b/>
                <w:sz w:val="20"/>
              </w:rPr>
              <w:t>1.65</w:t>
            </w:r>
          </w:p>
        </w:tc>
        <w:tc>
          <w:tcPr>
            <w:tcW w:w="1049" w:type="dxa"/>
          </w:tcPr>
          <w:p w14:paraId="1BD6854E" w14:textId="77777777" w:rsidR="002221B0" w:rsidRDefault="00000000">
            <w:pPr>
              <w:keepNext/>
              <w:spacing w:before="40" w:after="40"/>
              <w:jc w:val="center"/>
            </w:pPr>
            <w:r>
              <w:rPr>
                <w:rFonts w:ascii="游明朝" w:eastAsia="游明朝" w:hAnsi="游明朝"/>
                <w:b/>
                <w:sz w:val="20"/>
              </w:rPr>
              <w:t>3.15</w:t>
            </w:r>
          </w:p>
        </w:tc>
        <w:tc>
          <w:tcPr>
            <w:tcW w:w="1049" w:type="dxa"/>
          </w:tcPr>
          <w:p w14:paraId="0FC4C85F" w14:textId="77777777" w:rsidR="002221B0" w:rsidRDefault="00000000">
            <w:pPr>
              <w:keepNext/>
              <w:spacing w:before="40" w:after="40"/>
              <w:jc w:val="center"/>
            </w:pPr>
            <w:r>
              <w:rPr>
                <w:rFonts w:ascii="游明朝" w:eastAsia="游明朝" w:hAnsi="游明朝"/>
                <w:b/>
                <w:sz w:val="20"/>
              </w:rPr>
              <w:t>2.78</w:t>
            </w:r>
          </w:p>
        </w:tc>
        <w:tc>
          <w:tcPr>
            <w:tcW w:w="1049" w:type="dxa"/>
          </w:tcPr>
          <w:p w14:paraId="0B479F7C" w14:textId="77777777" w:rsidR="002221B0" w:rsidRDefault="00000000">
            <w:pPr>
              <w:keepNext/>
              <w:spacing w:before="40" w:after="40"/>
              <w:jc w:val="center"/>
            </w:pPr>
            <w:r>
              <w:rPr>
                <w:rFonts w:ascii="游明朝" w:eastAsia="游明朝" w:hAnsi="游明朝"/>
                <w:b/>
                <w:sz w:val="20"/>
              </w:rPr>
              <w:t>2.87</w:t>
            </w:r>
          </w:p>
        </w:tc>
        <w:tc>
          <w:tcPr>
            <w:tcW w:w="1049" w:type="dxa"/>
          </w:tcPr>
          <w:p w14:paraId="55BE09A6" w14:textId="77777777" w:rsidR="002221B0" w:rsidRDefault="00000000">
            <w:pPr>
              <w:keepNext/>
              <w:spacing w:before="40" w:after="40"/>
              <w:jc w:val="center"/>
            </w:pPr>
            <w:r>
              <w:rPr>
                <w:rFonts w:ascii="游明朝" w:eastAsia="游明朝" w:hAnsi="游明朝"/>
                <w:b/>
                <w:sz w:val="20"/>
              </w:rPr>
              <w:t>3.32</w:t>
            </w:r>
          </w:p>
        </w:tc>
        <w:tc>
          <w:tcPr>
            <w:tcW w:w="1049" w:type="dxa"/>
          </w:tcPr>
          <w:p w14:paraId="76850895" w14:textId="77777777" w:rsidR="002221B0" w:rsidRDefault="00000000">
            <w:pPr>
              <w:keepNext/>
              <w:spacing w:before="40" w:after="40"/>
              <w:jc w:val="center"/>
            </w:pPr>
            <w:r>
              <w:rPr>
                <w:rFonts w:ascii="游明朝" w:eastAsia="游明朝" w:hAnsi="游明朝"/>
                <w:b/>
                <w:sz w:val="20"/>
              </w:rPr>
              <w:t>2.99</w:t>
            </w:r>
          </w:p>
        </w:tc>
      </w:tr>
      <w:tr w:rsidR="002221B0" w14:paraId="3A1285A5" w14:textId="77777777">
        <w:trPr>
          <w:cantSplit/>
          <w:jc w:val="center"/>
        </w:trPr>
        <w:tc>
          <w:tcPr>
            <w:tcW w:w="1814" w:type="dxa"/>
          </w:tcPr>
          <w:p w14:paraId="70E25025" w14:textId="77777777" w:rsidR="002221B0" w:rsidRDefault="00000000">
            <w:pPr>
              <w:keepNext/>
              <w:spacing w:before="40" w:after="40"/>
              <w:jc w:val="left"/>
            </w:pPr>
            <w:r>
              <w:rPr>
                <w:rFonts w:ascii="游明朝" w:eastAsia="游明朝" w:hAnsi="游明朝"/>
                <w:b/>
                <w:sz w:val="20"/>
              </w:rPr>
              <w:t>ProtoRAF</w:t>
            </w:r>
          </w:p>
        </w:tc>
        <w:tc>
          <w:tcPr>
            <w:tcW w:w="1049" w:type="dxa"/>
          </w:tcPr>
          <w:p w14:paraId="352998DF" w14:textId="77777777" w:rsidR="002221B0" w:rsidRDefault="00000000">
            <w:pPr>
              <w:keepNext/>
              <w:spacing w:before="40" w:after="40"/>
              <w:jc w:val="center"/>
            </w:pPr>
            <w:r>
              <w:rPr>
                <w:rFonts w:ascii="游明朝" w:eastAsia="游明朝" w:hAnsi="游明朝"/>
                <w:b/>
                <w:sz w:val="20"/>
              </w:rPr>
              <w:t>1.80</w:t>
            </w:r>
          </w:p>
        </w:tc>
        <w:tc>
          <w:tcPr>
            <w:tcW w:w="1049" w:type="dxa"/>
          </w:tcPr>
          <w:p w14:paraId="17DA7F67" w14:textId="77777777" w:rsidR="002221B0" w:rsidRDefault="00000000">
            <w:pPr>
              <w:keepNext/>
              <w:spacing w:before="40" w:after="40"/>
              <w:jc w:val="center"/>
            </w:pPr>
            <w:r>
              <w:rPr>
                <w:rFonts w:ascii="游明朝" w:eastAsia="游明朝" w:hAnsi="游明朝"/>
                <w:b/>
                <w:sz w:val="20"/>
              </w:rPr>
              <w:t>3.29</w:t>
            </w:r>
          </w:p>
        </w:tc>
        <w:tc>
          <w:tcPr>
            <w:tcW w:w="1049" w:type="dxa"/>
          </w:tcPr>
          <w:p w14:paraId="34564479" w14:textId="77777777" w:rsidR="002221B0" w:rsidRDefault="00000000">
            <w:pPr>
              <w:keepNext/>
              <w:spacing w:before="40" w:after="40"/>
              <w:jc w:val="center"/>
            </w:pPr>
            <w:r>
              <w:rPr>
                <w:rFonts w:ascii="游明朝" w:eastAsia="游明朝" w:hAnsi="游明朝"/>
                <w:b/>
                <w:sz w:val="20"/>
              </w:rPr>
              <w:t>2.90</w:t>
            </w:r>
          </w:p>
        </w:tc>
        <w:tc>
          <w:tcPr>
            <w:tcW w:w="1049" w:type="dxa"/>
          </w:tcPr>
          <w:p w14:paraId="6C8D9651" w14:textId="77777777" w:rsidR="002221B0" w:rsidRDefault="00000000">
            <w:pPr>
              <w:keepNext/>
              <w:spacing w:before="40" w:after="40"/>
              <w:jc w:val="center"/>
            </w:pPr>
            <w:r>
              <w:rPr>
                <w:rFonts w:ascii="游明朝" w:eastAsia="游明朝" w:hAnsi="游明朝"/>
                <w:b/>
                <w:sz w:val="20"/>
              </w:rPr>
              <w:t>3.10</w:t>
            </w:r>
          </w:p>
        </w:tc>
        <w:tc>
          <w:tcPr>
            <w:tcW w:w="1049" w:type="dxa"/>
          </w:tcPr>
          <w:p w14:paraId="0ECCA2C1" w14:textId="77777777" w:rsidR="002221B0" w:rsidRDefault="00000000">
            <w:pPr>
              <w:keepNext/>
              <w:spacing w:before="40" w:after="40"/>
              <w:jc w:val="center"/>
            </w:pPr>
            <w:r>
              <w:rPr>
                <w:rFonts w:ascii="游明朝" w:eastAsia="游明朝" w:hAnsi="游明朝"/>
                <w:b/>
                <w:sz w:val="20"/>
              </w:rPr>
              <w:t>3.53</w:t>
            </w:r>
          </w:p>
        </w:tc>
        <w:tc>
          <w:tcPr>
            <w:tcW w:w="1049" w:type="dxa"/>
          </w:tcPr>
          <w:p w14:paraId="5B8C8D38" w14:textId="77777777" w:rsidR="002221B0" w:rsidRDefault="00000000">
            <w:pPr>
              <w:keepNext/>
              <w:spacing w:before="40" w:after="40"/>
              <w:jc w:val="center"/>
            </w:pPr>
            <w:r>
              <w:rPr>
                <w:rFonts w:ascii="游明朝" w:eastAsia="游明朝" w:hAnsi="游明朝"/>
                <w:b/>
                <w:sz w:val="20"/>
              </w:rPr>
              <w:t>4.49</w:t>
            </w:r>
          </w:p>
        </w:tc>
      </w:tr>
      <w:tr w:rsidR="002221B0" w14:paraId="06979FF8" w14:textId="77777777">
        <w:trPr>
          <w:cantSplit/>
          <w:jc w:val="center"/>
        </w:trPr>
        <w:tc>
          <w:tcPr>
            <w:tcW w:w="1814" w:type="dxa"/>
          </w:tcPr>
          <w:p w14:paraId="739DDEC9" w14:textId="77777777" w:rsidR="002221B0" w:rsidRDefault="00000000">
            <w:pPr>
              <w:keepNext/>
              <w:spacing w:before="40" w:after="40"/>
              <w:jc w:val="left"/>
            </w:pPr>
            <w:r>
              <w:rPr>
                <w:rFonts w:ascii="游明朝" w:eastAsia="游明朝" w:hAnsi="游明朝"/>
                <w:b/>
                <w:sz w:val="20"/>
              </w:rPr>
              <w:t>Baseline</w:t>
            </w:r>
          </w:p>
        </w:tc>
        <w:tc>
          <w:tcPr>
            <w:tcW w:w="1049" w:type="dxa"/>
          </w:tcPr>
          <w:p w14:paraId="0A78A8AE" w14:textId="77777777" w:rsidR="002221B0" w:rsidRDefault="00000000">
            <w:pPr>
              <w:keepNext/>
              <w:spacing w:before="40" w:after="40"/>
              <w:jc w:val="center"/>
            </w:pPr>
            <w:r>
              <w:rPr>
                <w:rFonts w:ascii="游明朝" w:eastAsia="游明朝" w:hAnsi="游明朝"/>
                <w:b/>
                <w:sz w:val="20"/>
              </w:rPr>
              <w:t>1.80</w:t>
            </w:r>
          </w:p>
        </w:tc>
        <w:tc>
          <w:tcPr>
            <w:tcW w:w="1049" w:type="dxa"/>
          </w:tcPr>
          <w:p w14:paraId="51EBBEA7" w14:textId="77777777" w:rsidR="002221B0" w:rsidRDefault="00000000">
            <w:pPr>
              <w:keepNext/>
              <w:spacing w:before="40" w:after="40"/>
              <w:jc w:val="center"/>
            </w:pPr>
            <w:r>
              <w:rPr>
                <w:rFonts w:ascii="游明朝" w:eastAsia="游明朝" w:hAnsi="游明朝"/>
                <w:b/>
                <w:sz w:val="20"/>
              </w:rPr>
              <w:t>3.29</w:t>
            </w:r>
          </w:p>
        </w:tc>
        <w:tc>
          <w:tcPr>
            <w:tcW w:w="1049" w:type="dxa"/>
          </w:tcPr>
          <w:p w14:paraId="5BFDE349" w14:textId="77777777" w:rsidR="002221B0" w:rsidRDefault="00000000">
            <w:pPr>
              <w:keepNext/>
              <w:spacing w:before="40" w:after="40"/>
              <w:jc w:val="center"/>
            </w:pPr>
            <w:r>
              <w:rPr>
                <w:rFonts w:ascii="游明朝" w:eastAsia="游明朝" w:hAnsi="游明朝"/>
                <w:b/>
                <w:sz w:val="20"/>
              </w:rPr>
              <w:t>2.90</w:t>
            </w:r>
          </w:p>
        </w:tc>
        <w:tc>
          <w:tcPr>
            <w:tcW w:w="1049" w:type="dxa"/>
          </w:tcPr>
          <w:p w14:paraId="36054076" w14:textId="77777777" w:rsidR="002221B0" w:rsidRDefault="00000000">
            <w:pPr>
              <w:keepNext/>
              <w:spacing w:before="40" w:after="40"/>
              <w:jc w:val="center"/>
            </w:pPr>
            <w:r>
              <w:rPr>
                <w:rFonts w:ascii="游明朝" w:eastAsia="游明朝" w:hAnsi="游明朝"/>
                <w:b/>
                <w:sz w:val="20"/>
              </w:rPr>
              <w:t>3.09</w:t>
            </w:r>
          </w:p>
        </w:tc>
        <w:tc>
          <w:tcPr>
            <w:tcW w:w="1049" w:type="dxa"/>
          </w:tcPr>
          <w:p w14:paraId="0286B9A6" w14:textId="77777777" w:rsidR="002221B0" w:rsidRDefault="00000000">
            <w:pPr>
              <w:keepNext/>
              <w:spacing w:before="40" w:after="40"/>
              <w:jc w:val="center"/>
            </w:pPr>
            <w:r>
              <w:rPr>
                <w:rFonts w:ascii="游明朝" w:eastAsia="游明朝" w:hAnsi="游明朝"/>
                <w:b/>
                <w:sz w:val="20"/>
              </w:rPr>
              <w:t>3.52</w:t>
            </w:r>
          </w:p>
        </w:tc>
        <w:tc>
          <w:tcPr>
            <w:tcW w:w="1049" w:type="dxa"/>
          </w:tcPr>
          <w:p w14:paraId="058CD36D" w14:textId="77777777" w:rsidR="002221B0" w:rsidRDefault="00000000">
            <w:pPr>
              <w:keepNext/>
              <w:spacing w:before="40" w:after="40"/>
              <w:jc w:val="center"/>
            </w:pPr>
            <w:r>
              <w:rPr>
                <w:rFonts w:ascii="游明朝" w:eastAsia="游明朝" w:hAnsi="游明朝"/>
                <w:b/>
                <w:sz w:val="20"/>
              </w:rPr>
              <w:t>4.49</w:t>
            </w:r>
          </w:p>
        </w:tc>
      </w:tr>
      <w:tr w:rsidR="002221B0" w14:paraId="07FC3481" w14:textId="77777777">
        <w:trPr>
          <w:cantSplit/>
          <w:jc w:val="center"/>
        </w:trPr>
        <w:tc>
          <w:tcPr>
            <w:tcW w:w="1814" w:type="dxa"/>
          </w:tcPr>
          <w:p w14:paraId="01E0AD62" w14:textId="77777777" w:rsidR="002221B0" w:rsidRDefault="00000000">
            <w:pPr>
              <w:keepNext/>
              <w:spacing w:before="40" w:after="40"/>
              <w:jc w:val="left"/>
            </w:pPr>
            <w:r>
              <w:rPr>
                <w:rFonts w:ascii="游明朝" w:eastAsia="游明朝" w:hAnsi="游明朝"/>
                <w:b/>
                <w:sz w:val="20"/>
              </w:rPr>
              <w:t>τ = 0.9</w:t>
            </w:r>
          </w:p>
        </w:tc>
        <w:tc>
          <w:tcPr>
            <w:tcW w:w="1049" w:type="dxa"/>
          </w:tcPr>
          <w:p w14:paraId="23682E9B" w14:textId="77777777" w:rsidR="002221B0" w:rsidRDefault="002221B0">
            <w:pPr>
              <w:keepNext/>
              <w:spacing w:before="40" w:after="40"/>
              <w:jc w:val="center"/>
            </w:pPr>
          </w:p>
        </w:tc>
        <w:tc>
          <w:tcPr>
            <w:tcW w:w="1049" w:type="dxa"/>
          </w:tcPr>
          <w:p w14:paraId="6ED0BE31" w14:textId="77777777" w:rsidR="002221B0" w:rsidRDefault="002221B0">
            <w:pPr>
              <w:keepNext/>
              <w:spacing w:before="40" w:after="40"/>
              <w:jc w:val="center"/>
            </w:pPr>
          </w:p>
        </w:tc>
        <w:tc>
          <w:tcPr>
            <w:tcW w:w="1049" w:type="dxa"/>
          </w:tcPr>
          <w:p w14:paraId="591D531A" w14:textId="77777777" w:rsidR="002221B0" w:rsidRDefault="002221B0">
            <w:pPr>
              <w:keepNext/>
              <w:spacing w:before="40" w:after="40"/>
              <w:jc w:val="center"/>
            </w:pPr>
          </w:p>
        </w:tc>
        <w:tc>
          <w:tcPr>
            <w:tcW w:w="1049" w:type="dxa"/>
          </w:tcPr>
          <w:p w14:paraId="5509E0E3" w14:textId="77777777" w:rsidR="002221B0" w:rsidRDefault="002221B0">
            <w:pPr>
              <w:keepNext/>
              <w:spacing w:before="40" w:after="40"/>
              <w:jc w:val="center"/>
            </w:pPr>
          </w:p>
        </w:tc>
        <w:tc>
          <w:tcPr>
            <w:tcW w:w="1049" w:type="dxa"/>
          </w:tcPr>
          <w:p w14:paraId="77055980" w14:textId="77777777" w:rsidR="002221B0" w:rsidRDefault="002221B0">
            <w:pPr>
              <w:keepNext/>
              <w:spacing w:before="40" w:after="40"/>
              <w:jc w:val="center"/>
            </w:pPr>
          </w:p>
        </w:tc>
        <w:tc>
          <w:tcPr>
            <w:tcW w:w="1049" w:type="dxa"/>
          </w:tcPr>
          <w:p w14:paraId="23477911" w14:textId="77777777" w:rsidR="002221B0" w:rsidRDefault="002221B0">
            <w:pPr>
              <w:keepNext/>
              <w:spacing w:before="40" w:after="40"/>
              <w:jc w:val="center"/>
            </w:pPr>
          </w:p>
        </w:tc>
      </w:tr>
      <w:tr w:rsidR="002221B0" w14:paraId="65711821" w14:textId="77777777">
        <w:trPr>
          <w:cantSplit/>
          <w:jc w:val="center"/>
        </w:trPr>
        <w:tc>
          <w:tcPr>
            <w:tcW w:w="1814" w:type="dxa"/>
          </w:tcPr>
          <w:p w14:paraId="7176FC99" w14:textId="77777777" w:rsidR="002221B0" w:rsidRDefault="00000000">
            <w:pPr>
              <w:keepNext/>
              <w:spacing w:before="40" w:after="40"/>
              <w:jc w:val="left"/>
            </w:pPr>
            <w:r>
              <w:rPr>
                <w:rFonts w:ascii="游明朝" w:eastAsia="游明朝" w:hAnsi="游明朝"/>
                <w:b/>
                <w:sz w:val="20"/>
              </w:rPr>
              <w:t>GateRAF</w:t>
            </w:r>
          </w:p>
        </w:tc>
        <w:tc>
          <w:tcPr>
            <w:tcW w:w="1049" w:type="dxa"/>
          </w:tcPr>
          <w:p w14:paraId="7CC55B36" w14:textId="77777777" w:rsidR="002221B0" w:rsidRDefault="00000000">
            <w:pPr>
              <w:keepNext/>
              <w:spacing w:before="40" w:after="40"/>
              <w:jc w:val="center"/>
            </w:pPr>
            <w:r>
              <w:rPr>
                <w:rFonts w:ascii="游明朝" w:eastAsia="游明朝" w:hAnsi="游明朝"/>
                <w:b/>
                <w:sz w:val="20"/>
              </w:rPr>
              <w:t>4.53</w:t>
            </w:r>
          </w:p>
        </w:tc>
        <w:tc>
          <w:tcPr>
            <w:tcW w:w="1049" w:type="dxa"/>
          </w:tcPr>
          <w:p w14:paraId="3A491A88" w14:textId="77777777" w:rsidR="002221B0" w:rsidRDefault="00000000">
            <w:pPr>
              <w:keepNext/>
              <w:spacing w:before="40" w:after="40"/>
              <w:jc w:val="center"/>
            </w:pPr>
            <w:r>
              <w:rPr>
                <w:rFonts w:ascii="游明朝" w:eastAsia="游明朝" w:hAnsi="游明朝"/>
                <w:b/>
                <w:sz w:val="20"/>
              </w:rPr>
              <w:t>5.17</w:t>
            </w:r>
          </w:p>
        </w:tc>
        <w:tc>
          <w:tcPr>
            <w:tcW w:w="1049" w:type="dxa"/>
          </w:tcPr>
          <w:p w14:paraId="218BAD3F" w14:textId="77777777" w:rsidR="002221B0" w:rsidRDefault="00000000">
            <w:pPr>
              <w:keepNext/>
              <w:spacing w:before="40" w:after="40"/>
              <w:jc w:val="center"/>
            </w:pPr>
            <w:r>
              <w:rPr>
                <w:rFonts w:ascii="游明朝" w:eastAsia="游明朝" w:hAnsi="游明朝"/>
                <w:b/>
                <w:sz w:val="20"/>
              </w:rPr>
              <w:t>4.63</w:t>
            </w:r>
          </w:p>
        </w:tc>
        <w:tc>
          <w:tcPr>
            <w:tcW w:w="1049" w:type="dxa"/>
          </w:tcPr>
          <w:p w14:paraId="06821B90" w14:textId="77777777" w:rsidR="002221B0" w:rsidRDefault="00000000">
            <w:pPr>
              <w:keepNext/>
              <w:spacing w:before="40" w:after="40"/>
              <w:jc w:val="center"/>
            </w:pPr>
            <w:r>
              <w:rPr>
                <w:rFonts w:ascii="游明朝" w:eastAsia="游明朝" w:hAnsi="游明朝"/>
                <w:b/>
                <w:sz w:val="20"/>
              </w:rPr>
              <w:t>4.69</w:t>
            </w:r>
          </w:p>
        </w:tc>
        <w:tc>
          <w:tcPr>
            <w:tcW w:w="1049" w:type="dxa"/>
          </w:tcPr>
          <w:p w14:paraId="48681657" w14:textId="77777777" w:rsidR="002221B0" w:rsidRDefault="00000000">
            <w:pPr>
              <w:keepNext/>
              <w:spacing w:before="40" w:after="40"/>
              <w:jc w:val="center"/>
            </w:pPr>
            <w:r>
              <w:rPr>
                <w:rFonts w:ascii="游明朝" w:eastAsia="游明朝" w:hAnsi="游明朝"/>
                <w:b/>
                <w:sz w:val="20"/>
              </w:rPr>
              <w:t>5.68</w:t>
            </w:r>
          </w:p>
        </w:tc>
        <w:tc>
          <w:tcPr>
            <w:tcW w:w="1049" w:type="dxa"/>
          </w:tcPr>
          <w:p w14:paraId="5C2DD5D4" w14:textId="77777777" w:rsidR="002221B0" w:rsidRDefault="00000000">
            <w:pPr>
              <w:keepNext/>
              <w:spacing w:before="40" w:after="40"/>
              <w:jc w:val="center"/>
            </w:pPr>
            <w:r>
              <w:rPr>
                <w:rFonts w:ascii="游明朝" w:eastAsia="游明朝" w:hAnsi="游明朝"/>
                <w:b/>
                <w:sz w:val="20"/>
              </w:rPr>
              <w:t>7.56</w:t>
            </w:r>
          </w:p>
        </w:tc>
      </w:tr>
      <w:tr w:rsidR="002221B0" w14:paraId="62FE9BDA" w14:textId="77777777">
        <w:trPr>
          <w:cantSplit/>
          <w:jc w:val="center"/>
        </w:trPr>
        <w:tc>
          <w:tcPr>
            <w:tcW w:w="1814" w:type="dxa"/>
          </w:tcPr>
          <w:p w14:paraId="3EB79C54" w14:textId="77777777" w:rsidR="002221B0" w:rsidRDefault="00000000">
            <w:pPr>
              <w:keepNext/>
              <w:spacing w:before="40" w:after="40"/>
              <w:jc w:val="left"/>
            </w:pPr>
            <w:r>
              <w:rPr>
                <w:rFonts w:ascii="游明朝" w:eastAsia="游明朝" w:hAnsi="游明朝"/>
                <w:b/>
                <w:sz w:val="20"/>
              </w:rPr>
              <w:t>Multi-RAF</w:t>
            </w:r>
          </w:p>
        </w:tc>
        <w:tc>
          <w:tcPr>
            <w:tcW w:w="1049" w:type="dxa"/>
          </w:tcPr>
          <w:p w14:paraId="24F52366" w14:textId="77777777" w:rsidR="002221B0" w:rsidRDefault="00000000">
            <w:pPr>
              <w:keepNext/>
              <w:spacing w:before="40" w:after="40"/>
              <w:jc w:val="center"/>
            </w:pPr>
            <w:r>
              <w:rPr>
                <w:rFonts w:ascii="游明朝" w:eastAsia="游明朝" w:hAnsi="游明朝"/>
                <w:b/>
                <w:sz w:val="20"/>
              </w:rPr>
              <w:t>3.84</w:t>
            </w:r>
          </w:p>
        </w:tc>
        <w:tc>
          <w:tcPr>
            <w:tcW w:w="1049" w:type="dxa"/>
          </w:tcPr>
          <w:p w14:paraId="6B5BD492" w14:textId="77777777" w:rsidR="002221B0" w:rsidRDefault="00000000">
            <w:pPr>
              <w:keepNext/>
              <w:spacing w:before="40" w:after="40"/>
              <w:jc w:val="center"/>
            </w:pPr>
            <w:r>
              <w:rPr>
                <w:rFonts w:ascii="游明朝" w:eastAsia="游明朝" w:hAnsi="游明朝"/>
                <w:b/>
                <w:sz w:val="20"/>
              </w:rPr>
              <w:t>5.14</w:t>
            </w:r>
          </w:p>
        </w:tc>
        <w:tc>
          <w:tcPr>
            <w:tcW w:w="1049" w:type="dxa"/>
          </w:tcPr>
          <w:p w14:paraId="3CF6E10C" w14:textId="77777777" w:rsidR="002221B0" w:rsidRDefault="00000000">
            <w:pPr>
              <w:keepNext/>
              <w:spacing w:before="40" w:after="40"/>
              <w:jc w:val="center"/>
            </w:pPr>
            <w:r>
              <w:rPr>
                <w:rFonts w:ascii="游明朝" w:eastAsia="游明朝" w:hAnsi="游明朝"/>
                <w:b/>
                <w:sz w:val="20"/>
              </w:rPr>
              <w:t>4.66</w:t>
            </w:r>
          </w:p>
        </w:tc>
        <w:tc>
          <w:tcPr>
            <w:tcW w:w="1049" w:type="dxa"/>
          </w:tcPr>
          <w:p w14:paraId="66245483" w14:textId="77777777" w:rsidR="002221B0" w:rsidRDefault="00000000">
            <w:pPr>
              <w:keepNext/>
              <w:spacing w:before="40" w:after="40"/>
              <w:jc w:val="center"/>
            </w:pPr>
            <w:r>
              <w:rPr>
                <w:rFonts w:ascii="游明朝" w:eastAsia="游明朝" w:hAnsi="游明朝"/>
                <w:b/>
                <w:sz w:val="20"/>
              </w:rPr>
              <w:t>4.67</w:t>
            </w:r>
          </w:p>
        </w:tc>
        <w:tc>
          <w:tcPr>
            <w:tcW w:w="1049" w:type="dxa"/>
          </w:tcPr>
          <w:p w14:paraId="1ACB068D" w14:textId="77777777" w:rsidR="002221B0" w:rsidRDefault="00000000">
            <w:pPr>
              <w:keepNext/>
              <w:spacing w:before="40" w:after="40"/>
              <w:jc w:val="center"/>
            </w:pPr>
            <w:r>
              <w:rPr>
                <w:rFonts w:ascii="游明朝" w:eastAsia="游明朝" w:hAnsi="游明朝"/>
                <w:b/>
                <w:sz w:val="20"/>
              </w:rPr>
              <w:t>5.82</w:t>
            </w:r>
          </w:p>
        </w:tc>
        <w:tc>
          <w:tcPr>
            <w:tcW w:w="1049" w:type="dxa"/>
          </w:tcPr>
          <w:p w14:paraId="79C70458" w14:textId="77777777" w:rsidR="002221B0" w:rsidRDefault="00000000">
            <w:pPr>
              <w:keepNext/>
              <w:spacing w:before="40" w:after="40"/>
              <w:jc w:val="center"/>
            </w:pPr>
            <w:r>
              <w:rPr>
                <w:rFonts w:ascii="游明朝" w:eastAsia="游明朝" w:hAnsi="游明朝"/>
                <w:b/>
                <w:sz w:val="20"/>
              </w:rPr>
              <w:t>7.81</w:t>
            </w:r>
          </w:p>
        </w:tc>
      </w:tr>
      <w:tr w:rsidR="002221B0" w14:paraId="61B98089" w14:textId="77777777">
        <w:trPr>
          <w:cantSplit/>
          <w:jc w:val="center"/>
        </w:trPr>
        <w:tc>
          <w:tcPr>
            <w:tcW w:w="1814" w:type="dxa"/>
          </w:tcPr>
          <w:p w14:paraId="5CADEC03" w14:textId="77777777" w:rsidR="002221B0" w:rsidRDefault="00000000">
            <w:pPr>
              <w:keepNext/>
              <w:spacing w:before="40" w:after="40"/>
              <w:jc w:val="left"/>
            </w:pPr>
            <w:r>
              <w:rPr>
                <w:rFonts w:ascii="游明朝" w:eastAsia="游明朝" w:hAnsi="游明朝"/>
                <w:b/>
                <w:sz w:val="20"/>
              </w:rPr>
              <w:t>ProtoRAF</w:t>
            </w:r>
          </w:p>
        </w:tc>
        <w:tc>
          <w:tcPr>
            <w:tcW w:w="1049" w:type="dxa"/>
          </w:tcPr>
          <w:p w14:paraId="1744058F" w14:textId="77777777" w:rsidR="002221B0" w:rsidRDefault="00000000">
            <w:pPr>
              <w:keepNext/>
              <w:spacing w:before="40" w:after="40"/>
              <w:jc w:val="center"/>
            </w:pPr>
            <w:r>
              <w:rPr>
                <w:rFonts w:ascii="游明朝" w:eastAsia="游明朝" w:hAnsi="游明朝"/>
                <w:b/>
                <w:sz w:val="20"/>
              </w:rPr>
              <w:t>4.65</w:t>
            </w:r>
          </w:p>
        </w:tc>
        <w:tc>
          <w:tcPr>
            <w:tcW w:w="1049" w:type="dxa"/>
          </w:tcPr>
          <w:p w14:paraId="279609F4" w14:textId="77777777" w:rsidR="002221B0" w:rsidRDefault="00000000">
            <w:pPr>
              <w:keepNext/>
              <w:spacing w:before="40" w:after="40"/>
              <w:jc w:val="center"/>
            </w:pPr>
            <w:r>
              <w:rPr>
                <w:rFonts w:ascii="游明朝" w:eastAsia="游明朝" w:hAnsi="游明朝"/>
                <w:b/>
                <w:sz w:val="20"/>
              </w:rPr>
              <w:t>6.34</w:t>
            </w:r>
          </w:p>
        </w:tc>
        <w:tc>
          <w:tcPr>
            <w:tcW w:w="1049" w:type="dxa"/>
          </w:tcPr>
          <w:p w14:paraId="4208A8A9" w14:textId="77777777" w:rsidR="002221B0" w:rsidRDefault="00000000">
            <w:pPr>
              <w:keepNext/>
              <w:spacing w:before="40" w:after="40"/>
              <w:jc w:val="center"/>
            </w:pPr>
            <w:r>
              <w:rPr>
                <w:rFonts w:ascii="游明朝" w:eastAsia="游明朝" w:hAnsi="游明朝"/>
                <w:b/>
                <w:sz w:val="20"/>
              </w:rPr>
              <w:t>5.65</w:t>
            </w:r>
          </w:p>
        </w:tc>
        <w:tc>
          <w:tcPr>
            <w:tcW w:w="1049" w:type="dxa"/>
          </w:tcPr>
          <w:p w14:paraId="613B3F1F" w14:textId="77777777" w:rsidR="002221B0" w:rsidRDefault="00000000">
            <w:pPr>
              <w:keepNext/>
              <w:spacing w:before="40" w:after="40"/>
              <w:jc w:val="center"/>
            </w:pPr>
            <w:r>
              <w:rPr>
                <w:rFonts w:ascii="游明朝" w:eastAsia="游明朝" w:hAnsi="游明朝"/>
                <w:b/>
                <w:sz w:val="20"/>
              </w:rPr>
              <w:t>6.12</w:t>
            </w:r>
          </w:p>
        </w:tc>
        <w:tc>
          <w:tcPr>
            <w:tcW w:w="1049" w:type="dxa"/>
          </w:tcPr>
          <w:p w14:paraId="38F17F66" w14:textId="77777777" w:rsidR="002221B0" w:rsidRDefault="00000000">
            <w:pPr>
              <w:keepNext/>
              <w:spacing w:before="40" w:after="40"/>
              <w:jc w:val="center"/>
            </w:pPr>
            <w:r>
              <w:rPr>
                <w:rFonts w:ascii="游明朝" w:eastAsia="游明朝" w:hAnsi="游明朝"/>
                <w:b/>
                <w:sz w:val="20"/>
              </w:rPr>
              <w:t>10.50</w:t>
            </w:r>
          </w:p>
        </w:tc>
        <w:tc>
          <w:tcPr>
            <w:tcW w:w="1049" w:type="dxa"/>
          </w:tcPr>
          <w:p w14:paraId="23B13E8E" w14:textId="77777777" w:rsidR="002221B0" w:rsidRDefault="00000000">
            <w:pPr>
              <w:keepNext/>
              <w:spacing w:before="40" w:after="40"/>
              <w:jc w:val="center"/>
            </w:pPr>
            <w:r>
              <w:rPr>
                <w:rFonts w:ascii="游明朝" w:eastAsia="游明朝" w:hAnsi="游明朝"/>
                <w:b/>
                <w:sz w:val="20"/>
              </w:rPr>
              <w:t>16.40</w:t>
            </w:r>
          </w:p>
        </w:tc>
      </w:tr>
      <w:tr w:rsidR="002221B0" w14:paraId="0CA026E8" w14:textId="77777777">
        <w:trPr>
          <w:cantSplit/>
          <w:jc w:val="center"/>
        </w:trPr>
        <w:tc>
          <w:tcPr>
            <w:tcW w:w="1814" w:type="dxa"/>
          </w:tcPr>
          <w:p w14:paraId="2484F564" w14:textId="77777777" w:rsidR="002221B0" w:rsidRDefault="00000000">
            <w:pPr>
              <w:keepNext/>
              <w:spacing w:before="40" w:after="40"/>
              <w:jc w:val="left"/>
            </w:pPr>
            <w:r>
              <w:rPr>
                <w:rFonts w:ascii="游明朝" w:eastAsia="游明朝" w:hAnsi="游明朝"/>
                <w:b/>
                <w:sz w:val="20"/>
              </w:rPr>
              <w:t>Baseline</w:t>
            </w:r>
          </w:p>
        </w:tc>
        <w:tc>
          <w:tcPr>
            <w:tcW w:w="1049" w:type="dxa"/>
          </w:tcPr>
          <w:p w14:paraId="1BC6CD34" w14:textId="77777777" w:rsidR="002221B0" w:rsidRDefault="00000000">
            <w:pPr>
              <w:keepNext/>
              <w:spacing w:before="40" w:after="40"/>
              <w:jc w:val="center"/>
            </w:pPr>
            <w:r>
              <w:rPr>
                <w:rFonts w:ascii="游明朝" w:eastAsia="游明朝" w:hAnsi="游明朝"/>
                <w:b/>
                <w:sz w:val="20"/>
              </w:rPr>
              <w:t>4.65</w:t>
            </w:r>
          </w:p>
        </w:tc>
        <w:tc>
          <w:tcPr>
            <w:tcW w:w="1049" w:type="dxa"/>
          </w:tcPr>
          <w:p w14:paraId="34BB0F7F" w14:textId="77777777" w:rsidR="002221B0" w:rsidRDefault="00000000">
            <w:pPr>
              <w:keepNext/>
              <w:spacing w:before="40" w:after="40"/>
              <w:jc w:val="center"/>
            </w:pPr>
            <w:r>
              <w:rPr>
                <w:rFonts w:ascii="游明朝" w:eastAsia="游明朝" w:hAnsi="游明朝"/>
                <w:b/>
                <w:sz w:val="20"/>
              </w:rPr>
              <w:t>6.34</w:t>
            </w:r>
          </w:p>
        </w:tc>
        <w:tc>
          <w:tcPr>
            <w:tcW w:w="1049" w:type="dxa"/>
          </w:tcPr>
          <w:p w14:paraId="074E392E" w14:textId="77777777" w:rsidR="002221B0" w:rsidRDefault="00000000">
            <w:pPr>
              <w:keepNext/>
              <w:spacing w:before="40" w:after="40"/>
              <w:jc w:val="center"/>
            </w:pPr>
            <w:r>
              <w:rPr>
                <w:rFonts w:ascii="游明朝" w:eastAsia="游明朝" w:hAnsi="游明朝"/>
                <w:b/>
                <w:sz w:val="20"/>
              </w:rPr>
              <w:t>5.65</w:t>
            </w:r>
          </w:p>
        </w:tc>
        <w:tc>
          <w:tcPr>
            <w:tcW w:w="1049" w:type="dxa"/>
          </w:tcPr>
          <w:p w14:paraId="5EF45C78" w14:textId="77777777" w:rsidR="002221B0" w:rsidRDefault="00000000">
            <w:pPr>
              <w:keepNext/>
              <w:spacing w:before="40" w:after="40"/>
              <w:jc w:val="center"/>
            </w:pPr>
            <w:r>
              <w:rPr>
                <w:rFonts w:ascii="游明朝" w:eastAsia="游明朝" w:hAnsi="游明朝"/>
                <w:b/>
                <w:sz w:val="20"/>
              </w:rPr>
              <w:t>6.12</w:t>
            </w:r>
          </w:p>
        </w:tc>
        <w:tc>
          <w:tcPr>
            <w:tcW w:w="1049" w:type="dxa"/>
          </w:tcPr>
          <w:p w14:paraId="5F8C61BA" w14:textId="77777777" w:rsidR="002221B0" w:rsidRDefault="00000000">
            <w:pPr>
              <w:keepNext/>
              <w:spacing w:before="40" w:after="40"/>
              <w:jc w:val="center"/>
            </w:pPr>
            <w:r>
              <w:rPr>
                <w:rFonts w:ascii="游明朝" w:eastAsia="游明朝" w:hAnsi="游明朝"/>
                <w:b/>
                <w:sz w:val="20"/>
              </w:rPr>
              <w:t>10.45</w:t>
            </w:r>
          </w:p>
        </w:tc>
        <w:tc>
          <w:tcPr>
            <w:tcW w:w="1049" w:type="dxa"/>
          </w:tcPr>
          <w:p w14:paraId="278DF942" w14:textId="77777777" w:rsidR="002221B0" w:rsidRDefault="00000000">
            <w:pPr>
              <w:keepNext/>
              <w:spacing w:before="40" w:after="40"/>
              <w:jc w:val="center"/>
            </w:pPr>
            <w:r>
              <w:rPr>
                <w:rFonts w:ascii="游明朝" w:eastAsia="游明朝" w:hAnsi="游明朝"/>
                <w:b/>
                <w:sz w:val="20"/>
              </w:rPr>
              <w:t>16.40</w:t>
            </w:r>
          </w:p>
        </w:tc>
      </w:tr>
    </w:tbl>
    <w:p w14:paraId="4936BE88"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54383F4C" w14:textId="58D9319C" w:rsidR="007109C2" w:rsidRDefault="0041754F">
      <w:pPr>
        <w:ind w:firstLine="220"/>
        <w:rPr>
          <w:rFonts w:ascii="游明朝" w:eastAsia="游明朝" w:hAnsi="游明朝" w:cs="游明朝"/>
          <w:color w:val="222222"/>
          <w:sz w:val="22"/>
          <w:szCs w:val="22"/>
          <w:u w:color="222222"/>
          <w:shd w:val="clear" w:color="auto" w:fill="FFFFFF"/>
          <w:lang w:val="ja-JP"/>
        </w:rPr>
      </w:pPr>
      <w:commentRangeStart w:id="55"/>
      <w:r>
        <w:rPr>
          <w:rFonts w:ascii="游明朝" w:eastAsia="游明朝" w:hAnsi="游明朝" w:cs="游明朝"/>
          <w:color w:val="222222"/>
          <w:sz w:val="22"/>
          <w:szCs w:val="22"/>
          <w:u w:color="222222"/>
          <w:shd w:val="clear" w:color="auto" w:fill="FFFFFF"/>
          <w:lang w:val="ja-JP"/>
        </w:rPr>
        <w:t>発生頻度別にみますと，中央値（</w:t>
      </w:r>
      <m:oMath>
        <m:r>
          <w:rPr>
            <w:rFonts w:ascii="Cambria Math" w:hAnsi="Cambria Math"/>
            <w:sz w:val="22"/>
            <w:szCs w:val="22"/>
          </w:rPr>
          <m:t>τ=0.5</m:t>
        </m:r>
      </m:oMath>
      <w:r>
        <w:rPr>
          <w:rFonts w:ascii="游明朝" w:eastAsia="游明朝" w:hAnsi="游明朝" w:cs="游明朝"/>
          <w:color w:val="222222"/>
          <w:sz w:val="22"/>
          <w:szCs w:val="22"/>
          <w:u w:color="222222"/>
          <w:shd w:val="clear" w:color="auto" w:fill="FFFFFF"/>
          <w:lang w:val="ja-JP"/>
        </w:rPr>
        <w:t>）のMAEの改善率は，1回から5回では約7〜11%であるのに対し，6回以上では約35%に達します</w:t>
      </w:r>
      <w:commentRangeEnd w:id="55"/>
      <w:r w:rsidR="00B260D9">
        <w:rPr>
          <w:rStyle w:val="ac"/>
          <w:rFonts w:ascii="游明朝" w:eastAsia="游明朝" w:hAnsi="游明朝" w:cs="游明朝"/>
          <w:color w:val="222222"/>
          <w:sz w:val="22"/>
          <w:szCs w:val="22"/>
          <w:u w:color="222222"/>
          <w:shd w:val="clear" w:color="auto" w:fill="FFFFFF"/>
          <w:lang w:val="ja-JP"/>
        </w:rPr>
        <w:commentReference w:id="55"/>
      </w:r>
      <w:r>
        <w:rPr>
          <w:rFonts w:ascii="游明朝" w:eastAsia="游明朝" w:hAnsi="游明朝" w:cs="游明朝"/>
          <w:color w:val="222222"/>
          <w:sz w:val="22"/>
          <w:szCs w:val="22"/>
          <w:u w:color="222222"/>
          <w:shd w:val="clear" w:color="auto" w:fill="FFFFFF"/>
          <w:lang w:val="ja-JP"/>
        </w:rPr>
        <w:t>．上側分位点（</w:t>
      </w:r>
      <m:oMath>
        <m:r>
          <w:rPr>
            <w:rFonts w:ascii="Cambria Math" w:hAnsi="Cambria Math"/>
            <w:sz w:val="22"/>
            <w:szCs w:val="22"/>
          </w:rPr>
          <m:t>τ=0.9</m:t>
        </m:r>
      </m:oMath>
      <w:r>
        <w:rPr>
          <w:rFonts w:ascii="游明朝" w:eastAsia="游明朝" w:hAnsi="游明朝" w:cs="游明朝"/>
          <w:color w:val="222222"/>
          <w:sz w:val="22"/>
          <w:szCs w:val="22"/>
          <w:u w:color="222222"/>
          <w:shd w:val="clear" w:color="auto" w:fill="FFFFFF"/>
          <w:lang w:val="ja-JP"/>
        </w:rPr>
        <w:t>）ではこの傾向がより明瞭で，改善率は発生頻度とともに約3%から約54%まで増大いたします．これは，参照を連結するProtoRAFがスパイクの多い系列ほど上側分位点を過大に出力するのに対し，提案手法ではこれが抑えられるためと考えております．なお，系列内の</w:t>
      </w:r>
      <m:oMath>
        <m:r>
          <w:rPr>
            <w:rFonts w:ascii="Cambria Math" w:hAnsi="Cambria Math"/>
            <w:sz w:val="22"/>
            <w:szCs w:val="22"/>
          </w:rPr>
          <m:t>z</m:t>
        </m:r>
      </m:oMath>
      <w:r>
        <w:rPr>
          <w:rFonts w:ascii="游明朝" w:eastAsia="游明朝" w:hAnsi="游明朝" w:cs="游明朝"/>
          <w:color w:val="222222"/>
          <w:sz w:val="22"/>
          <w:szCs w:val="22"/>
          <w:u w:color="222222"/>
          <w:shd w:val="clear" w:color="auto" w:fill="FFFFFF"/>
          <w:lang w:val="ja-JP"/>
        </w:rPr>
        <w:t>スコアの最大値，すなわち系列ごとのスパイクの最大規模により層別した場合も，いずれの区分でGateRAFのMAEが最小であることを確認しております．</w:t>
      </w:r>
    </w:p>
    <w:p w14:paraId="0CE122ED" w14:textId="0A35247A"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以上を，5.1 実験概要，5.3 実験設定，5.4.2 実験2の3箇所に追記いたしました．発生頻度別の結果は表3として新たに掲載しております．</w:t>
      </w:r>
    </w:p>
    <w:p w14:paraId="3405892F"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536C948F" w14:textId="77777777" w:rsidR="007109C2" w:rsidRDefault="0041754F">
      <w:pPr>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新原稿 p.5 右カラム，5.1 実験概要（記載の修正）：</w:t>
      </w:r>
    </w:p>
    <w:p w14:paraId="078C0C8B"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以上の枠組みのもとで，予測精度の算出（実験1），スパイクの大きさと発生頻度による予測精度（実験2），時間近接性（実験3），予測区間幅の比較（実験4），代表系列の事例分析（実験5）の5つの実験を行う．</w:t>
      </w:r>
    </w:p>
    <w:p w14:paraId="5EDEB171"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204A1EA9" w14:textId="77777777" w:rsidR="002221B0" w:rsidRDefault="00000000">
      <w:pPr>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新原稿 p.6 右カラム，5.3 実験設定（記載の追加）：</w:t>
      </w:r>
    </w:p>
    <w:p w14:paraId="5686EE5E" w14:textId="77777777" w:rsidR="002221B0" w:rsidRDefault="00000000">
      <w:pPr>
        <w:ind w:leftChars="202" w:left="424"/>
        <w:rPr>
          <w:rFonts w:ascii="游明朝" w:eastAsia="游明朝" w:hAnsi="游明朝" w:cs="游明朝"/>
          <w:color w:val="000000" w:themeColor="text1"/>
          <w:sz w:val="22"/>
          <w:szCs w:val="22"/>
          <w:u w:color="222222"/>
          <w:shd w:val="clear" w:color="auto" w:fill="FFFFFF"/>
          <w:lang w:val="ja-JP"/>
        </w:rPr>
      </w:pPr>
      <m:oMath>
        <m:r>
          <w:rPr>
            <w:rFonts w:ascii="Cambria Math" w:hAnsi="Cambria Math"/>
            <w:sz w:val="22"/>
            <w:szCs w:val="22"/>
          </w:rPr>
          <m:t>z</m:t>
        </m:r>
      </m:oMath>
      <w:r>
        <w:rPr>
          <w:rFonts w:ascii="游明朝" w:eastAsia="游明朝" w:hAnsi="游明朝" w:cs="游明朝"/>
          <w:color w:val="000000" w:themeColor="text1"/>
          <w:sz w:val="22"/>
          <w:szCs w:val="22"/>
          <w:u w:color="222222"/>
          <w:shd w:val="clear" w:color="auto" w:fill="FFFFFF"/>
          <w:lang w:val="ja-JP"/>
        </w:rPr>
        <w:t>スコアはその時点の需要が平常水準からどれだけ離れているかを表すため，</w:t>
      </w:r>
      <m:oMath>
        <m:r>
          <w:rPr>
            <w:rFonts w:ascii="Cambria Math" w:hAnsi="Cambria Math"/>
            <w:sz w:val="22"/>
            <w:szCs w:val="22"/>
          </w:rPr>
          <m:t>z</m:t>
        </m:r>
      </m:oMath>
      <w:r>
        <w:rPr>
          <w:rFonts w:ascii="游明朝" w:eastAsia="游明朝" w:hAnsi="游明朝" w:cs="游明朝"/>
          <w:color w:val="000000" w:themeColor="text1"/>
          <w:sz w:val="22"/>
          <w:szCs w:val="22"/>
          <w:u w:color="222222"/>
          <w:shd w:val="clear" w:color="auto" w:fill="FFFFFF"/>
          <w:lang w:val="ja-JP"/>
        </w:rPr>
        <w:t>スコアによる区分はスパイクの大きさによる評価にあたる．実験2ではこれに加えて，スパイクの発生頻度に</w:t>
      </w:r>
      <w:r>
        <w:rPr>
          <w:rFonts w:ascii="游明朝" w:eastAsia="游明朝" w:hAnsi="游明朝" w:cs="游明朝"/>
          <w:color w:val="000000" w:themeColor="text1"/>
          <w:sz w:val="22"/>
          <w:szCs w:val="22"/>
          <w:u w:color="222222"/>
          <w:shd w:val="clear" w:color="auto" w:fill="FFFFFF"/>
          <w:lang w:val="ja-JP"/>
        </w:rPr>
        <w:lastRenderedPageBreak/>
        <w:t>よる層別も行う．評価期間の64日のうち</w:t>
      </w:r>
      <m:oMath>
        <m:r>
          <w:rPr>
            <w:rFonts w:ascii="Cambria Math" w:hAnsi="Cambria Math"/>
            <w:sz w:val="22"/>
            <w:szCs w:val="22"/>
          </w:rPr>
          <m:t>z</m:t>
        </m:r>
      </m:oMath>
      <w:r>
        <w:rPr>
          <w:rFonts w:ascii="游明朝" w:eastAsia="游明朝" w:hAnsi="游明朝" w:cs="游明朝"/>
          <w:color w:val="000000" w:themeColor="text1"/>
          <w:sz w:val="22"/>
          <w:szCs w:val="22"/>
          <w:u w:color="222222"/>
          <w:shd w:val="clear" w:color="auto" w:fill="FFFFFF"/>
          <w:lang w:val="ja-JP"/>
        </w:rPr>
        <w:t>スコアが2.0以上となった時点の数を発生頻度とし，書名を区分する．大きさによる区分が個々の需要の水準に着目するのに対し，発生頻度による区分は系列ごとのスパイクの現れやすさに着目するものである．なお，評価期間中に一度もスパイクが生じなかった25書名は，発生頻度による層別の対象とならないため除外し，残る1,132書名を対象とする．</w:t>
      </w:r>
    </w:p>
    <w:p w14:paraId="1173761A"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158670C8" w14:textId="77777777" w:rsidR="002221B0" w:rsidRDefault="00000000">
      <w:pPr>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新原稿 p.7 右カラム，5.4.2 実験2（記載の追加）：</w:t>
      </w:r>
    </w:p>
    <w:p w14:paraId="61A15802" w14:textId="77777777" w:rsidR="002221B0" w:rsidRDefault="00000000">
      <w:pPr>
        <w:ind w:leftChars="202" w:left="424"/>
        <w:rPr>
          <w:rFonts w:ascii="游明朝" w:eastAsia="游明朝" w:hAnsi="游明朝" w:cs="游明朝"/>
          <w:color w:val="000000" w:themeColor="text1"/>
          <w:sz w:val="22"/>
          <w:szCs w:val="22"/>
          <w:u w:color="222222"/>
          <w:shd w:val="clear" w:color="auto" w:fill="FFFFFF"/>
          <w:lang w:val="ja-JP"/>
        </w:rPr>
      </w:pPr>
      <m:oMath>
        <m:r>
          <w:rPr>
            <w:rFonts w:ascii="Cambria Math" w:hAnsi="Cambria Math"/>
            <w:sz w:val="22"/>
            <w:szCs w:val="22"/>
          </w:rPr>
          <m:t>z</m:t>
        </m:r>
      </m:oMath>
      <w:r>
        <w:rPr>
          <w:rFonts w:ascii="游明朝" w:eastAsia="游明朝" w:hAnsi="游明朝" w:cs="游明朝"/>
          <w:color w:val="000000" w:themeColor="text1"/>
          <w:sz w:val="22"/>
          <w:szCs w:val="22"/>
          <w:u w:color="222222"/>
          <w:shd w:val="clear" w:color="auto" w:fill="FFFFFF"/>
          <w:lang w:val="ja-JP"/>
        </w:rPr>
        <w:t>スコアによる区分はスパイクの大きさによる評価にあたるため，表2がスパイクの大きさ別の結果に該当する．これに加えて，5.3節で述べた発生頻度により層別した結果を表3に示す．</w:t>
      </w:r>
    </w:p>
    <w:p w14:paraId="22C9D4C3"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発生頻度別にみると，中央値（</w:t>
      </w:r>
      <m:oMath>
        <m:r>
          <w:rPr>
            <w:rFonts w:ascii="Cambria Math" w:hAnsi="Cambria Math"/>
            <w:sz w:val="22"/>
            <w:szCs w:val="22"/>
          </w:rPr>
          <m:t>τ=0.5</m:t>
        </m:r>
      </m:oMath>
      <w:r>
        <w:rPr>
          <w:rFonts w:ascii="游明朝" w:eastAsia="游明朝" w:hAnsi="游明朝" w:cs="游明朝"/>
          <w:color w:val="000000" w:themeColor="text1"/>
          <w:sz w:val="22"/>
          <w:szCs w:val="22"/>
          <w:u w:color="222222"/>
          <w:shd w:val="clear" w:color="auto" w:fill="FFFFFF"/>
          <w:lang w:val="ja-JP"/>
        </w:rPr>
        <w:t>）のMAEの改善率は，1回から5回では約7〜11%であるのに対し，6回以上では約35%に達する．上側分位点（</w:t>
      </w:r>
      <m:oMath>
        <m:r>
          <w:rPr>
            <w:rFonts w:ascii="Cambria Math" w:hAnsi="Cambria Math"/>
            <w:sz w:val="22"/>
            <w:szCs w:val="22"/>
          </w:rPr>
          <m:t>τ=0.9</m:t>
        </m:r>
      </m:oMath>
      <w:r>
        <w:rPr>
          <w:rFonts w:ascii="游明朝" w:eastAsia="游明朝" w:hAnsi="游明朝" w:cs="游明朝"/>
          <w:color w:val="000000" w:themeColor="text1"/>
          <w:sz w:val="22"/>
          <w:szCs w:val="22"/>
          <w:u w:color="222222"/>
          <w:shd w:val="clear" w:color="auto" w:fill="FFFFFF"/>
          <w:lang w:val="ja-JP"/>
        </w:rPr>
        <w:t>）ではこの傾向がより明瞭で，改善率は約3%から約54%まで増大する．これは，参照を連結するProtoRAFがスパイクの多い系列ほど上側分位点を過大に出力するのに対し，提案手法ではこれが抑えられるためと考えられる．</w:t>
      </w:r>
    </w:p>
    <w:p w14:paraId="33F41362"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commentRangeStart w:id="56"/>
      <w:r>
        <w:rPr>
          <w:rFonts w:ascii="游明朝" w:eastAsia="游明朝" w:hAnsi="游明朝" w:cs="游明朝"/>
          <w:color w:val="000000" w:themeColor="text1"/>
          <w:sz w:val="22"/>
          <w:szCs w:val="22"/>
          <w:u w:color="222222"/>
          <w:shd w:val="clear" w:color="auto" w:fill="FFFFFF"/>
          <w:lang w:val="ja-JP"/>
        </w:rPr>
        <w:t>（表3「スパイクの発生頻度により層別したMAEおよびRMSE」を新規追加）</w:t>
      </w:r>
      <w:commentRangeEnd w:id="56"/>
      <w:r w:rsidR="00B260D9">
        <w:rPr>
          <w:rStyle w:val="ac"/>
          <w:rFonts w:ascii="游明朝" w:eastAsia="游明朝" w:hAnsi="游明朝" w:cs="游明朝"/>
          <w:color w:val="000000" w:themeColor="text1"/>
          <w:sz w:val="22"/>
          <w:szCs w:val="22"/>
          <w:u w:color="222222"/>
          <w:shd w:val="clear" w:color="auto" w:fill="FFFFFF"/>
          <w:lang w:val="ja-JP"/>
        </w:rPr>
        <w:commentReference w:id="56"/>
      </w:r>
    </w:p>
    <w:p w14:paraId="35986893" w14:textId="77777777" w:rsidR="007109C2" w:rsidRDefault="007109C2">
      <w:pPr>
        <w:rPr>
          <w:rFonts w:ascii="游明朝" w:eastAsia="游明朝" w:hAnsi="游明朝" w:cs="游明朝"/>
          <w:color w:val="222222"/>
          <w:sz w:val="22"/>
          <w:szCs w:val="22"/>
          <w:u w:color="222222"/>
          <w:shd w:val="clear" w:color="auto" w:fill="FFFFFF"/>
          <w:lang w:val="ja-JP"/>
        </w:rPr>
      </w:pPr>
    </w:p>
    <w:p w14:paraId="32F09E4E" w14:textId="77777777" w:rsidR="007109C2" w:rsidRDefault="007109C2">
      <w:pPr>
        <w:rPr>
          <w:rFonts w:ascii="游明朝" w:eastAsia="游明朝" w:hAnsi="游明朝" w:cs="游明朝"/>
          <w:color w:val="222222"/>
          <w:sz w:val="22"/>
          <w:szCs w:val="22"/>
          <w:u w:color="222222"/>
          <w:shd w:val="clear" w:color="auto" w:fill="FFFFFF"/>
        </w:rPr>
      </w:pPr>
    </w:p>
    <w:p w14:paraId="53F5D413" w14:textId="77777777"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#A</w:t>
      </w:r>
      <w:r w:rsidRPr="001A2D82">
        <w:rPr>
          <w:rFonts w:asciiTheme="majorEastAsia" w:eastAsiaTheme="majorEastAsia" w:hAnsiTheme="majorEastAsia" w:cs="游明朝"/>
          <w:b/>
          <w:bCs/>
          <w:sz w:val="22"/>
          <w:szCs w:val="22"/>
          <w:lang w:val="ja-JP"/>
        </w:rPr>
        <w:t>から頂いたコメント】</w:t>
      </w:r>
    </w:p>
    <w:p w14:paraId="18D5D085"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目的変数 Y が具体的に何を表しているのかを，本文中で明記する必要があると考える．例えば，ある時点における販売冊数そのものなのか，一定期間内の販売冊数なのかを明確にしていただきたい．</w:t>
      </w:r>
    </w:p>
    <w:p w14:paraId="5DAD3C35"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59EB9871"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3E440310" w14:textId="1C9C49BE"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ご指摘ありがとうございました．目的変数の定義を本文に記載してお</w:t>
      </w:r>
      <w:r w:rsidR="00214E6B">
        <w:rPr>
          <w:rFonts w:ascii="游明朝" w:eastAsia="游明朝" w:hAnsi="游明朝" w:cs="游明朝" w:hint="eastAsia"/>
          <w:color w:val="222222"/>
          <w:sz w:val="22"/>
          <w:szCs w:val="22"/>
          <w:u w:color="222222"/>
          <w:shd w:val="clear" w:color="auto" w:fill="FFFFFF"/>
          <w:lang w:val="ja-JP"/>
        </w:rPr>
        <w:t>らず誠に申し訳ございません</w:t>
      </w:r>
      <w:r>
        <w:rPr>
          <w:rFonts w:ascii="游明朝" w:eastAsia="游明朝" w:hAnsi="游明朝" w:cs="游明朝"/>
          <w:color w:val="222222"/>
          <w:sz w:val="22"/>
          <w:szCs w:val="22"/>
          <w:u w:color="222222"/>
          <w:shd w:val="clear" w:color="auto" w:fill="FFFFFF"/>
          <w:lang w:val="ja-JP"/>
        </w:rPr>
        <w:t>．</w:t>
      </w:r>
    </w:p>
    <w:p w14:paraId="523658C0" w14:textId="7D81C37C"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本研究の目的変数は，書名ごとに全店舗の販売冊数を日単位で合算した値であり，将来の各日における販売冊数そのものです．</w:t>
      </w:r>
      <w:r w:rsidR="00214E6B">
        <w:rPr>
          <w:rFonts w:ascii="游明朝" w:eastAsia="游明朝" w:hAnsi="游明朝" w:cs="游明朝" w:hint="eastAsia"/>
          <w:color w:val="222222"/>
          <w:sz w:val="22"/>
          <w:szCs w:val="22"/>
          <w:u w:color="222222"/>
          <w:shd w:val="clear" w:color="auto" w:fill="FFFFFF"/>
          <w:lang w:val="ja-JP"/>
        </w:rPr>
        <w:t>従いまして，</w:t>
      </w:r>
      <w:r>
        <w:rPr>
          <w:rFonts w:ascii="游明朝" w:eastAsia="游明朝" w:hAnsi="游明朝" w:cs="游明朝"/>
          <w:color w:val="222222"/>
          <w:sz w:val="22"/>
          <w:szCs w:val="22"/>
          <w:u w:color="222222"/>
          <w:shd w:val="clear" w:color="auto" w:fill="FFFFFF"/>
          <w:lang w:val="ja-JP"/>
        </w:rPr>
        <w:t>一定期間の累計ではございません．予測値の各要素も，予測起点から数えた特定の1日の販売冊数にあたります．</w:t>
      </w:r>
    </w:p>
    <w:p w14:paraId="09F792B9" w14:textId="07BAB186"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以上</w:t>
      </w:r>
      <w:r w:rsidR="00214E6B">
        <w:rPr>
          <w:rFonts w:ascii="游明朝" w:eastAsia="游明朝" w:hAnsi="游明朝" w:cs="游明朝" w:hint="eastAsia"/>
          <w:color w:val="222222"/>
          <w:sz w:val="22"/>
          <w:szCs w:val="22"/>
          <w:u w:color="222222"/>
          <w:shd w:val="clear" w:color="auto" w:fill="FFFFFF"/>
          <w:lang w:val="ja-JP"/>
        </w:rPr>
        <w:t>の点につきまして</w:t>
      </w:r>
      <w:r>
        <w:rPr>
          <w:rFonts w:ascii="游明朝" w:eastAsia="游明朝" w:hAnsi="游明朝" w:cs="游明朝"/>
          <w:color w:val="222222"/>
          <w:sz w:val="22"/>
          <w:szCs w:val="22"/>
          <w:u w:color="222222"/>
          <w:shd w:val="clear" w:color="auto" w:fill="FFFFFF"/>
          <w:lang w:val="ja-JP"/>
        </w:rPr>
        <w:t>2.1節と4.3節に明記いたしました．</w:t>
      </w:r>
    </w:p>
    <w:p w14:paraId="79C475EE"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00ED2A8B" w14:textId="77777777" w:rsidR="007109C2" w:rsidRDefault="0041754F">
      <w:pPr>
        <w:rPr>
          <w:rFonts w:ascii="游明朝" w:eastAsia="游明朝" w:hAnsi="游明朝" w:cs="游明朝"/>
          <w:b/>
          <w:bCs/>
          <w:color w:val="000000" w:themeColor="text1"/>
          <w:sz w:val="22"/>
          <w:szCs w:val="22"/>
          <w:u w:val="single"/>
          <w:shd w:val="clear" w:color="auto" w:fill="FFFFFF"/>
          <w:lang w:val="ja-JP"/>
        </w:rPr>
      </w:pPr>
      <w:r w:rsidRPr="001A2D82">
        <w:rPr>
          <w:rFonts w:ascii="游明朝" w:eastAsia="游明朝" w:hAnsi="游明朝" w:cs="游明朝"/>
          <w:b/>
          <w:bCs/>
          <w:color w:val="000000" w:themeColor="text1"/>
          <w:sz w:val="22"/>
          <w:szCs w:val="22"/>
          <w:u w:val="single"/>
          <w:shd w:val="clear" w:color="auto" w:fill="FFFFFF"/>
          <w:lang w:val="ja-JP"/>
        </w:rPr>
        <w:t xml:space="preserve">　新原稿 p.2 左カラム，2.1 問題設定（記載の追加）：</w:t>
      </w:r>
    </w:p>
    <w:p w14:paraId="2585CC5F" w14:textId="7BE6C3FA"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予測の対象は，書名ごとに全店舗の販売冊数を日単位で合算した時系列であり，目的変数は将来の各日における販売冊数そのもの</w:t>
      </w:r>
      <w:r w:rsidR="00214E6B">
        <w:rPr>
          <w:rFonts w:ascii="游明朝" w:eastAsia="游明朝" w:hAnsi="游明朝" w:cs="游明朝" w:hint="eastAsia"/>
          <w:color w:val="000000" w:themeColor="text1"/>
          <w:sz w:val="22"/>
          <w:szCs w:val="22"/>
          <w:u w:color="222222"/>
          <w:shd w:val="clear" w:color="auto" w:fill="FFFFFF"/>
          <w:lang w:val="ja-JP"/>
        </w:rPr>
        <w:t>とする</w:t>
      </w:r>
      <w:r>
        <w:rPr>
          <w:rFonts w:ascii="游明朝" w:eastAsia="游明朝" w:hAnsi="游明朝" w:cs="游明朝"/>
          <w:color w:val="000000" w:themeColor="text1"/>
          <w:sz w:val="22"/>
          <w:szCs w:val="22"/>
          <w:u w:color="222222"/>
          <w:shd w:val="clear" w:color="auto" w:fill="FFFFFF"/>
          <w:lang w:val="ja-JP"/>
        </w:rPr>
        <w:t>．</w:t>
      </w:r>
      <w:ins w:id="57" w:author="MIKAWA Kenta" w:date="2026-09-24T11:50:00Z" w16du:dateUtc="2026-09-24T02:50:00Z">
        <w:r w:rsidR="00B260D9" w:rsidDel="00B260D9">
          <w:rPr>
            <w:rFonts w:ascii="游明朝" w:eastAsia="游明朝" w:hAnsi="游明朝" w:cs="游明朝"/>
            <w:color w:val="000000" w:themeColor="text1"/>
            <w:sz w:val="22"/>
            <w:szCs w:val="22"/>
            <w:u w:color="222222"/>
            <w:shd w:val="clear" w:color="auto" w:fill="FFFFFF"/>
            <w:lang w:val="ja-JP"/>
          </w:rPr>
          <w:t xml:space="preserve"> </w:t>
        </w:r>
      </w:ins>
      <w:del w:id="58" w:author="MIKAWA Kenta" w:date="2026-09-24T11:50:00Z" w16du:dateUtc="2026-09-24T02:50:00Z">
        <w:r w:rsidDel="00B260D9">
          <w:rPr>
            <w:rFonts w:ascii="游明朝" w:eastAsia="游明朝" w:hAnsi="游明朝" w:cs="游明朝"/>
            <w:color w:val="000000" w:themeColor="text1"/>
            <w:sz w:val="22"/>
            <w:szCs w:val="22"/>
            <w:u w:color="222222"/>
            <w:shd w:val="clear" w:color="auto" w:fill="FFFFFF"/>
            <w:lang w:val="ja-JP"/>
          </w:rPr>
          <w:delText>すなわち，一定期間の累計販売冊数ではなく，1日単位の販売冊数を予測の対象とする．</w:delText>
        </w:r>
      </w:del>
    </w:p>
    <w:p w14:paraId="18FE22FF"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68913E61" w14:textId="77777777" w:rsidR="007109C2" w:rsidRDefault="0041754F">
      <w:pPr>
        <w:rPr>
          <w:rFonts w:ascii="游明朝" w:eastAsia="游明朝" w:hAnsi="游明朝" w:cs="游明朝"/>
          <w:b/>
          <w:bCs/>
          <w:color w:val="000000" w:themeColor="text1"/>
          <w:sz w:val="22"/>
          <w:szCs w:val="22"/>
          <w:u w:val="single"/>
          <w:shd w:val="clear" w:color="auto" w:fill="FFFFFF"/>
          <w:lang w:val="ja-JP"/>
        </w:rPr>
      </w:pPr>
      <w:r w:rsidRPr="001A2D82">
        <w:rPr>
          <w:rFonts w:ascii="游明朝" w:eastAsia="游明朝" w:hAnsi="游明朝" w:cs="游明朝"/>
          <w:b/>
          <w:bCs/>
          <w:color w:val="000000" w:themeColor="text1"/>
          <w:sz w:val="22"/>
          <w:szCs w:val="22"/>
          <w:u w:val="single"/>
          <w:shd w:val="clear" w:color="auto" w:fill="FFFFFF"/>
          <w:lang w:val="ja-JP"/>
        </w:rPr>
        <w:t xml:space="preserve">　新原稿 p.5 左カラム，4.3 予測（記載の追加）：</w:t>
      </w:r>
    </w:p>
    <w:p w14:paraId="2712F81A" w14:textId="05A0AAC4"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また，</w:t>
      </w:r>
      <m:oMath>
        <m:r>
          <w:rPr>
            <w:rFonts w:ascii="Cambria Math" w:hAnsi="Cambria Math"/>
            <w:sz w:val="22"/>
            <w:szCs w:val="22"/>
          </w:rPr>
          <m:t>Ŷ</m:t>
        </m:r>
      </m:oMath>
      <w:r>
        <w:rPr>
          <w:rFonts w:ascii="游明朝" w:eastAsia="游明朝" w:hAnsi="游明朝" w:cs="游明朝"/>
          <w:color w:val="000000" w:themeColor="text1"/>
          <w:sz w:val="22"/>
          <w:szCs w:val="22"/>
          <w:u w:color="222222"/>
          <w:shd w:val="clear" w:color="auto" w:fill="FFFFFF"/>
          <w:lang w:val="ja-JP"/>
        </w:rPr>
        <w:t>の第</w:t>
      </w:r>
      <m:oMath>
        <m:d>
          <m:dPr>
            <m:ctrlPr>
              <w:rPr>
                <w:rFonts w:ascii="Cambria Math" w:hAnsi="Cambria Math"/>
                <w:i/>
              </w:rPr>
            </m:ctrlPr>
          </m:dPr>
          <m:e>
            <m:r>
              <w:rPr>
                <w:rFonts w:ascii="Cambria Math" w:hAnsi="Cambria Math"/>
                <w:sz w:val="22"/>
                <w:szCs w:val="22"/>
              </w:rPr>
              <m:t>q, f</m:t>
            </m:r>
          </m:e>
        </m:d>
      </m:oMath>
      <w:r>
        <w:rPr>
          <w:rFonts w:ascii="游明朝" w:eastAsia="游明朝" w:hAnsi="游明朝" w:cs="游明朝"/>
          <w:color w:val="000000" w:themeColor="text1"/>
          <w:sz w:val="22"/>
          <w:szCs w:val="22"/>
          <w:u w:color="222222"/>
          <w:shd w:val="clear" w:color="auto" w:fill="FFFFFF"/>
          <w:lang w:val="ja-JP"/>
        </w:rPr>
        <w:t>要素は，予測起点から</w:t>
      </w:r>
      <m:oMath>
        <m:r>
          <w:rPr>
            <w:rFonts w:ascii="Cambria Math" w:hAnsi="Cambria Math"/>
            <w:sz w:val="22"/>
            <w:szCs w:val="22"/>
          </w:rPr>
          <m:t>f</m:t>
        </m:r>
      </m:oMath>
      <w:r>
        <w:rPr>
          <w:rFonts w:ascii="游明朝" w:eastAsia="游明朝" w:hAnsi="游明朝" w:cs="游明朝"/>
          <w:color w:val="000000" w:themeColor="text1"/>
          <w:sz w:val="22"/>
          <w:szCs w:val="22"/>
          <w:u w:color="222222"/>
          <w:shd w:val="clear" w:color="auto" w:fill="FFFFFF"/>
          <w:lang w:val="ja-JP"/>
        </w:rPr>
        <w:t>日先の1日における販売冊数について，</w:t>
      </w:r>
      <m:oMath>
        <m:r>
          <w:rPr>
            <w:rFonts w:ascii="Cambria Math" w:hAnsi="Cambria Math"/>
            <w:sz w:val="22"/>
            <w:szCs w:val="22"/>
          </w:rPr>
          <m:t>Q</m:t>
        </m:r>
      </m:oMath>
      <w:r>
        <w:rPr>
          <w:rFonts w:ascii="游明朝" w:eastAsia="游明朝" w:hAnsi="游明朝" w:cs="游明朝"/>
          <w:color w:val="000000" w:themeColor="text1"/>
          <w:sz w:val="22"/>
          <w:szCs w:val="22"/>
          <w:u w:color="222222"/>
          <w:shd w:val="clear" w:color="auto" w:fill="FFFFFF"/>
          <w:lang w:val="ja-JP"/>
        </w:rPr>
        <w:t>の第</w:t>
      </w:r>
      <m:oMath>
        <m:r>
          <w:rPr>
            <w:rFonts w:ascii="Cambria Math" w:hAnsi="Cambria Math"/>
            <w:sz w:val="22"/>
            <w:szCs w:val="22"/>
          </w:rPr>
          <m:t>q</m:t>
        </m:r>
      </m:oMath>
      <w:r>
        <w:rPr>
          <w:rFonts w:ascii="游明朝" w:eastAsia="游明朝" w:hAnsi="游明朝" w:cs="游明朝"/>
          <w:color w:val="000000" w:themeColor="text1"/>
          <w:sz w:val="22"/>
          <w:szCs w:val="22"/>
          <w:u w:color="222222"/>
          <w:shd w:val="clear" w:color="auto" w:fill="FFFFFF"/>
          <w:lang w:val="ja-JP"/>
        </w:rPr>
        <w:t>番目の分位点に対応する予測値を表す．すなわち</w:t>
      </w:r>
      <w:r w:rsidR="00214E6B">
        <w:rPr>
          <w:rFonts w:ascii="游明朝" w:eastAsia="游明朝" w:hAnsi="游明朝" w:cs="游明朝" w:hint="eastAsia"/>
          <w:color w:val="000000" w:themeColor="text1"/>
          <w:sz w:val="22"/>
          <w:szCs w:val="22"/>
          <w:u w:color="222222"/>
          <w:shd w:val="clear" w:color="auto" w:fill="FFFFFF"/>
          <w:lang w:val="ja-JP"/>
        </w:rPr>
        <w:t>，</w:t>
      </w:r>
      <m:oMath>
        <m:r>
          <w:rPr>
            <w:rFonts w:ascii="Cambria Math" w:hAnsi="Cambria Math"/>
            <w:sz w:val="22"/>
            <w:szCs w:val="22"/>
          </w:rPr>
          <m:t>Ŷ</m:t>
        </m:r>
      </m:oMath>
      <w:r>
        <w:rPr>
          <w:rFonts w:ascii="游明朝" w:eastAsia="游明朝" w:hAnsi="游明朝" w:cs="游明朝"/>
          <w:color w:val="000000" w:themeColor="text1"/>
          <w:sz w:val="22"/>
          <w:szCs w:val="22"/>
          <w:u w:color="222222"/>
          <w:shd w:val="clear" w:color="auto" w:fill="FFFFFF"/>
          <w:lang w:val="ja-JP"/>
        </w:rPr>
        <w:t>の各要素は特定の1日の販売冊数であり，複数日にわたる累計ではない．</w:t>
      </w:r>
    </w:p>
    <w:p w14:paraId="1DC4CC0C" w14:textId="77777777" w:rsidR="007109C2" w:rsidRDefault="007109C2">
      <w:pPr>
        <w:rPr>
          <w:rFonts w:ascii="游明朝" w:eastAsia="游明朝" w:hAnsi="游明朝" w:cs="游明朝"/>
          <w:color w:val="222222"/>
          <w:sz w:val="22"/>
          <w:szCs w:val="22"/>
          <w:u w:color="222222"/>
          <w:shd w:val="clear" w:color="auto" w:fill="FFFFFF"/>
          <w:lang w:val="ja-JP"/>
        </w:rPr>
      </w:pPr>
    </w:p>
    <w:p w14:paraId="21D4B098" w14:textId="77777777" w:rsidR="007109C2" w:rsidRDefault="007109C2">
      <w:pPr>
        <w:rPr>
          <w:rFonts w:ascii="游明朝" w:eastAsia="游明朝" w:hAnsi="游明朝" w:cs="游明朝"/>
          <w:color w:val="222222"/>
          <w:sz w:val="22"/>
          <w:szCs w:val="22"/>
          <w:u w:color="222222"/>
          <w:shd w:val="clear" w:color="auto" w:fill="FFFFFF"/>
        </w:rPr>
      </w:pPr>
    </w:p>
    <w:p w14:paraId="77876E96" w14:textId="77777777"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#A</w:t>
      </w:r>
      <w:r w:rsidRPr="001A2D82">
        <w:rPr>
          <w:rFonts w:asciiTheme="majorEastAsia" w:eastAsiaTheme="majorEastAsia" w:hAnsiTheme="majorEastAsia" w:cs="游明朝"/>
          <w:b/>
          <w:bCs/>
          <w:sz w:val="22"/>
          <w:szCs w:val="22"/>
          <w:lang w:val="ja-JP"/>
        </w:rPr>
        <w:t>から頂いたコメント】</w:t>
      </w:r>
    </w:p>
    <w:p w14:paraId="21AA799D"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本論文における「需要」の定義を明確にしていただきたい．本研究で直接観測されているのは販売冊数であり，潜在的な需要そのものとは必ずしも一致しないと考えられる．販売冊数，販売冊数の予測値，および需要の関係を整理した上で，用語を定義することが望ましい．</w:t>
      </w:r>
    </w:p>
    <w:p w14:paraId="24083EF3"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6B63AB9E"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lastRenderedPageBreak/>
        <w:t>【著者の回答】</w:t>
      </w:r>
    </w:p>
    <w:p w14:paraId="69BBC734" w14:textId="320BD7F4"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ご指摘ありがとうございました．需要と販売冊数を区別せずに</w:t>
      </w:r>
      <w:r w:rsidR="00214E6B">
        <w:rPr>
          <w:rFonts w:ascii="游明朝" w:eastAsia="游明朝" w:hAnsi="游明朝" w:cs="游明朝" w:hint="eastAsia"/>
          <w:color w:val="222222"/>
          <w:sz w:val="22"/>
          <w:szCs w:val="22"/>
          <w:u w:color="222222"/>
          <w:shd w:val="clear" w:color="auto" w:fill="FFFFFF"/>
          <w:lang w:val="ja-JP"/>
        </w:rPr>
        <w:t>用いてしまい，余計な混乱を招いてしまっておりました</w:t>
      </w:r>
      <w:r>
        <w:rPr>
          <w:rFonts w:ascii="游明朝" w:eastAsia="游明朝" w:hAnsi="游明朝" w:cs="游明朝"/>
          <w:color w:val="222222"/>
          <w:sz w:val="22"/>
          <w:szCs w:val="22"/>
          <w:u w:color="222222"/>
          <w:shd w:val="clear" w:color="auto" w:fill="FFFFFF"/>
          <w:lang w:val="ja-JP"/>
        </w:rPr>
        <w:t>．</w:t>
      </w:r>
      <w:r w:rsidR="00214E6B">
        <w:rPr>
          <w:rFonts w:ascii="游明朝" w:eastAsia="游明朝" w:hAnsi="游明朝" w:cs="游明朝" w:hint="eastAsia"/>
          <w:color w:val="222222"/>
          <w:sz w:val="22"/>
          <w:szCs w:val="22"/>
          <w:u w:color="222222"/>
          <w:shd w:val="clear" w:color="auto" w:fill="FFFFFF"/>
          <w:lang w:val="ja-JP"/>
        </w:rPr>
        <w:t>大変失礼いたしました．</w:t>
      </w:r>
    </w:p>
    <w:p w14:paraId="63D60B00" w14:textId="12A4FC08"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本研究が実務上目指しているのは，需要に見合う量を入荷することです．入荷が需要に届かなければ機会損失が生じ，需要を上回れば売れ残って返本になります．第6章で評価しているのはこの過不足であり，本来予測したいのは需要そのもの</w:t>
      </w:r>
      <w:r w:rsidR="00A75803">
        <w:rPr>
          <w:rFonts w:ascii="游明朝" w:eastAsia="游明朝" w:hAnsi="游明朝" w:cs="游明朝" w:hint="eastAsia"/>
          <w:color w:val="222222"/>
          <w:sz w:val="22"/>
          <w:szCs w:val="22"/>
          <w:u w:color="222222"/>
          <w:shd w:val="clear" w:color="auto" w:fill="FFFFFF"/>
          <w:lang w:val="ja-JP"/>
        </w:rPr>
        <w:t>となります</w:t>
      </w:r>
      <w:r>
        <w:rPr>
          <w:rFonts w:ascii="游明朝" w:eastAsia="游明朝" w:hAnsi="游明朝" w:cs="游明朝"/>
          <w:color w:val="222222"/>
          <w:sz w:val="22"/>
          <w:szCs w:val="22"/>
          <w:u w:color="222222"/>
          <w:shd w:val="clear" w:color="auto" w:fill="FFFFFF"/>
          <w:lang w:val="ja-JP"/>
        </w:rPr>
        <w:t>．</w:t>
      </w:r>
    </w:p>
    <w:p w14:paraId="2570FB88" w14:textId="340E3E12" w:rsidR="007109C2" w:rsidRDefault="00A75803">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hint="eastAsia"/>
          <w:color w:val="222222"/>
          <w:sz w:val="22"/>
          <w:szCs w:val="22"/>
          <w:u w:color="222222"/>
          <w:shd w:val="clear" w:color="auto" w:fill="FFFFFF"/>
          <w:lang w:val="ja-JP"/>
        </w:rPr>
        <w:t>一方で</w:t>
      </w:r>
      <w:r w:rsidR="0041754F">
        <w:rPr>
          <w:rFonts w:ascii="游明朝" w:eastAsia="游明朝" w:hAnsi="游明朝" w:cs="游明朝"/>
          <w:color w:val="222222"/>
          <w:sz w:val="22"/>
          <w:szCs w:val="22"/>
          <w:u w:color="222222"/>
          <w:shd w:val="clear" w:color="auto" w:fill="FFFFFF"/>
          <w:lang w:val="ja-JP"/>
        </w:rPr>
        <w:t>，実際に観測できる</w:t>
      </w:r>
      <w:r>
        <w:rPr>
          <w:rFonts w:ascii="游明朝" w:eastAsia="游明朝" w:hAnsi="游明朝" w:cs="游明朝" w:hint="eastAsia"/>
          <w:color w:val="222222"/>
          <w:sz w:val="22"/>
          <w:szCs w:val="22"/>
          <w:u w:color="222222"/>
          <w:shd w:val="clear" w:color="auto" w:fill="FFFFFF"/>
          <w:lang w:val="ja-JP"/>
        </w:rPr>
        <w:t>指標</w:t>
      </w:r>
      <w:r w:rsidR="0041754F">
        <w:rPr>
          <w:rFonts w:ascii="游明朝" w:eastAsia="游明朝" w:hAnsi="游明朝" w:cs="游明朝"/>
          <w:color w:val="222222"/>
          <w:sz w:val="22"/>
          <w:szCs w:val="22"/>
          <w:u w:color="222222"/>
          <w:shd w:val="clear" w:color="auto" w:fill="FFFFFF"/>
          <w:lang w:val="ja-JP"/>
        </w:rPr>
        <w:t>は販売された冊数だけ</w:t>
      </w:r>
      <w:r>
        <w:rPr>
          <w:rFonts w:ascii="游明朝" w:eastAsia="游明朝" w:hAnsi="游明朝" w:cs="游明朝" w:hint="eastAsia"/>
          <w:color w:val="222222"/>
          <w:sz w:val="22"/>
          <w:szCs w:val="22"/>
          <w:u w:color="222222"/>
          <w:shd w:val="clear" w:color="auto" w:fill="FFFFFF"/>
          <w:lang w:val="ja-JP"/>
        </w:rPr>
        <w:t>となっております</w:t>
      </w:r>
      <w:r w:rsidR="0041754F">
        <w:rPr>
          <w:rFonts w:ascii="游明朝" w:eastAsia="游明朝" w:hAnsi="游明朝" w:cs="游明朝"/>
          <w:color w:val="222222"/>
          <w:sz w:val="22"/>
          <w:szCs w:val="22"/>
          <w:u w:color="222222"/>
          <w:shd w:val="clear" w:color="auto" w:fill="FFFFFF"/>
          <w:lang w:val="ja-JP"/>
        </w:rPr>
        <w:t>．</w:t>
      </w:r>
      <w:r>
        <w:rPr>
          <w:rFonts w:ascii="游明朝" w:eastAsia="游明朝" w:hAnsi="游明朝" w:cs="游明朝" w:hint="eastAsia"/>
          <w:color w:val="222222"/>
          <w:sz w:val="22"/>
          <w:szCs w:val="22"/>
          <w:u w:color="222222"/>
          <w:shd w:val="clear" w:color="auto" w:fill="FFFFFF"/>
          <w:lang w:val="ja-JP"/>
        </w:rPr>
        <w:t>このため，</w:t>
      </w:r>
      <w:r w:rsidR="0041754F">
        <w:rPr>
          <w:rFonts w:ascii="游明朝" w:eastAsia="游明朝" w:hAnsi="游明朝" w:cs="游明朝"/>
          <w:color w:val="222222"/>
          <w:sz w:val="22"/>
          <w:szCs w:val="22"/>
          <w:u w:color="222222"/>
          <w:shd w:val="clear" w:color="auto" w:fill="FFFFFF"/>
          <w:lang w:val="ja-JP"/>
        </w:rPr>
        <w:t>売り切れた日には販売冊数が入荷量で頭打ちになり，</w:t>
      </w:r>
      <w:r>
        <w:rPr>
          <w:rFonts w:ascii="游明朝" w:eastAsia="游明朝" w:hAnsi="游明朝" w:cs="游明朝" w:hint="eastAsia"/>
          <w:color w:val="222222"/>
          <w:sz w:val="22"/>
          <w:szCs w:val="22"/>
          <w:u w:color="222222"/>
          <w:shd w:val="clear" w:color="auto" w:fill="FFFFFF"/>
          <w:lang w:val="ja-JP"/>
        </w:rPr>
        <w:t>需要に対して十分な量が店舗に存在した場合に何冊売れたはずか，という情報を算出することはできません</w:t>
      </w:r>
      <w:r w:rsidR="0041754F">
        <w:rPr>
          <w:rFonts w:ascii="游明朝" w:eastAsia="游明朝" w:hAnsi="游明朝" w:cs="游明朝"/>
          <w:color w:val="222222"/>
          <w:sz w:val="22"/>
          <w:szCs w:val="22"/>
          <w:u w:color="222222"/>
          <w:shd w:val="clear" w:color="auto" w:fill="FFFFFF"/>
          <w:lang w:val="ja-JP"/>
        </w:rPr>
        <w:t>．本研究のPOSデータには在庫や入荷の情報が含まれないため，</w:t>
      </w:r>
      <w:r>
        <w:rPr>
          <w:rFonts w:ascii="游明朝" w:eastAsia="游明朝" w:hAnsi="游明朝" w:cs="游明朝" w:hint="eastAsia"/>
          <w:color w:val="222222"/>
          <w:sz w:val="22"/>
          <w:szCs w:val="22"/>
          <w:u w:color="222222"/>
          <w:shd w:val="clear" w:color="auto" w:fill="FFFFFF"/>
          <w:lang w:val="ja-JP"/>
        </w:rPr>
        <w:t>上記</w:t>
      </w:r>
      <w:r w:rsidR="0041754F">
        <w:rPr>
          <w:rFonts w:ascii="游明朝" w:eastAsia="游明朝" w:hAnsi="游明朝" w:cs="游明朝"/>
          <w:color w:val="222222"/>
          <w:sz w:val="22"/>
          <w:szCs w:val="22"/>
          <w:u w:color="222222"/>
          <w:shd w:val="clear" w:color="auto" w:fill="FFFFFF"/>
          <w:lang w:val="ja-JP"/>
        </w:rPr>
        <w:t>の</w:t>
      </w:r>
      <w:r>
        <w:rPr>
          <w:rFonts w:ascii="游明朝" w:eastAsia="游明朝" w:hAnsi="游明朝" w:cs="游明朝" w:hint="eastAsia"/>
          <w:color w:val="222222"/>
          <w:sz w:val="22"/>
          <w:szCs w:val="22"/>
          <w:u w:color="222222"/>
          <w:shd w:val="clear" w:color="auto" w:fill="FFFFFF"/>
          <w:lang w:val="ja-JP"/>
        </w:rPr>
        <w:t>状況</w:t>
      </w:r>
      <w:r w:rsidR="0041754F">
        <w:rPr>
          <w:rFonts w:ascii="游明朝" w:eastAsia="游明朝" w:hAnsi="游明朝" w:cs="游明朝"/>
          <w:color w:val="222222"/>
          <w:sz w:val="22"/>
          <w:szCs w:val="22"/>
          <w:u w:color="222222"/>
          <w:shd w:val="clear" w:color="auto" w:fill="FFFFFF"/>
          <w:lang w:val="ja-JP"/>
        </w:rPr>
        <w:t>が生じているのか</w:t>
      </w:r>
      <w:del w:id="59" w:author="MIKAWA Kenta" w:date="2026-09-24T11:51:00Z" w16du:dateUtc="2026-09-24T02:51:00Z">
        <w:r w:rsidDel="00B260D9">
          <w:rPr>
            <w:rFonts w:ascii="游明朝" w:eastAsia="游明朝" w:hAnsi="游明朝" w:cs="游明朝" w:hint="eastAsia"/>
            <w:color w:val="222222"/>
            <w:sz w:val="22"/>
            <w:szCs w:val="22"/>
            <w:u w:color="222222"/>
            <w:shd w:val="clear" w:color="auto" w:fill="FFFFFF"/>
            <w:lang w:val="ja-JP"/>
          </w:rPr>
          <w:delText>否か</w:delText>
        </w:r>
      </w:del>
      <w:r w:rsidR="0041754F">
        <w:rPr>
          <w:rFonts w:ascii="游明朝" w:eastAsia="游明朝" w:hAnsi="游明朝" w:cs="游明朝"/>
          <w:color w:val="222222"/>
          <w:sz w:val="22"/>
          <w:szCs w:val="22"/>
          <w:u w:color="222222"/>
          <w:shd w:val="clear" w:color="auto" w:fill="FFFFFF"/>
          <w:lang w:val="ja-JP"/>
        </w:rPr>
        <w:t>を</w:t>
      </w:r>
      <w:r>
        <w:rPr>
          <w:rFonts w:ascii="游明朝" w:eastAsia="游明朝" w:hAnsi="游明朝" w:cs="游明朝" w:hint="eastAsia"/>
          <w:color w:val="222222"/>
          <w:sz w:val="22"/>
          <w:szCs w:val="22"/>
          <w:u w:color="222222"/>
          <w:shd w:val="clear" w:color="auto" w:fill="FFFFFF"/>
          <w:lang w:val="ja-JP"/>
        </w:rPr>
        <w:t>確認することは</w:t>
      </w:r>
      <w:r w:rsidR="0041754F">
        <w:rPr>
          <w:rFonts w:ascii="游明朝" w:eastAsia="游明朝" w:hAnsi="游明朝" w:cs="游明朝"/>
          <w:color w:val="222222"/>
          <w:sz w:val="22"/>
          <w:szCs w:val="22"/>
          <w:u w:color="222222"/>
          <w:shd w:val="clear" w:color="auto" w:fill="FFFFFF"/>
          <w:lang w:val="ja-JP"/>
        </w:rPr>
        <w:t>できません．</w:t>
      </w:r>
    </w:p>
    <w:p w14:paraId="7A6E65E5" w14:textId="7B9F93BF"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そこで，販売冊数を需要の観測可能な代理指標として扱い，需要予測は販売冊数の予測を指すものと定義いたしました．</w:t>
      </w:r>
      <w:r w:rsidR="00127174">
        <w:rPr>
          <w:rFonts w:ascii="游明朝" w:eastAsia="游明朝" w:hAnsi="游明朝" w:cs="游明朝" w:hint="eastAsia"/>
          <w:color w:val="222222"/>
          <w:sz w:val="22"/>
          <w:szCs w:val="22"/>
          <w:u w:color="222222"/>
          <w:shd w:val="clear" w:color="auto" w:fill="FFFFFF"/>
          <w:lang w:val="ja-JP"/>
        </w:rPr>
        <w:t>しかしながら，</w:t>
      </w:r>
      <w:r>
        <w:rPr>
          <w:rFonts w:ascii="游明朝" w:eastAsia="游明朝" w:hAnsi="游明朝" w:cs="游明朝"/>
          <w:color w:val="222222"/>
          <w:sz w:val="22"/>
          <w:szCs w:val="22"/>
          <w:u w:color="222222"/>
          <w:shd w:val="clear" w:color="auto" w:fill="FFFFFF"/>
          <w:lang w:val="ja-JP"/>
        </w:rPr>
        <w:t>学習に用いる販売冊数自体が売り切れによって過小に記録されている可能性があり，モデルはスパイク時の水準を実際より低く学習することにな</w:t>
      </w:r>
      <w:r w:rsidR="00127174">
        <w:rPr>
          <w:rFonts w:ascii="游明朝" w:eastAsia="游明朝" w:hAnsi="游明朝" w:cs="游明朝" w:hint="eastAsia"/>
          <w:color w:val="222222"/>
          <w:sz w:val="22"/>
          <w:szCs w:val="22"/>
          <w:u w:color="222222"/>
          <w:shd w:val="clear" w:color="auto" w:fill="FFFFFF"/>
          <w:lang w:val="ja-JP"/>
        </w:rPr>
        <w:t>るという</w:t>
      </w:r>
      <w:r w:rsidR="00127174">
        <w:rPr>
          <w:rFonts w:ascii="游明朝" w:eastAsia="游明朝" w:hAnsi="游明朝" w:cs="游明朝"/>
          <w:color w:val="222222"/>
          <w:sz w:val="22"/>
          <w:szCs w:val="22"/>
          <w:u w:color="222222"/>
          <w:shd w:val="clear" w:color="auto" w:fill="FFFFFF"/>
          <w:lang w:val="ja-JP"/>
        </w:rPr>
        <w:t>限界も</w:t>
      </w:r>
      <w:r w:rsidR="00127174">
        <w:rPr>
          <w:rFonts w:ascii="游明朝" w:eastAsia="游明朝" w:hAnsi="游明朝" w:cs="游明朝" w:hint="eastAsia"/>
          <w:color w:val="222222"/>
          <w:sz w:val="22"/>
          <w:szCs w:val="22"/>
          <w:u w:color="222222"/>
          <w:shd w:val="clear" w:color="auto" w:fill="FFFFFF"/>
          <w:lang w:val="ja-JP"/>
        </w:rPr>
        <w:t>存在しております</w:t>
      </w:r>
      <w:r>
        <w:rPr>
          <w:rFonts w:ascii="游明朝" w:eastAsia="游明朝" w:hAnsi="游明朝" w:cs="游明朝"/>
          <w:color w:val="222222"/>
          <w:sz w:val="22"/>
          <w:szCs w:val="22"/>
          <w:u w:color="222222"/>
          <w:shd w:val="clear" w:color="auto" w:fill="FFFFFF"/>
          <w:lang w:val="ja-JP"/>
        </w:rPr>
        <w:t>．図4の書籍Bで実績の水準を再現できていないことにも，この影響が含まれている可能性があると考えております．</w:t>
      </w:r>
    </w:p>
    <w:p w14:paraId="78480C0E"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以上を2.1節に明記いたしました．</w:t>
      </w:r>
    </w:p>
    <w:p w14:paraId="7F037DAD"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43F95B25" w14:textId="77777777" w:rsidR="007109C2" w:rsidRDefault="0041754F">
      <w:pPr>
        <w:rPr>
          <w:rFonts w:ascii="游明朝" w:eastAsia="游明朝" w:hAnsi="游明朝" w:cs="游明朝"/>
          <w:b/>
          <w:bCs/>
          <w:color w:val="000000" w:themeColor="text1"/>
          <w:sz w:val="22"/>
          <w:szCs w:val="22"/>
          <w:u w:val="single"/>
          <w:shd w:val="clear" w:color="auto" w:fill="FFFFFF"/>
          <w:lang w:val="ja-JP"/>
        </w:rPr>
      </w:pPr>
      <w:r w:rsidRPr="001A2D82">
        <w:rPr>
          <w:rFonts w:ascii="游明朝" w:eastAsia="游明朝" w:hAnsi="游明朝" w:cs="游明朝"/>
          <w:b/>
          <w:bCs/>
          <w:color w:val="000000" w:themeColor="text1"/>
          <w:sz w:val="22"/>
          <w:szCs w:val="22"/>
          <w:u w:val="single"/>
          <w:shd w:val="clear" w:color="auto" w:fill="FFFFFF"/>
          <w:lang w:val="ja-JP"/>
        </w:rPr>
        <w:t xml:space="preserve">　新原稿 p.2 左カラム，2.1 問題設定（記載の追加）：</w:t>
      </w:r>
    </w:p>
    <w:p w14:paraId="088AB685" w14:textId="7987AD23" w:rsidR="007109C2" w:rsidRDefault="007109C2" w:rsidP="00B260D9">
      <w:pPr>
        <w:ind w:leftChars="202" w:left="424"/>
        <w:rPr>
          <w:rFonts w:ascii="游明朝" w:eastAsia="游明朝" w:hAnsi="游明朝" w:cs="游明朝"/>
          <w:color w:val="222222"/>
          <w:sz w:val="22"/>
          <w:szCs w:val="22"/>
          <w:u w:color="222222"/>
          <w:shd w:val="clear" w:color="auto" w:fill="FFFFFF"/>
          <w:lang w:val="ja-JP"/>
        </w:rPr>
      </w:pPr>
      <w:r w:rsidRPr="00127174">
        <w:rPr>
          <w:rFonts w:ascii="游明朝" w:eastAsia="游明朝" w:hAnsi="游明朝" w:cs="游明朝"/>
          <w:color w:val="000000" w:themeColor="text1"/>
          <w:sz w:val="22"/>
          <w:szCs w:val="22"/>
          <w:u w:color="222222"/>
          <w:shd w:val="clear" w:color="auto" w:fill="FFFFFF"/>
          <w:lang w:val="ja-JP"/>
        </w:rPr>
        <w:t>本研究で観測</w:t>
      </w:r>
      <w:ins w:id="60" w:author="MIKAWA Kenta" w:date="2026-09-24T11:52:00Z" w16du:dateUtc="2026-09-24T02:52:00Z">
        <w:r w:rsidR="00B260D9">
          <w:rPr>
            <w:rFonts w:ascii="游明朝" w:eastAsia="游明朝" w:hAnsi="游明朝" w:cs="游明朝" w:hint="eastAsia"/>
            <w:color w:val="000000" w:themeColor="text1"/>
            <w:sz w:val="22"/>
            <w:szCs w:val="22"/>
            <w:u w:color="222222"/>
            <w:shd w:val="clear" w:color="auto" w:fill="FFFFFF"/>
            <w:lang w:val="ja-JP"/>
          </w:rPr>
          <w:t>する販売冊数は，</w:t>
        </w:r>
        <w:r w:rsidR="00B260D9">
          <w:rPr>
            <w:rFonts w:ascii="游明朝" w:eastAsia="游明朝" w:hAnsi="游明朝" w:cs="游明朝"/>
            <w:color w:val="000000" w:themeColor="text1"/>
            <w:sz w:val="22"/>
            <w:szCs w:val="22"/>
            <w:u w:color="222222"/>
            <w:shd w:val="clear" w:color="auto" w:fill="FFFFFF"/>
          </w:rPr>
          <w:t>POS</w:t>
        </w:r>
        <w:r w:rsidR="00B260D9">
          <w:rPr>
            <w:rFonts w:ascii="游明朝" w:eastAsia="游明朝" w:hAnsi="游明朝" w:cs="游明朝" w:hint="eastAsia"/>
            <w:color w:val="000000" w:themeColor="text1"/>
            <w:sz w:val="22"/>
            <w:szCs w:val="22"/>
            <w:u w:color="222222"/>
            <w:shd w:val="clear" w:color="auto" w:fill="FFFFFF"/>
          </w:rPr>
          <w:t>上に記録された実際の販売量である．いま，需要が消費者が購入を希望する量であるとすれば，在庫切れなどにより需要が販売</w:t>
        </w:r>
      </w:ins>
      <w:ins w:id="61" w:author="MIKAWA Kenta" w:date="2026-09-24T11:53:00Z" w16du:dateUtc="2026-09-24T02:53:00Z">
        <w:r w:rsidR="00B260D9">
          <w:rPr>
            <w:rFonts w:ascii="游明朝" w:eastAsia="游明朝" w:hAnsi="游明朝" w:cs="游明朝" w:hint="eastAsia"/>
            <w:color w:val="000000" w:themeColor="text1"/>
            <w:sz w:val="22"/>
            <w:szCs w:val="22"/>
            <w:u w:color="222222"/>
            <w:shd w:val="clear" w:color="auto" w:fill="FFFFFF"/>
          </w:rPr>
          <w:t>冊数を上回る可能性が存在する．しかしながら，対象データには在庫情報が存在せず，潜在的な需要を直接観測することはできない．</w:t>
        </w:r>
      </w:ins>
      <w:del w:id="62" w:author="MIKAWA Kenta" w:date="2026-09-24T11:53:00Z" w16du:dateUtc="2026-09-24T02:53:00Z">
        <w:r w:rsidRPr="00127174" w:rsidDel="00B260D9">
          <w:rPr>
            <w:rFonts w:ascii="游明朝" w:eastAsia="游明朝" w:hAnsi="游明朝" w:cs="游明朝" w:hint="eastAsia"/>
            <w:color w:val="000000" w:themeColor="text1"/>
            <w:sz w:val="22"/>
            <w:szCs w:val="22"/>
            <w:u w:color="222222"/>
            <w:shd w:val="clear" w:color="auto" w:fill="FFFFFF"/>
            <w:lang w:val="ja-JP"/>
          </w:rPr>
          <w:delText>で</w:delText>
        </w:r>
        <w:r w:rsidRPr="00127174" w:rsidDel="00B260D9">
          <w:rPr>
            <w:rFonts w:ascii="游明朝" w:eastAsia="游明朝" w:hAnsi="游明朝" w:cs="游明朝"/>
            <w:color w:val="000000" w:themeColor="text1"/>
            <w:sz w:val="22"/>
            <w:szCs w:val="22"/>
            <w:u w:color="222222"/>
            <w:shd w:val="clear" w:color="auto" w:fill="FFFFFF"/>
            <w:lang w:val="ja-JP"/>
          </w:rPr>
          <w:delText>きるのは実際に販売された冊数であり，これを販売冊数と呼ぶ．消費者が買いたいと考えた量である需要は，在庫切れがあれば販売冊数を上回るが，本研究のPOSデータには在庫情報がないため観測できない．</w:delText>
        </w:r>
      </w:del>
      <w:r w:rsidRPr="00127174">
        <w:rPr>
          <w:rFonts w:ascii="游明朝" w:eastAsia="游明朝" w:hAnsi="游明朝" w:cs="游明朝"/>
          <w:color w:val="000000" w:themeColor="text1"/>
          <w:sz w:val="22"/>
          <w:szCs w:val="22"/>
          <w:u w:color="222222"/>
          <w:shd w:val="clear" w:color="auto" w:fill="FFFFFF"/>
          <w:lang w:val="ja-JP"/>
        </w:rPr>
        <w:t>そこで販売冊数を需要の代理指標とし</w:t>
      </w:r>
      <w:ins w:id="63" w:author="MIKAWA Kenta" w:date="2026-09-24T11:53:00Z" w16du:dateUtc="2026-09-24T02:53:00Z">
        <w:r w:rsidR="00B260D9">
          <w:rPr>
            <w:rFonts w:ascii="游明朝" w:eastAsia="游明朝" w:hAnsi="游明朝" w:cs="游明朝" w:hint="eastAsia"/>
            <w:color w:val="000000" w:themeColor="text1"/>
            <w:sz w:val="22"/>
            <w:szCs w:val="22"/>
            <w:u w:color="222222"/>
            <w:shd w:val="clear" w:color="auto" w:fill="FFFFFF"/>
            <w:lang w:val="ja-JP"/>
          </w:rPr>
          <w:t>て用い</w:t>
        </w:r>
      </w:ins>
      <w:r w:rsidRPr="00127174">
        <w:rPr>
          <w:rFonts w:ascii="游明朝" w:eastAsia="游明朝" w:hAnsi="游明朝" w:cs="游明朝"/>
          <w:color w:val="000000" w:themeColor="text1"/>
          <w:sz w:val="22"/>
          <w:szCs w:val="22"/>
          <w:u w:color="222222"/>
          <w:shd w:val="clear" w:color="auto" w:fill="FFFFFF"/>
          <w:lang w:val="ja-JP"/>
        </w:rPr>
        <w:t>，</w:t>
      </w:r>
      <w:ins w:id="64" w:author="MIKAWA Kenta" w:date="2026-09-24T11:53:00Z" w16du:dateUtc="2026-09-24T02:53:00Z">
        <w:r w:rsidR="005677A7">
          <w:rPr>
            <w:rFonts w:ascii="游明朝" w:eastAsia="游明朝" w:hAnsi="游明朝" w:cs="游明朝" w:hint="eastAsia"/>
            <w:color w:val="000000" w:themeColor="text1"/>
            <w:sz w:val="22"/>
            <w:szCs w:val="22"/>
            <w:u w:color="222222"/>
            <w:shd w:val="clear" w:color="auto" w:fill="FFFFFF"/>
            <w:lang w:val="ja-JP"/>
          </w:rPr>
          <w:t>本論文における</w:t>
        </w:r>
      </w:ins>
      <w:r w:rsidRPr="00127174">
        <w:rPr>
          <w:rFonts w:ascii="游明朝" w:eastAsia="游明朝" w:hAnsi="游明朝" w:cs="游明朝"/>
          <w:color w:val="000000" w:themeColor="text1"/>
          <w:sz w:val="22"/>
          <w:szCs w:val="22"/>
          <w:u w:color="222222"/>
          <w:shd w:val="clear" w:color="auto" w:fill="FFFFFF"/>
          <w:lang w:val="ja-JP"/>
        </w:rPr>
        <w:t>需要予測は販売冊数の予測を指すものとする．</w:t>
      </w:r>
    </w:p>
    <w:p w14:paraId="4C88C988" w14:textId="77777777" w:rsidR="007109C2" w:rsidRDefault="007109C2">
      <w:pPr>
        <w:rPr>
          <w:rFonts w:ascii="游明朝" w:eastAsia="游明朝" w:hAnsi="游明朝" w:cs="游明朝"/>
          <w:color w:val="222222"/>
          <w:sz w:val="22"/>
          <w:szCs w:val="22"/>
          <w:u w:color="222222"/>
          <w:shd w:val="clear" w:color="auto" w:fill="FFFFFF"/>
        </w:rPr>
      </w:pPr>
    </w:p>
    <w:p w14:paraId="36A84F9B" w14:textId="77777777"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#A</w:t>
      </w:r>
      <w:r w:rsidRPr="001A2D82">
        <w:rPr>
          <w:rFonts w:asciiTheme="majorEastAsia" w:eastAsiaTheme="majorEastAsia" w:hAnsiTheme="majorEastAsia" w:cs="游明朝"/>
          <w:b/>
          <w:bCs/>
          <w:sz w:val="22"/>
          <w:szCs w:val="22"/>
          <w:lang w:val="ja-JP"/>
        </w:rPr>
        <w:t>から頂いたコメント】</w:t>
      </w:r>
    </w:p>
    <w:p w14:paraId="7202C80B"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図4では，書籍AおよびBについて予測値と実績値の比較が示されている．従来手法と比較して予測精度が改善していることは確認できる一方で，少なくとも図からはスパイクそのものを十分に予測できているとは判断しにくい．本研究ではスパイクへの対応が重要な目的の一つであると理解しているため，スパイク発生時に限定した予測性能の評価や，定量的な指標を追加するなど，提案手法の有効性を補足する分析があるとよい．</w:t>
      </w:r>
    </w:p>
    <w:p w14:paraId="6FC14CEC"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65B0EE65" w14:textId="77777777" w:rsidR="007109C2" w:rsidRPr="009D45AA"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【著者の回答】</w:t>
      </w:r>
    </w:p>
    <w:p w14:paraId="4FB691DA" w14:textId="1A17213E"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ご指摘ありがとうございました．</w:t>
      </w:r>
      <w:ins w:id="65" w:author="MIKAWA Kenta" w:date="2026-09-24T11:56:00Z" w16du:dateUtc="2026-09-24T02:56:00Z">
        <w:r w:rsidR="00795047" w:rsidRPr="00795047">
          <w:rPr>
            <w:rFonts w:ascii="游明朝" w:eastAsia="游明朝" w:hAnsi="游明朝" w:cs="游明朝"/>
            <w:color w:val="222222"/>
            <w:sz w:val="22"/>
            <w:szCs w:val="22"/>
            <w:u w:color="222222"/>
            <w:shd w:val="clear" w:color="auto" w:fill="FFFFFF"/>
            <w:lang w:val="ja-JP"/>
          </w:rPr>
          <w:t>図4だけからスパイクの予測性能を判断することは難しく，提案手法がスパイクの高さを十分に再現できていない点についても，説明が不足しておりました．</w:t>
        </w:r>
      </w:ins>
      <w:del w:id="66" w:author="MIKAWA Kenta" w:date="2026-09-24T11:56:00Z" w16du:dateUtc="2026-09-24T02:56:00Z">
        <w:r w:rsidDel="00795047">
          <w:rPr>
            <w:rFonts w:ascii="游明朝" w:eastAsia="游明朝" w:hAnsi="游明朝" w:cs="游明朝"/>
            <w:color w:val="222222"/>
            <w:sz w:val="22"/>
            <w:szCs w:val="22"/>
            <w:u w:color="222222"/>
            <w:shd w:val="clear" w:color="auto" w:fill="FFFFFF"/>
            <w:lang w:val="ja-JP"/>
          </w:rPr>
          <w:delText>図4だけではスパイクへの対応が分かりづらく，大変失礼いたしました．ご指摘の通り，提案手法はスパイクの高さそのものを当てきれておりません．</w:delText>
        </w:r>
      </w:del>
      <w:r>
        <w:rPr>
          <w:rFonts w:ascii="游明朝" w:eastAsia="游明朝" w:hAnsi="游明朝" w:cs="游明朝"/>
          <w:color w:val="222222"/>
          <w:sz w:val="22"/>
          <w:szCs w:val="22"/>
          <w:u w:color="222222"/>
          <w:shd w:val="clear" w:color="auto" w:fill="FFFFFF"/>
          <w:lang w:val="ja-JP"/>
        </w:rPr>
        <w:t>図4の書籍Bでは，スパイク時の実績が平均25冊であるのに対し，提案手法の予測は9冊にとどまります．ただし</w:t>
      </w:r>
      <w:r w:rsidR="003A1624">
        <w:rPr>
          <w:rFonts w:ascii="游明朝" w:eastAsia="游明朝" w:hAnsi="游明朝" w:cs="游明朝" w:hint="eastAsia"/>
          <w:color w:val="222222"/>
          <w:sz w:val="22"/>
          <w:szCs w:val="22"/>
          <w:u w:color="222222"/>
          <w:shd w:val="clear" w:color="auto" w:fill="FFFFFF"/>
          <w:lang w:val="ja-JP"/>
        </w:rPr>
        <w:t>，</w:t>
      </w:r>
      <w:r>
        <w:rPr>
          <w:rFonts w:ascii="游明朝" w:eastAsia="游明朝" w:hAnsi="游明朝" w:cs="游明朝"/>
          <w:color w:val="222222"/>
          <w:sz w:val="22"/>
          <w:szCs w:val="22"/>
          <w:u w:color="222222"/>
          <w:shd w:val="clear" w:color="auto" w:fill="FFFFFF"/>
          <w:lang w:val="ja-JP"/>
        </w:rPr>
        <w:t>従来手法ProtoRAF</w:t>
      </w:r>
      <w:ins w:id="67" w:author="MIKAWA Kenta" w:date="2026-09-24T11:54:00Z" w16du:dateUtc="2026-09-24T02:54:00Z">
        <w:r w:rsidR="00795047">
          <w:rPr>
            <w:rFonts w:ascii="游明朝" w:eastAsia="游明朝" w:hAnsi="游明朝" w:cs="游明朝" w:hint="eastAsia"/>
            <w:color w:val="222222"/>
            <w:sz w:val="22"/>
            <w:szCs w:val="22"/>
            <w:u w:color="222222"/>
            <w:shd w:val="clear" w:color="auto" w:fill="FFFFFF"/>
            <w:lang w:val="ja-JP"/>
          </w:rPr>
          <w:t>による予測で</w:t>
        </w:r>
      </w:ins>
      <w:r>
        <w:rPr>
          <w:rFonts w:ascii="游明朝" w:eastAsia="游明朝" w:hAnsi="游明朝" w:cs="游明朝"/>
          <w:color w:val="222222"/>
          <w:sz w:val="22"/>
          <w:szCs w:val="22"/>
          <w:u w:color="222222"/>
          <w:shd w:val="clear" w:color="auto" w:fill="FFFFFF"/>
          <w:lang w:val="ja-JP"/>
        </w:rPr>
        <w:t>は1冊未満と</w:t>
      </w:r>
      <w:ins w:id="68" w:author="MIKAWA Kenta" w:date="2026-09-24T11:55:00Z" w16du:dateUtc="2026-09-24T02:55:00Z">
        <w:r w:rsidR="00795047">
          <w:rPr>
            <w:rFonts w:ascii="游明朝" w:eastAsia="游明朝" w:hAnsi="游明朝" w:cs="游明朝" w:hint="eastAsia"/>
            <w:color w:val="222222"/>
            <w:sz w:val="22"/>
            <w:szCs w:val="22"/>
            <w:u w:color="222222"/>
            <w:shd w:val="clear" w:color="auto" w:fill="FFFFFF"/>
            <w:lang w:val="ja-JP"/>
          </w:rPr>
          <w:t>実質的な予想ができておりませんが</w:t>
        </w:r>
      </w:ins>
      <w:del w:id="69" w:author="MIKAWA Kenta" w:date="2026-09-24T11:54:00Z" w16du:dateUtc="2026-09-24T02:54:00Z">
        <w:r w:rsidDel="00795047">
          <w:rPr>
            <w:rFonts w:ascii="游明朝" w:eastAsia="游明朝" w:hAnsi="游明朝" w:cs="游明朝" w:hint="eastAsia"/>
            <w:color w:val="222222"/>
            <w:sz w:val="22"/>
            <w:szCs w:val="22"/>
            <w:u w:color="222222"/>
            <w:shd w:val="clear" w:color="auto" w:fill="FFFFFF"/>
            <w:lang w:val="ja-JP"/>
          </w:rPr>
          <w:delText>ほ</w:delText>
        </w:r>
        <w:r w:rsidDel="00795047">
          <w:rPr>
            <w:rFonts w:ascii="游明朝" w:eastAsia="游明朝" w:hAnsi="游明朝" w:cs="游明朝"/>
            <w:color w:val="222222"/>
            <w:sz w:val="22"/>
            <w:szCs w:val="22"/>
            <w:u w:color="222222"/>
            <w:shd w:val="clear" w:color="auto" w:fill="FFFFFF"/>
            <w:lang w:val="ja-JP"/>
          </w:rPr>
          <w:delText>とんど反応しておらず</w:delText>
        </w:r>
      </w:del>
      <w:r>
        <w:rPr>
          <w:rFonts w:ascii="游明朝" w:eastAsia="游明朝" w:hAnsi="游明朝" w:cs="游明朝"/>
          <w:color w:val="222222"/>
          <w:sz w:val="22"/>
          <w:szCs w:val="22"/>
          <w:u w:color="222222"/>
          <w:shd w:val="clear" w:color="auto" w:fill="FFFFFF"/>
          <w:lang w:val="ja-JP"/>
        </w:rPr>
        <w:t>，提案手法は少なくとも需要が立ち上がったこと自体は捉えております．また書籍Aでは，スパイク時の誤差が提案手法2.4冊，ProtoRAF 7.5冊であり，実績にほぼ沿った予測ができております．</w:t>
      </w:r>
    </w:p>
    <w:p w14:paraId="4913C7F4" w14:textId="4779CEEE" w:rsidR="007109C2" w:rsidRDefault="00795047" w:rsidP="00775743">
      <w:pPr>
        <w:ind w:firstLine="220"/>
        <w:rPr>
          <w:rFonts w:ascii="游明朝" w:eastAsia="游明朝" w:hAnsi="游明朝" w:cs="游明朝"/>
          <w:color w:val="222222"/>
          <w:sz w:val="22"/>
          <w:szCs w:val="22"/>
          <w:u w:color="222222"/>
          <w:shd w:val="clear" w:color="auto" w:fill="FFFFFF"/>
          <w:lang w:val="ja-JP"/>
        </w:rPr>
      </w:pPr>
      <w:ins w:id="70" w:author="MIKAWA Kenta" w:date="2026-09-24T11:57:00Z" w16du:dateUtc="2026-09-24T02:57:00Z">
        <w:r>
          <w:rPr>
            <w:rFonts w:ascii="游明朝" w:eastAsia="游明朝" w:hAnsi="游明朝" w:cs="游明朝" w:hint="eastAsia"/>
            <w:color w:val="222222"/>
            <w:sz w:val="22"/>
            <w:szCs w:val="22"/>
            <w:u w:color="222222"/>
            <w:shd w:val="clear" w:color="auto" w:fill="FFFFFF"/>
            <w:lang w:val="ja-JP"/>
          </w:rPr>
          <w:t>査読者からのご指摘を踏まえ，</w:t>
        </w:r>
      </w:ins>
      <w:del w:id="71" w:author="MIKAWA Kenta" w:date="2026-09-24T11:57:00Z" w16du:dateUtc="2026-09-24T02:57:00Z">
        <w:r w:rsidR="0041754F" w:rsidDel="00795047">
          <w:rPr>
            <w:rFonts w:ascii="游明朝" w:eastAsia="游明朝" w:hAnsi="游明朝" w:cs="游明朝" w:hint="eastAsia"/>
            <w:color w:val="222222"/>
            <w:sz w:val="22"/>
            <w:szCs w:val="22"/>
            <w:u w:color="222222"/>
            <w:shd w:val="clear" w:color="auto" w:fill="FFFFFF"/>
            <w:lang w:val="ja-JP"/>
          </w:rPr>
          <w:delText>そこで，スパイクの高さを当てられていないなかで提案手法が何を示すことができているのかを明らかにするため，スパイクの時点に限定した定量的な指標を新たに追加いたしました</w:delText>
        </w:r>
      </w:del>
      <w:ins w:id="72" w:author="MIKAWA Kenta" w:date="2026-09-24T11:57:00Z" w16du:dateUtc="2026-09-24T02:57:00Z">
        <w:r>
          <w:rPr>
            <w:rFonts w:ascii="游明朝" w:eastAsia="游明朝" w:hAnsi="游明朝" w:cs="游明朝" w:hint="eastAsia"/>
            <w:color w:val="222222"/>
            <w:sz w:val="22"/>
            <w:szCs w:val="22"/>
            <w:u w:color="222222"/>
            <w:shd w:val="clear" w:color="auto" w:fill="FFFFFF"/>
            <w:lang w:val="ja-JP"/>
          </w:rPr>
          <w:t>実験</w:t>
        </w:r>
        <w:r>
          <w:rPr>
            <w:rFonts w:ascii="游明朝" w:eastAsia="游明朝" w:hAnsi="游明朝" w:cs="游明朝"/>
            <w:color w:val="222222"/>
            <w:sz w:val="22"/>
            <w:szCs w:val="22"/>
            <w:u w:color="222222"/>
            <w:shd w:val="clear" w:color="auto" w:fill="FFFFFF"/>
          </w:rPr>
          <w:t>2</w:t>
        </w:r>
        <w:r>
          <w:rPr>
            <w:rFonts w:ascii="游明朝" w:eastAsia="游明朝" w:hAnsi="游明朝" w:cs="游明朝" w:hint="eastAsia"/>
            <w:color w:val="222222"/>
            <w:sz w:val="22"/>
            <w:szCs w:val="22"/>
            <w:u w:color="222222"/>
            <w:shd w:val="clear" w:color="auto" w:fill="FFFFFF"/>
          </w:rPr>
          <w:t>のスパイク</w:t>
        </w:r>
      </w:ins>
      <w:ins w:id="73" w:author="MIKAWA Kenta" w:date="2026-09-24T11:58:00Z" w16du:dateUtc="2026-09-24T02:58:00Z">
        <w:r>
          <w:rPr>
            <w:rFonts w:ascii="游明朝" w:eastAsia="游明朝" w:hAnsi="游明朝" w:cs="游明朝" w:hint="eastAsia"/>
            <w:color w:val="222222"/>
            <w:sz w:val="22"/>
            <w:szCs w:val="22"/>
            <w:u w:color="222222"/>
            <w:shd w:val="clear" w:color="auto" w:fill="FFFFFF"/>
          </w:rPr>
          <w:t>時点</w:t>
        </w:r>
      </w:ins>
      <w:ins w:id="74" w:author="MIKAWA Kenta" w:date="2026-09-24T11:57:00Z" w16du:dateUtc="2026-09-24T02:57:00Z">
        <w:r>
          <w:rPr>
            <w:rFonts w:ascii="游明朝" w:eastAsia="游明朝" w:hAnsi="游明朝" w:cs="游明朝" w:hint="eastAsia"/>
            <w:color w:val="222222"/>
            <w:sz w:val="22"/>
            <w:szCs w:val="22"/>
            <w:u w:color="222222"/>
            <w:shd w:val="clear" w:color="auto" w:fill="FFFFFF"/>
          </w:rPr>
          <w:t>に限定した</w:t>
        </w:r>
      </w:ins>
      <w:ins w:id="75" w:author="MIKAWA Kenta" w:date="2026-09-24T11:58:00Z" w16du:dateUtc="2026-09-24T02:58:00Z">
        <w:r>
          <w:rPr>
            <w:rFonts w:ascii="游明朝" w:eastAsia="游明朝" w:hAnsi="游明朝" w:cs="游明朝" w:hint="eastAsia"/>
            <w:color w:val="222222"/>
            <w:sz w:val="22"/>
            <w:szCs w:val="22"/>
            <w:u w:color="222222"/>
            <w:shd w:val="clear" w:color="auto" w:fill="FFFFFF"/>
          </w:rPr>
          <w:t>誤差評価に加え，実績販売量に対する予測販</w:t>
        </w:r>
        <w:r>
          <w:rPr>
            <w:rFonts w:ascii="游明朝" w:eastAsia="游明朝" w:hAnsi="游明朝" w:cs="游明朝" w:hint="eastAsia"/>
            <w:color w:val="222222"/>
            <w:sz w:val="22"/>
            <w:szCs w:val="22"/>
            <w:u w:color="222222"/>
            <w:shd w:val="clear" w:color="auto" w:fill="FFFFFF"/>
          </w:rPr>
          <w:lastRenderedPageBreak/>
          <w:t>売量の比を示し，改善点と限界を明確にしました</w:t>
        </w:r>
      </w:ins>
      <w:r w:rsidR="0041754F">
        <w:rPr>
          <w:rFonts w:ascii="游明朝" w:eastAsia="游明朝" w:hAnsi="游明朝" w:cs="游明朝"/>
          <w:color w:val="222222"/>
          <w:sz w:val="22"/>
          <w:szCs w:val="22"/>
          <w:u w:color="222222"/>
          <w:shd w:val="clear" w:color="auto" w:fill="FFFFFF"/>
          <w:lang w:val="ja-JP"/>
        </w:rPr>
        <w:t>．算出の手順は次の通りで</w:t>
      </w:r>
      <w:del w:id="76" w:author="MIKAWA Kenta" w:date="2026-09-24T11:58:00Z" w16du:dateUtc="2026-09-24T02:58:00Z">
        <w:r w:rsidR="0041754F" w:rsidDel="00D421AB">
          <w:rPr>
            <w:rFonts w:ascii="游明朝" w:eastAsia="游明朝" w:hAnsi="游明朝" w:cs="游明朝"/>
            <w:color w:val="222222"/>
            <w:sz w:val="22"/>
            <w:szCs w:val="22"/>
            <w:u w:color="222222"/>
            <w:shd w:val="clear" w:color="auto" w:fill="FFFFFF"/>
            <w:lang w:val="ja-JP"/>
          </w:rPr>
          <w:delText>ございま</w:delText>
        </w:r>
      </w:del>
      <w:r w:rsidR="0041754F">
        <w:rPr>
          <w:rFonts w:ascii="游明朝" w:eastAsia="游明朝" w:hAnsi="游明朝" w:cs="游明朝"/>
          <w:color w:val="222222"/>
          <w:sz w:val="22"/>
          <w:szCs w:val="22"/>
          <w:u w:color="222222"/>
          <w:shd w:val="clear" w:color="auto" w:fill="FFFFFF"/>
          <w:lang w:val="ja-JP"/>
        </w:rPr>
        <w:t>す．まず書名ごとに，評価期間64日の実績値から平均と標準偏差を求め，各時点の実績値を</w:t>
      </w:r>
      <m:oMath>
        <m:r>
          <w:rPr>
            <w:rFonts w:ascii="Cambria Math" w:hAnsi="Cambria Math"/>
            <w:sz w:val="22"/>
            <w:szCs w:val="22"/>
          </w:rPr>
          <m:t>z</m:t>
        </m:r>
      </m:oMath>
      <w:r w:rsidR="0041754F">
        <w:rPr>
          <w:rFonts w:ascii="游明朝" w:eastAsia="游明朝" w:hAnsi="游明朝" w:cs="游明朝"/>
          <w:color w:val="222222"/>
          <w:sz w:val="22"/>
          <w:szCs w:val="22"/>
          <w:u w:color="222222"/>
          <w:shd w:val="clear" w:color="auto" w:fill="FFFFFF"/>
          <w:lang w:val="ja-JP"/>
        </w:rPr>
        <w:t>スコアへ変換</w:t>
      </w:r>
      <w:del w:id="77" w:author="MIKAWA Kenta" w:date="2026-09-24T11:58:00Z" w16du:dateUtc="2026-09-24T02:58:00Z">
        <w:r w:rsidR="0041754F" w:rsidDel="00D421AB">
          <w:rPr>
            <w:rFonts w:ascii="游明朝" w:eastAsia="游明朝" w:hAnsi="游明朝" w:cs="游明朝"/>
            <w:color w:val="222222"/>
            <w:sz w:val="22"/>
            <w:szCs w:val="22"/>
            <w:u w:color="222222"/>
            <w:shd w:val="clear" w:color="auto" w:fill="FFFFFF"/>
            <w:lang w:val="ja-JP"/>
          </w:rPr>
          <w:delText>いた</w:delText>
        </w:r>
      </w:del>
      <w:r w:rsidR="0041754F">
        <w:rPr>
          <w:rFonts w:ascii="游明朝" w:eastAsia="游明朝" w:hAnsi="游明朝" w:cs="游明朝"/>
          <w:color w:val="222222"/>
          <w:sz w:val="22"/>
          <w:szCs w:val="22"/>
          <w:u w:color="222222"/>
          <w:shd w:val="clear" w:color="auto" w:fill="FFFFFF"/>
          <w:lang w:val="ja-JP"/>
        </w:rPr>
        <w:t>します．次に，</w:t>
      </w:r>
      <m:oMath>
        <m:r>
          <w:rPr>
            <w:rFonts w:ascii="Cambria Math" w:hAnsi="Cambria Math"/>
            <w:sz w:val="22"/>
            <w:szCs w:val="22"/>
          </w:rPr>
          <m:t>z</m:t>
        </m:r>
      </m:oMath>
      <w:r w:rsidR="0041754F">
        <w:rPr>
          <w:rFonts w:ascii="游明朝" w:eastAsia="游明朝" w:hAnsi="游明朝" w:cs="游明朝"/>
          <w:color w:val="222222"/>
          <w:sz w:val="22"/>
          <w:szCs w:val="22"/>
          <w:u w:color="222222"/>
          <w:shd w:val="clear" w:color="auto" w:fill="FFFFFF"/>
          <w:lang w:val="ja-JP"/>
        </w:rPr>
        <w:t>スコアが2を超える時点をスパイクの時点と定めます．そのうえで，各分位点の予測値の平均を実績値の平均で割った捕捉率を求めました．時点</w:t>
      </w:r>
      <m:oMath>
        <m:r>
          <w:rPr>
            <w:rFonts w:ascii="Cambria Math" w:hAnsi="Cambria Math"/>
            <w:sz w:val="22"/>
            <w:szCs w:val="22"/>
          </w:rPr>
          <m:t>t</m:t>
        </m:r>
      </m:oMath>
      <w:r w:rsidR="0041754F">
        <w:rPr>
          <w:rFonts w:ascii="游明朝" w:eastAsia="游明朝" w:hAnsi="游明朝" w:cs="游明朝"/>
          <w:color w:val="222222"/>
          <w:sz w:val="22"/>
          <w:szCs w:val="22"/>
          <w:u w:color="222222"/>
          <w:shd w:val="clear" w:color="auto" w:fill="FFFFFF"/>
          <w:lang w:val="ja-JP"/>
        </w:rPr>
        <w:t>の実績値を</w:t>
      </w:r>
      <m:oMath>
        <m:sSub>
          <m:sSubPr>
            <m:ctrlPr>
              <w:rPr>
                <w:rFonts w:ascii="Cambria Math" w:hAnsi="Cambria Math"/>
                <w:i/>
              </w:rPr>
            </m:ctrlPr>
          </m:sSubPr>
          <m:e>
            <m:r>
              <w:rPr>
                <w:rFonts w:ascii="Cambria Math" w:hAnsi="Cambria Math"/>
                <w:sz w:val="22"/>
                <w:szCs w:val="22"/>
              </w:rPr>
              <m:t>y</m:t>
            </m:r>
          </m:e>
          <m:sub>
            <m:r>
              <w:rPr>
                <w:rFonts w:ascii="Cambria Math" w:hAnsi="Cambria Math"/>
                <w:sz w:val="22"/>
                <w:szCs w:val="22"/>
              </w:rPr>
              <m:t>t</m:t>
            </m:r>
          </m:sub>
        </m:sSub>
      </m:oMath>
      <w:r w:rsidR="0041754F">
        <w:rPr>
          <w:rFonts w:ascii="游明朝" w:eastAsia="游明朝" w:hAnsi="游明朝" w:cs="游明朝"/>
          <w:color w:val="222222"/>
          <w:sz w:val="22"/>
          <w:szCs w:val="22"/>
          <w:u w:color="222222"/>
          <w:shd w:val="clear" w:color="auto" w:fill="FFFFFF"/>
          <w:lang w:val="ja-JP"/>
        </w:rPr>
        <w:t>，分位点</w:t>
      </w:r>
      <m:oMath>
        <m:r>
          <w:rPr>
            <w:rFonts w:ascii="Cambria Math" w:hAnsi="Cambria Math"/>
            <w:sz w:val="22"/>
            <w:szCs w:val="22"/>
          </w:rPr>
          <m:t>τ</m:t>
        </m:r>
      </m:oMath>
      <w:r w:rsidR="0041754F">
        <w:rPr>
          <w:rFonts w:ascii="游明朝" w:eastAsia="游明朝" w:hAnsi="游明朝" w:cs="游明朝"/>
          <w:color w:val="222222"/>
          <w:sz w:val="22"/>
          <w:szCs w:val="22"/>
          <w:u w:color="222222"/>
          <w:shd w:val="clear" w:color="auto" w:fill="FFFFFF"/>
          <w:lang w:val="ja-JP"/>
        </w:rPr>
        <w:t>の予測値を</w:t>
      </w:r>
      <m:oMath>
        <m:sSub>
          <m:sSubPr>
            <m:ctrlPr>
              <w:rPr>
                <w:rFonts w:ascii="Cambria Math" w:hAnsi="Cambria Math"/>
                <w:i/>
              </w:rPr>
            </m:ctrlPr>
          </m:sSubPr>
          <m:e>
            <m:acc>
              <m:accPr>
                <m:ctrlPr>
                  <w:rPr>
                    <w:rFonts w:ascii="Cambria Math" w:hAnsi="Cambria Math"/>
                    <w:i/>
                  </w:rPr>
                </m:ctrlPr>
              </m:accPr>
              <m:e>
                <m:r>
                  <w:rPr>
                    <w:rFonts w:ascii="Cambria Math" w:hAnsi="Cambria Math"/>
                    <w:sz w:val="22"/>
                    <w:szCs w:val="22"/>
                  </w:rPr>
                  <m:t>y</m:t>
                </m:r>
              </m:e>
            </m:acc>
          </m:e>
          <m:sub>
            <m:r>
              <w:rPr>
                <w:rFonts w:ascii="Cambria Math" w:hAnsi="Cambria Math"/>
                <w:sz w:val="22"/>
                <w:szCs w:val="22"/>
              </w:rPr>
              <m:t>t</m:t>
            </m:r>
          </m:sub>
        </m:sSub>
      </m:oMath>
      <w:r w:rsidR="0041754F">
        <w:rPr>
          <w:rFonts w:ascii="游明朝" w:eastAsia="游明朝" w:hAnsi="游明朝" w:cs="游明朝"/>
          <w:color w:val="222222"/>
          <w:sz w:val="22"/>
          <w:szCs w:val="22"/>
          <w:u w:color="222222"/>
          <w:shd w:val="clear" w:color="auto" w:fill="FFFFFF"/>
          <w:lang w:val="ja-JP"/>
        </w:rPr>
        <w:t>，その時点の</w:t>
      </w:r>
      <m:oMath>
        <m:r>
          <w:rPr>
            <w:rFonts w:ascii="Cambria Math" w:hAnsi="Cambria Math"/>
            <w:sz w:val="22"/>
            <w:szCs w:val="22"/>
          </w:rPr>
          <m:t>z</m:t>
        </m:r>
      </m:oMath>
      <w:r w:rsidR="0041754F">
        <w:rPr>
          <w:rFonts w:ascii="游明朝" w:eastAsia="游明朝" w:hAnsi="游明朝" w:cs="游明朝"/>
          <w:color w:val="222222"/>
          <w:sz w:val="22"/>
          <w:szCs w:val="22"/>
          <w:u w:color="222222"/>
          <w:shd w:val="clear" w:color="auto" w:fill="FFFFFF"/>
          <w:lang w:val="ja-JP"/>
        </w:rPr>
        <w:t>スコアを</w:t>
      </w:r>
      <m:oMath>
        <m:sSub>
          <m:sSubPr>
            <m:ctrlPr>
              <w:rPr>
                <w:rFonts w:ascii="Cambria Math" w:hAnsi="Cambria Math"/>
                <w:i/>
              </w:rPr>
            </m:ctrlPr>
          </m:sSubPr>
          <m:e>
            <m:r>
              <w:rPr>
                <w:rFonts w:ascii="Cambria Math" w:hAnsi="Cambria Math"/>
                <w:sz w:val="22"/>
                <w:szCs w:val="22"/>
              </w:rPr>
              <m:t>z</m:t>
            </m:r>
          </m:e>
          <m:sub>
            <m:r>
              <w:rPr>
                <w:rFonts w:ascii="Cambria Math" w:hAnsi="Cambria Math"/>
                <w:sz w:val="22"/>
                <w:szCs w:val="22"/>
              </w:rPr>
              <m:t>t</m:t>
            </m:r>
          </m:sub>
        </m:sSub>
      </m:oMath>
      <w:r w:rsidR="0041754F">
        <w:rPr>
          <w:rFonts w:ascii="游明朝" w:eastAsia="游明朝" w:hAnsi="游明朝" w:cs="游明朝"/>
          <w:color w:val="222222"/>
          <w:sz w:val="22"/>
          <w:szCs w:val="22"/>
          <w:u w:color="222222"/>
          <w:shd w:val="clear" w:color="auto" w:fill="FFFFFF"/>
          <w:lang w:val="ja-JP"/>
        </w:rPr>
        <w:t>といたします．スパイクの時点，すなわち</w:t>
      </w:r>
      <m:oMath>
        <m:sSub>
          <m:sSubPr>
            <m:ctrlPr>
              <w:rPr>
                <w:rFonts w:ascii="Cambria Math" w:hAnsi="Cambria Math"/>
                <w:i/>
              </w:rPr>
            </m:ctrlPr>
          </m:sSubPr>
          <m:e>
            <m:r>
              <w:rPr>
                <w:rFonts w:ascii="Cambria Math" w:hAnsi="Cambria Math"/>
                <w:sz w:val="22"/>
                <w:szCs w:val="22"/>
              </w:rPr>
              <m:t>z</m:t>
            </m:r>
          </m:e>
          <m:sub>
            <m:r>
              <w:rPr>
                <w:rFonts w:ascii="Cambria Math" w:hAnsi="Cambria Math"/>
                <w:sz w:val="22"/>
                <w:szCs w:val="22"/>
              </w:rPr>
              <m:t>t</m:t>
            </m:r>
          </m:sub>
        </m:sSub>
        <m:r>
          <w:rPr>
            <w:rFonts w:ascii="Cambria Math" w:hAnsi="Cambria Math"/>
            <w:sz w:val="22"/>
            <w:szCs w:val="22"/>
          </w:rPr>
          <m:t>&gt;2</m:t>
        </m:r>
      </m:oMath>
      <w:r w:rsidR="0041754F">
        <w:rPr>
          <w:rFonts w:ascii="游明朝" w:eastAsia="游明朝" w:hAnsi="游明朝" w:cs="游明朝"/>
          <w:color w:val="222222"/>
          <w:sz w:val="22"/>
          <w:szCs w:val="22"/>
          <w:u w:color="222222"/>
          <w:shd w:val="clear" w:color="auto" w:fill="FFFFFF"/>
          <w:lang w:val="ja-JP"/>
        </w:rPr>
        <w:t>となる時点に限り，捕捉率</w:t>
      </w:r>
      <m:oMath>
        <m:r>
          <w:rPr>
            <w:rFonts w:ascii="Cambria Math" w:hAnsi="Cambria Math"/>
            <w:sz w:val="22"/>
            <w:szCs w:val="22"/>
          </w:rPr>
          <m:t>R</m:t>
        </m:r>
      </m:oMath>
      <w:r w:rsidR="0041754F">
        <w:rPr>
          <w:rFonts w:ascii="游明朝" w:eastAsia="游明朝" w:hAnsi="游明朝" w:cs="游明朝"/>
          <w:color w:val="222222"/>
          <w:sz w:val="22"/>
          <w:szCs w:val="22"/>
          <w:u w:color="222222"/>
          <w:shd w:val="clear" w:color="auto" w:fill="FFFFFF"/>
          <w:lang w:val="ja-JP"/>
        </w:rPr>
        <w:t>を次により求めました．</w:t>
      </w:r>
    </w:p>
    <w:p w14:paraId="2BB56388" w14:textId="77777777" w:rsidR="00290BB4" w:rsidRDefault="00000000">
      <w:pPr>
        <w:ind w:firstLine="220"/>
        <w:jc w:val="center"/>
        <w:rPr>
          <w:rFonts w:ascii="游明朝" w:eastAsia="游明朝" w:hAnsi="游明朝" w:cs="游明朝"/>
          <w:color w:val="222222"/>
          <w:sz w:val="22"/>
          <w:szCs w:val="22"/>
          <w:u w:color="222222"/>
          <w:shd w:val="clear" w:color="auto" w:fill="FFFFFF"/>
          <w:lang w:val="ja-JP"/>
        </w:rPr>
      </w:pPr>
      <m:oMathPara>
        <m:oMath>
          <m:r>
            <w:rPr>
              <w:rFonts w:ascii="Cambria Math" w:hAnsi="Cambria Math"/>
              <w:sz w:val="22"/>
              <w:szCs w:val="22"/>
            </w:rPr>
            <m:t>R=</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sz w:val="22"/>
                      <w:szCs w:val="22"/>
                    </w:rPr>
                    <m:t>t</m:t>
                  </m:r>
                </m:sub>
                <m:sup/>
                <m:e>
                  <m:sSub>
                    <m:sSubPr>
                      <m:ctrlPr>
                        <w:rPr>
                          <w:rFonts w:ascii="Cambria Math" w:hAnsi="Cambria Math"/>
                          <w:i/>
                        </w:rPr>
                      </m:ctrlPr>
                    </m:sSubPr>
                    <m:e>
                      <m:acc>
                        <m:accPr>
                          <m:ctrlPr>
                            <w:rPr>
                              <w:rFonts w:ascii="Cambria Math" w:hAnsi="Cambria Math"/>
                              <w:i/>
                            </w:rPr>
                          </m:ctrlPr>
                        </m:accPr>
                        <m:e>
                          <m:r>
                            <w:rPr>
                              <w:rFonts w:ascii="Cambria Math" w:hAnsi="Cambria Math"/>
                              <w:sz w:val="22"/>
                              <w:szCs w:val="22"/>
                            </w:rPr>
                            <m:t>y</m:t>
                          </m:r>
                        </m:e>
                      </m:acc>
                    </m:e>
                    <m:sub>
                      <m:r>
                        <w:rPr>
                          <w:rFonts w:ascii="Cambria Math" w:hAnsi="Cambria Math"/>
                          <w:sz w:val="22"/>
                          <w:szCs w:val="22"/>
                        </w:rPr>
                        <m:t>t</m:t>
                      </m:r>
                    </m:sub>
                  </m:sSub>
                </m:e>
              </m:nary>
            </m:num>
            <m:den>
              <m:nary>
                <m:naryPr>
                  <m:chr m:val="∑"/>
                  <m:limLoc m:val="undOvr"/>
                  <m:supHide m:val="1"/>
                  <m:ctrlPr>
                    <w:rPr>
                      <w:rFonts w:ascii="Cambria Math" w:hAnsi="Cambria Math"/>
                      <w:i/>
                    </w:rPr>
                  </m:ctrlPr>
                </m:naryPr>
                <m:sub>
                  <m:r>
                    <w:rPr>
                      <w:rFonts w:ascii="Cambria Math" w:hAnsi="Cambria Math"/>
                      <w:sz w:val="22"/>
                      <w:szCs w:val="22"/>
                    </w:rPr>
                    <m:t>t</m:t>
                  </m:r>
                </m:sub>
                <m:sup/>
                <m:e>
                  <m:sSub>
                    <m:sSubPr>
                      <m:ctrlPr>
                        <w:rPr>
                          <w:rFonts w:ascii="Cambria Math" w:hAnsi="Cambria Math"/>
                          <w:i/>
                        </w:rPr>
                      </m:ctrlPr>
                    </m:sSubPr>
                    <m:e>
                      <m:r>
                        <w:rPr>
                          <w:rFonts w:ascii="Cambria Math" w:hAnsi="Cambria Math"/>
                          <w:sz w:val="22"/>
                          <w:szCs w:val="22"/>
                        </w:rPr>
                        <m:t>y</m:t>
                      </m:r>
                    </m:e>
                    <m:sub>
                      <m:r>
                        <w:rPr>
                          <w:rFonts w:ascii="Cambria Math" w:hAnsi="Cambria Math"/>
                          <w:sz w:val="22"/>
                          <w:szCs w:val="22"/>
                        </w:rPr>
                        <m:t>t</m:t>
                      </m:r>
                    </m:sub>
                  </m:sSub>
                </m:e>
              </m:nary>
            </m:den>
          </m:f>
        </m:oMath>
      </m:oMathPara>
    </w:p>
    <w:p w14:paraId="510DDCE6" w14:textId="77777777" w:rsidR="00290BB4" w:rsidRDefault="00000000">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ここで</w:t>
      </w:r>
      <w:commentRangeStart w:id="78"/>
      <m:oMath>
        <m:sSub>
          <m:sSubPr>
            <m:ctrlPr>
              <w:rPr>
                <w:rFonts w:ascii="Cambria Math" w:hAnsi="Cambria Math"/>
                <w:i/>
              </w:rPr>
            </m:ctrlPr>
          </m:sSubPr>
          <m:e>
            <m:r>
              <w:rPr>
                <w:rFonts w:ascii="Cambria Math" w:hAnsi="Cambria Math"/>
                <w:sz w:val="22"/>
                <w:szCs w:val="22"/>
              </w:rPr>
              <m:t>∑</m:t>
            </m:r>
          </m:e>
          <m:sub>
            <m:r>
              <w:rPr>
                <w:rFonts w:ascii="Cambria Math" w:hAnsi="Cambria Math"/>
                <w:sz w:val="22"/>
                <w:szCs w:val="22"/>
              </w:rPr>
              <m:t>t</m:t>
            </m:r>
          </m:sub>
        </m:sSub>
      </m:oMath>
      <w:r>
        <w:rPr>
          <w:rFonts w:ascii="游明朝" w:eastAsia="游明朝" w:hAnsi="游明朝" w:cs="游明朝"/>
          <w:color w:val="222222"/>
          <w:sz w:val="22"/>
          <w:szCs w:val="22"/>
          <w:u w:color="222222"/>
          <w:shd w:val="clear" w:color="auto" w:fill="FFFFFF"/>
          <w:lang w:val="ja-JP"/>
        </w:rPr>
        <w:t>は</w:t>
      </w:r>
      <m:oMath>
        <m:sSub>
          <m:sSubPr>
            <m:ctrlPr>
              <w:rPr>
                <w:rFonts w:ascii="Cambria Math" w:hAnsi="Cambria Math"/>
                <w:i/>
              </w:rPr>
            </m:ctrlPr>
          </m:sSubPr>
          <m:e>
            <m:r>
              <w:rPr>
                <w:rFonts w:ascii="Cambria Math" w:hAnsi="Cambria Math"/>
                <w:sz w:val="22"/>
                <w:szCs w:val="22"/>
              </w:rPr>
              <m:t>z</m:t>
            </m:r>
          </m:e>
          <m:sub>
            <m:r>
              <w:rPr>
                <w:rFonts w:ascii="Cambria Math" w:hAnsi="Cambria Math"/>
                <w:sz w:val="22"/>
                <w:szCs w:val="22"/>
              </w:rPr>
              <m:t>t</m:t>
            </m:r>
          </m:sub>
        </m:sSub>
        <m:r>
          <w:rPr>
            <w:rFonts w:ascii="Cambria Math" w:hAnsi="Cambria Math"/>
            <w:sz w:val="22"/>
            <w:szCs w:val="22"/>
          </w:rPr>
          <m:t>&gt;2</m:t>
        </m:r>
      </m:oMath>
      <w:r>
        <w:rPr>
          <w:rFonts w:ascii="游明朝" w:eastAsia="游明朝" w:hAnsi="游明朝" w:cs="游明朝"/>
          <w:color w:val="222222"/>
          <w:sz w:val="22"/>
          <w:szCs w:val="22"/>
          <w:u w:color="222222"/>
          <w:shd w:val="clear" w:color="auto" w:fill="FFFFFF"/>
          <w:lang w:val="ja-JP"/>
        </w:rPr>
        <w:t>を満たす時点についての和</w:t>
      </w:r>
      <w:commentRangeEnd w:id="78"/>
      <w:r w:rsidR="00D421AB">
        <w:rPr>
          <w:rStyle w:val="ac"/>
          <w:rFonts w:ascii="游明朝" w:eastAsia="游明朝" w:hAnsi="游明朝" w:cs="游明朝"/>
          <w:color w:val="222222"/>
          <w:sz w:val="22"/>
          <w:szCs w:val="22"/>
          <w:u w:color="222222"/>
          <w:shd w:val="clear" w:color="auto" w:fill="FFFFFF"/>
          <w:lang w:val="ja-JP"/>
        </w:rPr>
        <w:commentReference w:id="78"/>
      </w:r>
      <w:r>
        <w:rPr>
          <w:rFonts w:ascii="游明朝" w:eastAsia="游明朝" w:hAnsi="游明朝" w:cs="游明朝"/>
          <w:color w:val="222222"/>
          <w:sz w:val="22"/>
          <w:szCs w:val="22"/>
          <w:u w:color="222222"/>
          <w:shd w:val="clear" w:color="auto" w:fill="FFFFFF"/>
          <w:lang w:val="ja-JP"/>
        </w:rPr>
        <w:t>で，</w:t>
      </w:r>
      <m:oMath>
        <m:r>
          <w:rPr>
            <w:rFonts w:ascii="Cambria Math" w:hAnsi="Cambria Math"/>
            <w:sz w:val="22"/>
            <w:szCs w:val="22"/>
          </w:rPr>
          <m:t>R</m:t>
        </m:r>
      </m:oMath>
      <w:r>
        <w:rPr>
          <w:rFonts w:ascii="游明朝" w:eastAsia="游明朝" w:hAnsi="游明朝" w:cs="游明朝"/>
          <w:color w:val="222222"/>
          <w:sz w:val="22"/>
          <w:szCs w:val="22"/>
          <w:u w:color="222222"/>
          <w:shd w:val="clear" w:color="auto" w:fill="FFFFFF"/>
          <w:lang w:val="ja-JP"/>
        </w:rPr>
        <w:t>は</w:t>
      </w:r>
      <m:oMath>
        <m:r>
          <w:rPr>
            <w:rFonts w:ascii="Cambria Math" w:eastAsia="游明朝" w:hAnsi="Cambria Math" w:cs="游明朝"/>
            <w:color w:val="222222"/>
            <w:sz w:val="22"/>
            <w:szCs w:val="22"/>
            <w:u w:color="222222"/>
            <w:shd w:val="clear" w:color="auto" w:fill="FFFFFF"/>
          </w:rPr>
          <m:t>τ</m:t>
        </m:r>
      </m:oMath>
      <w:r>
        <w:rPr>
          <w:rFonts w:ascii="游明朝" w:eastAsia="游明朝" w:hAnsi="游明朝" w:cs="游明朝"/>
          <w:color w:val="222222"/>
          <w:sz w:val="22"/>
          <w:szCs w:val="22"/>
          <w:u w:color="222222"/>
          <w:shd w:val="clear" w:color="auto" w:fill="FFFFFF"/>
          <w:lang w:val="ja-JP"/>
        </w:rPr>
        <w:t>が0.1，0.5，0.9のそれぞれについて算出しております．平常時，すなわち</w:t>
      </w:r>
      <m:oMath>
        <m:sSub>
          <m:sSubPr>
            <m:ctrlPr>
              <w:rPr>
                <w:rFonts w:ascii="Cambria Math" w:hAnsi="Cambria Math"/>
                <w:i/>
              </w:rPr>
            </m:ctrlPr>
          </m:sSubPr>
          <m:e>
            <m:r>
              <w:rPr>
                <w:rFonts w:ascii="Cambria Math" w:hAnsi="Cambria Math"/>
                <w:sz w:val="22"/>
                <w:szCs w:val="22"/>
              </w:rPr>
              <m:t>z</m:t>
            </m:r>
          </m:e>
          <m:sub>
            <m:r>
              <w:rPr>
                <w:rFonts w:ascii="Cambria Math" w:hAnsi="Cambria Math"/>
                <w:sz w:val="22"/>
                <w:szCs w:val="22"/>
              </w:rPr>
              <m:t>t</m:t>
            </m:r>
          </m:sub>
        </m:sSub>
        <m:r>
          <w:rPr>
            <w:rFonts w:ascii="Cambria Math" w:hAnsi="Cambria Math"/>
            <w:sz w:val="22"/>
            <w:szCs w:val="22"/>
          </w:rPr>
          <m:t>&lt;0</m:t>
        </m:r>
      </m:oMath>
      <w:r>
        <w:rPr>
          <w:rFonts w:ascii="游明朝" w:eastAsia="游明朝" w:hAnsi="游明朝" w:cs="游明朝"/>
          <w:color w:val="222222"/>
          <w:sz w:val="22"/>
          <w:szCs w:val="22"/>
          <w:u w:color="222222"/>
          <w:shd w:val="clear" w:color="auto" w:fill="FFFFFF"/>
          <w:lang w:val="ja-JP"/>
        </w:rPr>
        <w:t>となる時点についても同じ式で算出し，両者を比較いたしました．</w:t>
      </w:r>
      <m:oMath>
        <m:r>
          <w:rPr>
            <w:rFonts w:ascii="Cambria Math" w:hAnsi="Cambria Math"/>
            <w:sz w:val="22"/>
            <w:szCs w:val="22"/>
          </w:rPr>
          <m:t>R</m:t>
        </m:r>
      </m:oMath>
      <w:r>
        <w:rPr>
          <w:rFonts w:ascii="游明朝" w:eastAsia="游明朝" w:hAnsi="游明朝" w:cs="游明朝"/>
          <w:color w:val="222222"/>
          <w:sz w:val="22"/>
          <w:szCs w:val="22"/>
          <w:u w:color="222222"/>
          <w:shd w:val="clear" w:color="auto" w:fill="FFFFFF"/>
          <w:lang w:val="ja-JP"/>
        </w:rPr>
        <w:t>が100%を下回れば実績の平均より低い予測を，上回れば高い予測を出していることになります．実績値の平均は，スパイクの時点で22.54冊，平常時で1.47冊でございます．結果は下表の通りです．</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1614"/>
        <w:gridCol w:w="1050"/>
        <w:gridCol w:w="1050"/>
        <w:gridCol w:w="1050"/>
        <w:gridCol w:w="1050"/>
        <w:gridCol w:w="1050"/>
        <w:gridCol w:w="1050"/>
      </w:tblGrid>
      <w:tr w:rsidR="00290BB4" w14:paraId="53C2CBFE" w14:textId="77777777">
        <w:trPr>
          <w:cantSplit/>
          <w:tblHeader/>
          <w:jc w:val="center"/>
        </w:trPr>
        <w:tc>
          <w:tcPr>
            <w:tcW w:w="1614" w:type="dxa"/>
            <w:vMerge w:val="restart"/>
            <w:tcBorders>
              <w:bottom w:val="single" w:sz="8" w:space="0" w:color="000000"/>
            </w:tcBorders>
          </w:tcPr>
          <w:p w14:paraId="27E95F83" w14:textId="77777777" w:rsidR="00290BB4" w:rsidRDefault="00000000">
            <w:pPr>
              <w:keepNext/>
              <w:spacing w:before="40" w:after="40"/>
              <w:jc w:val="left"/>
            </w:pPr>
            <w:r>
              <w:rPr>
                <w:rFonts w:ascii="游明朝" w:eastAsia="游明朝" w:hAnsi="游明朝"/>
                <w:b/>
                <w:sz w:val="20"/>
              </w:rPr>
              <w:t>モデル</w:t>
            </w:r>
          </w:p>
        </w:tc>
        <w:tc>
          <w:tcPr>
            <w:tcW w:w="3150" w:type="dxa"/>
            <w:gridSpan w:val="3"/>
            <w:tcBorders>
              <w:bottom w:val="single" w:sz="8" w:space="0" w:color="000000"/>
            </w:tcBorders>
          </w:tcPr>
          <w:p w14:paraId="3F01E122" w14:textId="77777777" w:rsidR="00290BB4" w:rsidRDefault="00000000">
            <w:pPr>
              <w:keepNext/>
              <w:spacing w:before="40" w:after="40"/>
              <w:jc w:val="center"/>
            </w:pPr>
            <w:r>
              <w:rPr>
                <w:rFonts w:ascii="游明朝" w:eastAsia="游明朝" w:hAnsi="游明朝"/>
                <w:b/>
                <w:sz w:val="20"/>
              </w:rPr>
              <w:t>スパイク時</w:t>
            </w:r>
          </w:p>
        </w:tc>
        <w:tc>
          <w:tcPr>
            <w:tcW w:w="3150" w:type="dxa"/>
            <w:gridSpan w:val="3"/>
            <w:tcBorders>
              <w:bottom w:val="single" w:sz="8" w:space="0" w:color="000000"/>
            </w:tcBorders>
          </w:tcPr>
          <w:p w14:paraId="4626A633" w14:textId="77777777" w:rsidR="00290BB4" w:rsidRDefault="00000000">
            <w:pPr>
              <w:keepNext/>
              <w:spacing w:before="40" w:after="40"/>
              <w:jc w:val="center"/>
            </w:pPr>
            <w:r>
              <w:rPr>
                <w:rFonts w:ascii="游明朝" w:eastAsia="游明朝" w:hAnsi="游明朝"/>
                <w:b/>
                <w:sz w:val="20"/>
              </w:rPr>
              <w:t>平常時</w:t>
            </w:r>
          </w:p>
        </w:tc>
      </w:tr>
      <w:tr w:rsidR="00290BB4" w14:paraId="6CDA1E8D" w14:textId="77777777">
        <w:trPr>
          <w:cantSplit/>
          <w:tblHeader/>
          <w:jc w:val="center"/>
        </w:trPr>
        <w:tc>
          <w:tcPr>
            <w:tcW w:w="1614" w:type="dxa"/>
            <w:vMerge/>
          </w:tcPr>
          <w:p w14:paraId="7318A477" w14:textId="77777777" w:rsidR="00290BB4" w:rsidRDefault="00290BB4">
            <w:pPr>
              <w:keepNext/>
              <w:spacing w:before="40" w:after="40"/>
              <w:jc w:val="left"/>
            </w:pPr>
          </w:p>
        </w:tc>
        <w:tc>
          <w:tcPr>
            <w:tcW w:w="1050" w:type="dxa"/>
            <w:tcBorders>
              <w:bottom w:val="single" w:sz="8" w:space="0" w:color="000000"/>
            </w:tcBorders>
          </w:tcPr>
          <w:p w14:paraId="136A573A" w14:textId="77777777" w:rsidR="00290BB4" w:rsidRDefault="00000000">
            <w:pPr>
              <w:keepNext/>
              <w:spacing w:before="40" w:after="40"/>
              <w:jc w:val="center"/>
            </w:pPr>
            <w:r>
              <w:rPr>
                <w:rFonts w:ascii="游明朝" w:eastAsia="游明朝" w:hAnsi="游明朝"/>
                <w:b/>
                <w:sz w:val="20"/>
              </w:rPr>
              <w:t>τ = 0.1</w:t>
            </w:r>
          </w:p>
        </w:tc>
        <w:tc>
          <w:tcPr>
            <w:tcW w:w="1050" w:type="dxa"/>
            <w:tcBorders>
              <w:bottom w:val="single" w:sz="8" w:space="0" w:color="000000"/>
            </w:tcBorders>
          </w:tcPr>
          <w:p w14:paraId="71A1186B" w14:textId="77777777" w:rsidR="00290BB4" w:rsidRDefault="00000000">
            <w:pPr>
              <w:keepNext/>
              <w:spacing w:before="40" w:after="40"/>
              <w:jc w:val="center"/>
            </w:pPr>
            <w:r>
              <w:rPr>
                <w:rFonts w:ascii="游明朝" w:eastAsia="游明朝" w:hAnsi="游明朝"/>
                <w:b/>
                <w:sz w:val="20"/>
              </w:rPr>
              <w:t>τ = 0.5</w:t>
            </w:r>
          </w:p>
        </w:tc>
        <w:tc>
          <w:tcPr>
            <w:tcW w:w="1050" w:type="dxa"/>
            <w:tcBorders>
              <w:bottom w:val="single" w:sz="8" w:space="0" w:color="000000"/>
            </w:tcBorders>
          </w:tcPr>
          <w:p w14:paraId="4C32C498" w14:textId="77777777" w:rsidR="00290BB4" w:rsidRDefault="00000000">
            <w:pPr>
              <w:keepNext/>
              <w:spacing w:before="40" w:after="40"/>
              <w:jc w:val="center"/>
            </w:pPr>
            <w:r>
              <w:rPr>
                <w:rFonts w:ascii="游明朝" w:eastAsia="游明朝" w:hAnsi="游明朝"/>
                <w:b/>
                <w:sz w:val="20"/>
              </w:rPr>
              <w:t>τ = 0.9</w:t>
            </w:r>
          </w:p>
        </w:tc>
        <w:tc>
          <w:tcPr>
            <w:tcW w:w="1050" w:type="dxa"/>
            <w:tcBorders>
              <w:bottom w:val="single" w:sz="8" w:space="0" w:color="000000"/>
            </w:tcBorders>
          </w:tcPr>
          <w:p w14:paraId="52ACE17F" w14:textId="77777777" w:rsidR="00290BB4" w:rsidRDefault="00000000">
            <w:pPr>
              <w:keepNext/>
              <w:spacing w:before="40" w:after="40"/>
              <w:jc w:val="center"/>
            </w:pPr>
            <w:r>
              <w:rPr>
                <w:rFonts w:ascii="游明朝" w:eastAsia="游明朝" w:hAnsi="游明朝"/>
                <w:b/>
                <w:sz w:val="20"/>
              </w:rPr>
              <w:t>τ = 0.1</w:t>
            </w:r>
          </w:p>
        </w:tc>
        <w:tc>
          <w:tcPr>
            <w:tcW w:w="1050" w:type="dxa"/>
            <w:tcBorders>
              <w:bottom w:val="single" w:sz="8" w:space="0" w:color="000000"/>
            </w:tcBorders>
          </w:tcPr>
          <w:p w14:paraId="4D539CA7" w14:textId="77777777" w:rsidR="00290BB4" w:rsidRDefault="00000000">
            <w:pPr>
              <w:keepNext/>
              <w:spacing w:before="40" w:after="40"/>
              <w:jc w:val="center"/>
            </w:pPr>
            <w:r>
              <w:rPr>
                <w:rFonts w:ascii="游明朝" w:eastAsia="游明朝" w:hAnsi="游明朝"/>
                <w:b/>
                <w:sz w:val="20"/>
              </w:rPr>
              <w:t>τ = 0.5</w:t>
            </w:r>
          </w:p>
        </w:tc>
        <w:tc>
          <w:tcPr>
            <w:tcW w:w="1050" w:type="dxa"/>
            <w:tcBorders>
              <w:bottom w:val="single" w:sz="8" w:space="0" w:color="000000"/>
            </w:tcBorders>
          </w:tcPr>
          <w:p w14:paraId="1BAD9281" w14:textId="77777777" w:rsidR="00290BB4" w:rsidRDefault="00000000">
            <w:pPr>
              <w:keepNext/>
              <w:spacing w:before="40" w:after="40"/>
              <w:jc w:val="center"/>
            </w:pPr>
            <w:r>
              <w:rPr>
                <w:rFonts w:ascii="游明朝" w:eastAsia="游明朝" w:hAnsi="游明朝"/>
                <w:b/>
                <w:sz w:val="20"/>
              </w:rPr>
              <w:t>τ = 0.9</w:t>
            </w:r>
          </w:p>
        </w:tc>
      </w:tr>
      <w:tr w:rsidR="00290BB4" w14:paraId="4BDB928D" w14:textId="77777777">
        <w:trPr>
          <w:cantSplit/>
          <w:jc w:val="center"/>
        </w:trPr>
        <w:tc>
          <w:tcPr>
            <w:tcW w:w="1614" w:type="dxa"/>
          </w:tcPr>
          <w:p w14:paraId="06D2F033" w14:textId="77777777" w:rsidR="00290BB4" w:rsidRDefault="00000000">
            <w:pPr>
              <w:keepNext/>
              <w:spacing w:before="40" w:after="40"/>
              <w:jc w:val="left"/>
            </w:pPr>
            <w:r>
              <w:rPr>
                <w:rFonts w:ascii="游明朝" w:eastAsia="游明朝" w:hAnsi="游明朝"/>
                <w:b/>
                <w:sz w:val="20"/>
              </w:rPr>
              <w:t>GateRAF</w:t>
            </w:r>
          </w:p>
        </w:tc>
        <w:tc>
          <w:tcPr>
            <w:tcW w:w="1050" w:type="dxa"/>
          </w:tcPr>
          <w:p w14:paraId="65559A6F" w14:textId="77777777" w:rsidR="00290BB4" w:rsidRDefault="00000000">
            <w:pPr>
              <w:keepNext/>
              <w:spacing w:before="40" w:after="40"/>
              <w:jc w:val="center"/>
            </w:pPr>
            <w:r>
              <w:rPr>
                <w:rFonts w:ascii="游明朝" w:eastAsia="游明朝" w:hAnsi="游明朝"/>
                <w:b/>
                <w:sz w:val="20"/>
              </w:rPr>
              <w:t>11.7%</w:t>
            </w:r>
          </w:p>
        </w:tc>
        <w:tc>
          <w:tcPr>
            <w:tcW w:w="1050" w:type="dxa"/>
          </w:tcPr>
          <w:p w14:paraId="20128039" w14:textId="77777777" w:rsidR="00290BB4" w:rsidRDefault="00000000">
            <w:pPr>
              <w:keepNext/>
              <w:spacing w:before="40" w:after="40"/>
              <w:jc w:val="center"/>
            </w:pPr>
            <w:r>
              <w:rPr>
                <w:rFonts w:ascii="游明朝" w:eastAsia="游明朝" w:hAnsi="游明朝"/>
                <w:b/>
                <w:sz w:val="20"/>
              </w:rPr>
              <w:t>27.1%</w:t>
            </w:r>
          </w:p>
        </w:tc>
        <w:tc>
          <w:tcPr>
            <w:tcW w:w="1050" w:type="dxa"/>
          </w:tcPr>
          <w:p w14:paraId="00CDD3C4" w14:textId="77777777" w:rsidR="00290BB4" w:rsidRDefault="00000000">
            <w:pPr>
              <w:keepNext/>
              <w:spacing w:before="40" w:after="40"/>
              <w:jc w:val="center"/>
            </w:pPr>
            <w:r>
              <w:rPr>
                <w:rFonts w:ascii="游明朝" w:eastAsia="游明朝" w:hAnsi="游明朝"/>
                <w:b/>
                <w:sz w:val="20"/>
              </w:rPr>
              <w:t>56.9%</w:t>
            </w:r>
          </w:p>
        </w:tc>
        <w:tc>
          <w:tcPr>
            <w:tcW w:w="1050" w:type="dxa"/>
          </w:tcPr>
          <w:p w14:paraId="7341BD7F" w14:textId="77777777" w:rsidR="00290BB4" w:rsidRDefault="00000000">
            <w:pPr>
              <w:keepNext/>
              <w:spacing w:before="40" w:after="40"/>
              <w:jc w:val="center"/>
            </w:pPr>
            <w:r>
              <w:rPr>
                <w:rFonts w:ascii="游明朝" w:eastAsia="游明朝" w:hAnsi="游明朝"/>
                <w:b/>
                <w:sz w:val="20"/>
              </w:rPr>
              <w:t>6.2%</w:t>
            </w:r>
          </w:p>
        </w:tc>
        <w:tc>
          <w:tcPr>
            <w:tcW w:w="1050" w:type="dxa"/>
          </w:tcPr>
          <w:p w14:paraId="3C0FB34A" w14:textId="77777777" w:rsidR="00290BB4" w:rsidRDefault="00000000">
            <w:pPr>
              <w:keepNext/>
              <w:spacing w:before="40" w:after="40"/>
              <w:jc w:val="center"/>
            </w:pPr>
            <w:r>
              <w:rPr>
                <w:rFonts w:ascii="游明朝" w:eastAsia="游明朝" w:hAnsi="游明朝"/>
                <w:b/>
                <w:sz w:val="20"/>
              </w:rPr>
              <w:t>115.0%</w:t>
            </w:r>
          </w:p>
        </w:tc>
        <w:tc>
          <w:tcPr>
            <w:tcW w:w="1050" w:type="dxa"/>
          </w:tcPr>
          <w:p w14:paraId="415DF061" w14:textId="77777777" w:rsidR="00290BB4" w:rsidRDefault="00000000">
            <w:pPr>
              <w:keepNext/>
              <w:spacing w:before="40" w:after="40"/>
              <w:jc w:val="center"/>
            </w:pPr>
            <w:r>
              <w:rPr>
                <w:rFonts w:ascii="游明朝" w:eastAsia="游明朝" w:hAnsi="游明朝"/>
                <w:b/>
                <w:sz w:val="20"/>
              </w:rPr>
              <w:t>405.3%</w:t>
            </w:r>
          </w:p>
        </w:tc>
      </w:tr>
      <w:tr w:rsidR="00290BB4" w14:paraId="4AA4DB7E" w14:textId="77777777">
        <w:trPr>
          <w:cantSplit/>
          <w:jc w:val="center"/>
        </w:trPr>
        <w:tc>
          <w:tcPr>
            <w:tcW w:w="1614" w:type="dxa"/>
          </w:tcPr>
          <w:p w14:paraId="419218D8" w14:textId="77777777" w:rsidR="00290BB4" w:rsidRDefault="00000000">
            <w:pPr>
              <w:keepNext/>
              <w:spacing w:before="40" w:after="40"/>
              <w:jc w:val="left"/>
            </w:pPr>
            <w:r>
              <w:rPr>
                <w:rFonts w:ascii="游明朝" w:eastAsia="游明朝" w:hAnsi="游明朝"/>
                <w:b/>
                <w:sz w:val="20"/>
              </w:rPr>
              <w:t>Multi-RAF</w:t>
            </w:r>
          </w:p>
        </w:tc>
        <w:tc>
          <w:tcPr>
            <w:tcW w:w="1050" w:type="dxa"/>
          </w:tcPr>
          <w:p w14:paraId="1CCFE658" w14:textId="77777777" w:rsidR="00290BB4" w:rsidRDefault="00000000">
            <w:pPr>
              <w:keepNext/>
              <w:spacing w:before="40" w:after="40"/>
              <w:jc w:val="center"/>
            </w:pPr>
            <w:r>
              <w:rPr>
                <w:rFonts w:ascii="游明朝" w:eastAsia="游明朝" w:hAnsi="游明朝"/>
                <w:b/>
                <w:sz w:val="20"/>
              </w:rPr>
              <w:t>11.1%</w:t>
            </w:r>
          </w:p>
        </w:tc>
        <w:tc>
          <w:tcPr>
            <w:tcW w:w="1050" w:type="dxa"/>
          </w:tcPr>
          <w:p w14:paraId="6EC48992" w14:textId="77777777" w:rsidR="00290BB4" w:rsidRDefault="00000000">
            <w:pPr>
              <w:keepNext/>
              <w:spacing w:before="40" w:after="40"/>
              <w:jc w:val="center"/>
            </w:pPr>
            <w:r>
              <w:rPr>
                <w:rFonts w:ascii="游明朝" w:eastAsia="游明朝" w:hAnsi="游明朝"/>
                <w:b/>
                <w:sz w:val="20"/>
              </w:rPr>
              <w:t>26.7%</w:t>
            </w:r>
          </w:p>
        </w:tc>
        <w:tc>
          <w:tcPr>
            <w:tcW w:w="1050" w:type="dxa"/>
          </w:tcPr>
          <w:p w14:paraId="04DE8A72" w14:textId="77777777" w:rsidR="00290BB4" w:rsidRDefault="00000000">
            <w:pPr>
              <w:keepNext/>
              <w:spacing w:before="40" w:after="40"/>
              <w:jc w:val="center"/>
            </w:pPr>
            <w:r>
              <w:rPr>
                <w:rFonts w:ascii="游明朝" w:eastAsia="游明朝" w:hAnsi="游明朝"/>
                <w:b/>
                <w:sz w:val="20"/>
              </w:rPr>
              <w:t>56.2%</w:t>
            </w:r>
          </w:p>
        </w:tc>
        <w:tc>
          <w:tcPr>
            <w:tcW w:w="1050" w:type="dxa"/>
          </w:tcPr>
          <w:p w14:paraId="6871FA2C" w14:textId="77777777" w:rsidR="00290BB4" w:rsidRDefault="00000000">
            <w:pPr>
              <w:keepNext/>
              <w:spacing w:before="40" w:after="40"/>
              <w:jc w:val="center"/>
            </w:pPr>
            <w:r>
              <w:rPr>
                <w:rFonts w:ascii="游明朝" w:eastAsia="游明朝" w:hAnsi="游明朝"/>
                <w:b/>
                <w:sz w:val="20"/>
              </w:rPr>
              <w:t>−0.1%</w:t>
            </w:r>
          </w:p>
        </w:tc>
        <w:tc>
          <w:tcPr>
            <w:tcW w:w="1050" w:type="dxa"/>
          </w:tcPr>
          <w:p w14:paraId="7797641D" w14:textId="77777777" w:rsidR="00290BB4" w:rsidRDefault="00000000">
            <w:pPr>
              <w:keepNext/>
              <w:spacing w:before="40" w:after="40"/>
              <w:jc w:val="center"/>
            </w:pPr>
            <w:r>
              <w:rPr>
                <w:rFonts w:ascii="游明朝" w:eastAsia="游明朝" w:hAnsi="游明朝"/>
                <w:b/>
                <w:sz w:val="20"/>
              </w:rPr>
              <w:t>116.9%</w:t>
            </w:r>
          </w:p>
        </w:tc>
        <w:tc>
          <w:tcPr>
            <w:tcW w:w="1050" w:type="dxa"/>
          </w:tcPr>
          <w:p w14:paraId="05E8AF97" w14:textId="77777777" w:rsidR="00290BB4" w:rsidRDefault="00000000">
            <w:pPr>
              <w:keepNext/>
              <w:spacing w:before="40" w:after="40"/>
              <w:jc w:val="center"/>
            </w:pPr>
            <w:r>
              <w:rPr>
                <w:rFonts w:ascii="游明朝" w:eastAsia="游明朝" w:hAnsi="游明朝"/>
                <w:b/>
                <w:sz w:val="20"/>
              </w:rPr>
              <w:t>403.3%</w:t>
            </w:r>
          </w:p>
        </w:tc>
      </w:tr>
      <w:tr w:rsidR="00290BB4" w14:paraId="312724D3" w14:textId="77777777">
        <w:trPr>
          <w:cantSplit/>
          <w:jc w:val="center"/>
        </w:trPr>
        <w:tc>
          <w:tcPr>
            <w:tcW w:w="1614" w:type="dxa"/>
          </w:tcPr>
          <w:p w14:paraId="31854DFC" w14:textId="77777777" w:rsidR="00290BB4" w:rsidRDefault="00000000">
            <w:pPr>
              <w:keepNext/>
              <w:spacing w:before="40" w:after="40"/>
              <w:jc w:val="left"/>
            </w:pPr>
            <w:r>
              <w:rPr>
                <w:rFonts w:ascii="游明朝" w:eastAsia="游明朝" w:hAnsi="游明朝"/>
                <w:b/>
                <w:sz w:val="20"/>
              </w:rPr>
              <w:t>ProtoRAF</w:t>
            </w:r>
          </w:p>
        </w:tc>
        <w:tc>
          <w:tcPr>
            <w:tcW w:w="1050" w:type="dxa"/>
          </w:tcPr>
          <w:p w14:paraId="620D94E3" w14:textId="77777777" w:rsidR="00290BB4" w:rsidRDefault="00000000">
            <w:pPr>
              <w:keepNext/>
              <w:spacing w:before="40" w:after="40"/>
              <w:jc w:val="center"/>
            </w:pPr>
            <w:r>
              <w:rPr>
                <w:rFonts w:ascii="游明朝" w:eastAsia="游明朝" w:hAnsi="游明朝"/>
                <w:b/>
                <w:sz w:val="20"/>
              </w:rPr>
              <w:t>8.9%</w:t>
            </w:r>
          </w:p>
        </w:tc>
        <w:tc>
          <w:tcPr>
            <w:tcW w:w="1050" w:type="dxa"/>
          </w:tcPr>
          <w:p w14:paraId="3E15A839" w14:textId="77777777" w:rsidR="00290BB4" w:rsidRDefault="00000000">
            <w:pPr>
              <w:keepNext/>
              <w:spacing w:before="40" w:after="40"/>
              <w:jc w:val="center"/>
            </w:pPr>
            <w:r>
              <w:rPr>
                <w:rFonts w:ascii="游明朝" w:eastAsia="游明朝" w:hAnsi="游明朝"/>
                <w:b/>
                <w:sz w:val="20"/>
              </w:rPr>
              <w:t>21.4%</w:t>
            </w:r>
          </w:p>
        </w:tc>
        <w:tc>
          <w:tcPr>
            <w:tcW w:w="1050" w:type="dxa"/>
          </w:tcPr>
          <w:p w14:paraId="5FE371CA" w14:textId="77777777" w:rsidR="00290BB4" w:rsidRDefault="00000000">
            <w:pPr>
              <w:keepNext/>
              <w:spacing w:before="40" w:after="40"/>
              <w:jc w:val="center"/>
            </w:pPr>
            <w:r>
              <w:rPr>
                <w:rFonts w:ascii="游明朝" w:eastAsia="游明朝" w:hAnsi="游明朝"/>
                <w:b/>
                <w:sz w:val="20"/>
              </w:rPr>
              <w:t>53.3%</w:t>
            </w:r>
          </w:p>
        </w:tc>
        <w:tc>
          <w:tcPr>
            <w:tcW w:w="1050" w:type="dxa"/>
          </w:tcPr>
          <w:p w14:paraId="33913F7B" w14:textId="77777777" w:rsidR="00290BB4" w:rsidRDefault="00000000">
            <w:pPr>
              <w:keepNext/>
              <w:spacing w:before="40" w:after="40"/>
              <w:jc w:val="center"/>
            </w:pPr>
            <w:r>
              <w:rPr>
                <w:rFonts w:ascii="游明朝" w:eastAsia="游明朝" w:hAnsi="游明朝"/>
                <w:b/>
                <w:sz w:val="20"/>
              </w:rPr>
              <w:t>13.0%</w:t>
            </w:r>
          </w:p>
        </w:tc>
        <w:tc>
          <w:tcPr>
            <w:tcW w:w="1050" w:type="dxa"/>
          </w:tcPr>
          <w:p w14:paraId="663D1724" w14:textId="77777777" w:rsidR="00290BB4" w:rsidRDefault="00000000">
            <w:pPr>
              <w:keepNext/>
              <w:spacing w:before="40" w:after="40"/>
              <w:jc w:val="center"/>
            </w:pPr>
            <w:r>
              <w:rPr>
                <w:rFonts w:ascii="游明朝" w:eastAsia="游明朝" w:hAnsi="游明朝"/>
                <w:b/>
                <w:sz w:val="20"/>
              </w:rPr>
              <w:t>139.6%</w:t>
            </w:r>
          </w:p>
        </w:tc>
        <w:tc>
          <w:tcPr>
            <w:tcW w:w="1050" w:type="dxa"/>
          </w:tcPr>
          <w:p w14:paraId="50ADA887" w14:textId="77777777" w:rsidR="00290BB4" w:rsidRDefault="00000000">
            <w:pPr>
              <w:keepNext/>
              <w:spacing w:before="40" w:after="40"/>
              <w:jc w:val="center"/>
            </w:pPr>
            <w:r>
              <w:rPr>
                <w:rFonts w:ascii="游明朝" w:eastAsia="游明朝" w:hAnsi="游明朝"/>
                <w:b/>
                <w:sz w:val="20"/>
              </w:rPr>
              <w:t>554.3%</w:t>
            </w:r>
          </w:p>
        </w:tc>
      </w:tr>
      <w:tr w:rsidR="00290BB4" w14:paraId="570BC520" w14:textId="77777777">
        <w:trPr>
          <w:cantSplit/>
          <w:jc w:val="center"/>
        </w:trPr>
        <w:tc>
          <w:tcPr>
            <w:tcW w:w="1614" w:type="dxa"/>
          </w:tcPr>
          <w:p w14:paraId="45BC8E11" w14:textId="77777777" w:rsidR="00290BB4" w:rsidRDefault="00000000">
            <w:pPr>
              <w:keepNext/>
              <w:spacing w:before="40" w:after="40"/>
              <w:jc w:val="left"/>
            </w:pPr>
            <w:r>
              <w:rPr>
                <w:rFonts w:ascii="游明朝" w:eastAsia="游明朝" w:hAnsi="游明朝"/>
                <w:b/>
                <w:sz w:val="20"/>
              </w:rPr>
              <w:t>Baseline</w:t>
            </w:r>
          </w:p>
        </w:tc>
        <w:tc>
          <w:tcPr>
            <w:tcW w:w="1050" w:type="dxa"/>
          </w:tcPr>
          <w:p w14:paraId="6DA2ECBA" w14:textId="77777777" w:rsidR="00290BB4" w:rsidRDefault="00000000">
            <w:pPr>
              <w:keepNext/>
              <w:spacing w:before="40" w:after="40"/>
              <w:jc w:val="center"/>
            </w:pPr>
            <w:r>
              <w:rPr>
                <w:rFonts w:ascii="游明朝" w:eastAsia="游明朝" w:hAnsi="游明朝"/>
                <w:b/>
                <w:sz w:val="20"/>
              </w:rPr>
              <w:t>8.9%</w:t>
            </w:r>
          </w:p>
        </w:tc>
        <w:tc>
          <w:tcPr>
            <w:tcW w:w="1050" w:type="dxa"/>
          </w:tcPr>
          <w:p w14:paraId="1E609183" w14:textId="77777777" w:rsidR="00290BB4" w:rsidRDefault="00000000">
            <w:pPr>
              <w:keepNext/>
              <w:spacing w:before="40" w:after="40"/>
              <w:jc w:val="center"/>
            </w:pPr>
            <w:r>
              <w:rPr>
                <w:rFonts w:ascii="游明朝" w:eastAsia="游明朝" w:hAnsi="游明朝"/>
                <w:b/>
                <w:sz w:val="20"/>
              </w:rPr>
              <w:t>21.5%</w:t>
            </w:r>
          </w:p>
        </w:tc>
        <w:tc>
          <w:tcPr>
            <w:tcW w:w="1050" w:type="dxa"/>
          </w:tcPr>
          <w:p w14:paraId="79BAFE51" w14:textId="77777777" w:rsidR="00290BB4" w:rsidRDefault="00000000">
            <w:pPr>
              <w:keepNext/>
              <w:spacing w:before="40" w:after="40"/>
              <w:jc w:val="center"/>
            </w:pPr>
            <w:r>
              <w:rPr>
                <w:rFonts w:ascii="游明朝" w:eastAsia="游明朝" w:hAnsi="游明朝"/>
                <w:b/>
                <w:sz w:val="20"/>
              </w:rPr>
              <w:t>53.3%</w:t>
            </w:r>
          </w:p>
        </w:tc>
        <w:tc>
          <w:tcPr>
            <w:tcW w:w="1050" w:type="dxa"/>
          </w:tcPr>
          <w:p w14:paraId="15BB5E51" w14:textId="77777777" w:rsidR="00290BB4" w:rsidRDefault="00000000">
            <w:pPr>
              <w:keepNext/>
              <w:spacing w:before="40" w:after="40"/>
              <w:jc w:val="center"/>
            </w:pPr>
            <w:r>
              <w:rPr>
                <w:rFonts w:ascii="游明朝" w:eastAsia="游明朝" w:hAnsi="游明朝"/>
                <w:b/>
                <w:sz w:val="20"/>
              </w:rPr>
              <w:t>13.9%</w:t>
            </w:r>
          </w:p>
        </w:tc>
        <w:tc>
          <w:tcPr>
            <w:tcW w:w="1050" w:type="dxa"/>
          </w:tcPr>
          <w:p w14:paraId="501E0AB0" w14:textId="77777777" w:rsidR="00290BB4" w:rsidRDefault="00000000">
            <w:pPr>
              <w:keepNext/>
              <w:spacing w:before="40" w:after="40"/>
              <w:jc w:val="center"/>
            </w:pPr>
            <w:r>
              <w:rPr>
                <w:rFonts w:ascii="游明朝" w:eastAsia="游明朝" w:hAnsi="游明朝"/>
                <w:b/>
                <w:sz w:val="20"/>
              </w:rPr>
              <w:t>139.8%</w:t>
            </w:r>
          </w:p>
        </w:tc>
        <w:tc>
          <w:tcPr>
            <w:tcW w:w="1050" w:type="dxa"/>
          </w:tcPr>
          <w:p w14:paraId="2B8CE3CC" w14:textId="77777777" w:rsidR="00290BB4" w:rsidRDefault="00000000">
            <w:pPr>
              <w:keepNext/>
              <w:spacing w:before="40" w:after="40"/>
              <w:jc w:val="center"/>
            </w:pPr>
            <w:r>
              <w:rPr>
                <w:rFonts w:ascii="游明朝" w:eastAsia="游明朝" w:hAnsi="游明朝"/>
                <w:b/>
                <w:sz w:val="20"/>
              </w:rPr>
              <w:t>553.9%</w:t>
            </w:r>
          </w:p>
        </w:tc>
      </w:tr>
    </w:tbl>
    <w:p w14:paraId="61F38C1E" w14:textId="77777777" w:rsidR="00545825" w:rsidRDefault="00000000">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スパイクの時点では，いずれの手法も</w:t>
      </w:r>
      <m:oMath>
        <m:r>
          <w:rPr>
            <w:rFonts w:ascii="Cambria Math" w:hAnsi="Cambria Math"/>
            <w:sz w:val="22"/>
            <w:szCs w:val="22"/>
          </w:rPr>
          <m:t>R</m:t>
        </m:r>
      </m:oMath>
      <w:r>
        <w:rPr>
          <w:rFonts w:ascii="游明朝" w:eastAsia="游明朝" w:hAnsi="游明朝" w:cs="游明朝"/>
          <w:color w:val="222222"/>
          <w:sz w:val="22"/>
          <w:szCs w:val="22"/>
          <w:u w:color="222222"/>
          <w:shd w:val="clear" w:color="auto" w:fill="FFFFFF"/>
          <w:lang w:val="ja-JP"/>
        </w:rPr>
        <w:t>が100%を大きく下回っており，実績の水準に届いておりません．中央値（</w:t>
      </w:r>
      <m:oMath>
        <m:r>
          <w:rPr>
            <w:rFonts w:ascii="Cambria Math" w:hAnsi="Cambria Math"/>
            <w:sz w:val="22"/>
            <w:szCs w:val="22"/>
          </w:rPr>
          <m:t>τ=0.5</m:t>
        </m:r>
      </m:oMath>
      <w:r>
        <w:rPr>
          <w:rFonts w:ascii="游明朝" w:eastAsia="游明朝" w:hAnsi="游明朝" w:cs="游明朝"/>
          <w:color w:val="222222"/>
          <w:sz w:val="22"/>
          <w:szCs w:val="22"/>
          <w:u w:color="222222"/>
          <w:shd w:val="clear" w:color="auto" w:fill="FFFFFF"/>
          <w:lang w:val="ja-JP"/>
        </w:rPr>
        <w:t>）で提案手法は27.1%，従来手法ProtoRAFは21.4%，上側分位点（</w:t>
      </w:r>
      <m:oMath>
        <m:r>
          <w:rPr>
            <w:rFonts w:ascii="Cambria Math" w:hAnsi="Cambria Math"/>
            <w:sz w:val="22"/>
            <w:szCs w:val="22"/>
          </w:rPr>
          <m:t>τ=0.9</m:t>
        </m:r>
      </m:oMath>
      <w:r>
        <w:rPr>
          <w:rFonts w:ascii="游明朝" w:eastAsia="游明朝" w:hAnsi="游明朝" w:cs="游明朝"/>
          <w:color w:val="222222"/>
          <w:sz w:val="22"/>
          <w:szCs w:val="22"/>
          <w:u w:color="222222"/>
          <w:shd w:val="clear" w:color="auto" w:fill="FFFFFF"/>
          <w:lang w:val="ja-JP"/>
        </w:rPr>
        <w:t>）でも提案手法56.9%，ProtoRAF 53.3%です．提案手法の方が高い値ではございますが，スパイクの高さそのものを再現できているとはいえません．</w:t>
      </w:r>
    </w:p>
    <w:p w14:paraId="7996496B" w14:textId="599AC4F3" w:rsidR="00290BB4" w:rsidRDefault="00000000">
      <w:pPr>
        <w:ind w:firstLine="220"/>
        <w:rPr>
          <w:rFonts w:ascii="游明朝" w:eastAsia="游明朝" w:hAnsi="游明朝" w:cs="游明朝"/>
          <w:color w:val="222222"/>
          <w:sz w:val="22"/>
          <w:szCs w:val="22"/>
          <w:u w:color="222222"/>
          <w:shd w:val="clear" w:color="auto" w:fill="FFFFFF"/>
          <w:lang w:val="ja-JP"/>
        </w:rPr>
      </w:pPr>
      <w:del w:id="79" w:author="MIKAWA Kenta" w:date="2026-09-24T12:00:00Z" w16du:dateUtc="2026-09-24T03:00:00Z">
        <w:r w:rsidDel="00D421AB">
          <w:rPr>
            <w:rFonts w:ascii="游明朝" w:eastAsia="游明朝" w:hAnsi="游明朝" w:cs="游明朝" w:hint="eastAsia"/>
            <w:color w:val="222222"/>
            <w:sz w:val="22"/>
            <w:szCs w:val="22"/>
            <w:u w:color="222222"/>
            <w:shd w:val="clear" w:color="auto" w:fill="FFFFFF"/>
            <w:lang w:val="ja-JP"/>
          </w:rPr>
          <w:delText>着目</w:delText>
        </w:r>
      </w:del>
      <w:del w:id="80" w:author="MIKAWA Kenta" w:date="2026-09-24T12:01:00Z" w16du:dateUtc="2026-09-24T03:01:00Z">
        <w:r w:rsidDel="00D421AB">
          <w:rPr>
            <w:rFonts w:ascii="游明朝" w:eastAsia="游明朝" w:hAnsi="游明朝" w:cs="游明朝" w:hint="eastAsia"/>
            <w:color w:val="222222"/>
            <w:sz w:val="22"/>
            <w:szCs w:val="22"/>
            <w:u w:color="222222"/>
            <w:shd w:val="clear" w:color="auto" w:fill="FFFFFF"/>
            <w:lang w:val="ja-JP"/>
          </w:rPr>
          <w:delText>いただきたいのは平常時との対比でございます．</w:delText>
        </w:r>
      </w:del>
      <w:ins w:id="81" w:author="MIKAWA Kenta" w:date="2026-09-24T12:01:00Z" w16du:dateUtc="2026-09-24T03:01:00Z">
        <w:r w:rsidR="00D421AB">
          <w:rPr>
            <w:rFonts w:ascii="游明朝" w:eastAsia="游明朝" w:hAnsi="游明朝" w:cs="游明朝" w:hint="eastAsia"/>
            <w:color w:val="222222"/>
            <w:sz w:val="22"/>
            <w:szCs w:val="22"/>
            <w:u w:color="222222"/>
            <w:shd w:val="clear" w:color="auto" w:fill="FFFFFF"/>
            <w:lang w:val="ja-JP"/>
          </w:rPr>
          <w:t>一方で，</w:t>
        </w:r>
      </w:ins>
      <w:r>
        <w:rPr>
          <w:rFonts w:ascii="游明朝" w:eastAsia="游明朝" w:hAnsi="游明朝" w:cs="游明朝"/>
          <w:color w:val="222222"/>
          <w:sz w:val="22"/>
          <w:szCs w:val="22"/>
          <w:u w:color="222222"/>
          <w:shd w:val="clear" w:color="auto" w:fill="FFFFFF"/>
          <w:lang w:val="ja-JP"/>
        </w:rPr>
        <w:t>平常時では</w:t>
      </w:r>
      <m:oMath>
        <m:r>
          <w:rPr>
            <w:rFonts w:ascii="Cambria Math" w:hAnsi="Cambria Math"/>
            <w:sz w:val="22"/>
            <w:szCs w:val="22"/>
          </w:rPr>
          <m:t>R</m:t>
        </m:r>
      </m:oMath>
      <w:r>
        <w:rPr>
          <w:rFonts w:ascii="游明朝" w:eastAsia="游明朝" w:hAnsi="游明朝" w:cs="游明朝"/>
          <w:color w:val="222222"/>
          <w:sz w:val="22"/>
          <w:szCs w:val="22"/>
          <w:u w:color="222222"/>
          <w:shd w:val="clear" w:color="auto" w:fill="FFFFFF"/>
          <w:lang w:val="ja-JP"/>
        </w:rPr>
        <w:t>が逆に100%を上回り，中央値で提案手法115.0%に対しProtoRAFは139.6%，上側分位点では提案手法405.3%に対しProtoRAFは554.3%です．</w:t>
      </w:r>
      <w:ins w:id="82" w:author="MIKAWA Kenta" w:date="2026-09-24T12:04:00Z" w16du:dateUtc="2026-09-24T03:04:00Z">
        <w:r w:rsidR="003C1843" w:rsidRPr="003C1843">
          <w:rPr>
            <w:rFonts w:ascii="游明朝" w:eastAsia="游明朝" w:hAnsi="游明朝" w:cs="游明朝"/>
            <w:color w:val="222222"/>
            <w:sz w:val="22"/>
            <w:szCs w:val="22"/>
            <w:u w:color="222222"/>
            <w:shd w:val="clear" w:color="auto" w:fill="FFFFFF"/>
            <w:lang w:val="ja-JP"/>
          </w:rPr>
          <w:t>従来手法では平常時において実績値を大幅に上回る予測値を示しているのに対し，提案手法ではその過大予測が比較的抑制されていることが確認でき</w:t>
        </w:r>
        <w:r w:rsidR="003C1843">
          <w:rPr>
            <w:rFonts w:ascii="游明朝" w:eastAsia="游明朝" w:hAnsi="游明朝" w:cs="游明朝" w:hint="eastAsia"/>
            <w:color w:val="222222"/>
            <w:sz w:val="22"/>
            <w:szCs w:val="22"/>
            <w:u w:color="222222"/>
            <w:shd w:val="clear" w:color="auto" w:fill="FFFFFF"/>
            <w:lang w:val="ja-JP"/>
          </w:rPr>
          <w:t>ます</w:t>
        </w:r>
        <w:r w:rsidR="003C1843" w:rsidRPr="003C1843">
          <w:rPr>
            <w:rFonts w:ascii="游明朝" w:eastAsia="游明朝" w:hAnsi="游明朝" w:cs="游明朝"/>
            <w:color w:val="222222"/>
            <w:sz w:val="22"/>
            <w:szCs w:val="22"/>
            <w:u w:color="222222"/>
            <w:shd w:val="clear" w:color="auto" w:fill="FFFFFF"/>
            <w:lang w:val="ja-JP"/>
          </w:rPr>
          <w:t>．</w:t>
        </w:r>
      </w:ins>
      <w:del w:id="83" w:author="MIKAWA Kenta" w:date="2026-09-24T12:04:00Z" w16du:dateUtc="2026-09-24T03:04:00Z">
        <w:r w:rsidDel="003C1843">
          <w:rPr>
            <w:rFonts w:ascii="游明朝" w:eastAsia="游明朝" w:hAnsi="游明朝" w:cs="游明朝"/>
            <w:color w:val="222222"/>
            <w:sz w:val="22"/>
            <w:szCs w:val="22"/>
            <w:u w:color="222222"/>
            <w:shd w:val="clear" w:color="auto" w:fill="FFFFFF"/>
            <w:lang w:val="ja-JP"/>
          </w:rPr>
          <w:delText>すなわち従来手法</w:delText>
        </w:r>
      </w:del>
      <w:del w:id="84" w:author="MIKAWA Kenta" w:date="2026-09-24T12:03:00Z" w16du:dateUtc="2026-09-24T03:03:00Z">
        <w:r w:rsidDel="00D421AB">
          <w:rPr>
            <w:rFonts w:ascii="游明朝" w:eastAsia="游明朝" w:hAnsi="游明朝" w:cs="游明朝" w:hint="eastAsia"/>
            <w:color w:val="222222"/>
            <w:sz w:val="22"/>
            <w:szCs w:val="22"/>
            <w:u w:color="222222"/>
            <w:shd w:val="clear" w:color="auto" w:fill="FFFFFF"/>
            <w:lang w:val="ja-JP"/>
          </w:rPr>
          <w:delText>が</w:delText>
        </w:r>
      </w:del>
      <w:del w:id="85" w:author="MIKAWA Kenta" w:date="2026-09-24T12:04:00Z" w16du:dateUtc="2026-09-24T03:04:00Z">
        <w:r w:rsidDel="003C1843">
          <w:rPr>
            <w:rFonts w:ascii="游明朝" w:eastAsia="游明朝" w:hAnsi="游明朝" w:cs="游明朝"/>
            <w:color w:val="222222"/>
            <w:sz w:val="22"/>
            <w:szCs w:val="22"/>
            <w:u w:color="222222"/>
            <w:shd w:val="clear" w:color="auto" w:fill="FFFFFF"/>
            <w:lang w:val="ja-JP"/>
          </w:rPr>
          <w:delText>平常時に実績よりかなり高い予測を出しているのに対し，提案手法はその過大さが小さく抑えられております．</w:delText>
        </w:r>
      </w:del>
      <w:ins w:id="86" w:author="MIKAWA Kenta" w:date="2026-09-24T12:05:00Z" w16du:dateUtc="2026-09-24T03:05:00Z">
        <w:r w:rsidR="003C1843">
          <w:rPr>
            <w:rFonts w:ascii="游明朝" w:eastAsia="游明朝" w:hAnsi="游明朝" w:cs="游明朝" w:hint="eastAsia"/>
            <w:color w:val="222222"/>
            <w:sz w:val="22"/>
            <w:szCs w:val="22"/>
            <w:u w:color="222222"/>
            <w:shd w:val="clear" w:color="auto" w:fill="FFFFFF"/>
            <w:lang w:val="ja-JP"/>
          </w:rPr>
          <w:t>すなわち，</w:t>
        </w:r>
      </w:ins>
      <w:r>
        <w:rPr>
          <w:rFonts w:ascii="游明朝" w:eastAsia="游明朝" w:hAnsi="游明朝" w:cs="游明朝"/>
          <w:color w:val="222222"/>
          <w:sz w:val="22"/>
          <w:szCs w:val="22"/>
          <w:u w:color="222222"/>
          <w:shd w:val="clear" w:color="auto" w:fill="FFFFFF"/>
          <w:lang w:val="ja-JP"/>
        </w:rPr>
        <w:t>スパイク</w:t>
      </w:r>
      <w:ins w:id="87" w:author="MIKAWA Kenta" w:date="2026-09-24T12:04:00Z" w16du:dateUtc="2026-09-24T03:04:00Z">
        <w:r w:rsidR="003C1843">
          <w:rPr>
            <w:rFonts w:ascii="游明朝" w:eastAsia="游明朝" w:hAnsi="游明朝" w:cs="游明朝" w:hint="eastAsia"/>
            <w:color w:val="222222"/>
            <w:sz w:val="22"/>
            <w:szCs w:val="22"/>
            <w:u w:color="222222"/>
            <w:shd w:val="clear" w:color="auto" w:fill="FFFFFF"/>
            <w:lang w:val="ja-JP"/>
          </w:rPr>
          <w:t>発生時に</w:t>
        </w:r>
      </w:ins>
      <w:del w:id="88" w:author="MIKAWA Kenta" w:date="2026-09-24T12:04:00Z" w16du:dateUtc="2026-09-24T03:04:00Z">
        <w:r w:rsidDel="003C1843">
          <w:rPr>
            <w:rFonts w:ascii="游明朝" w:eastAsia="游明朝" w:hAnsi="游明朝" w:cs="游明朝"/>
            <w:color w:val="222222"/>
            <w:sz w:val="22"/>
            <w:szCs w:val="22"/>
            <w:u w:color="222222"/>
            <w:shd w:val="clear" w:color="auto" w:fill="FFFFFF"/>
            <w:lang w:val="ja-JP"/>
          </w:rPr>
          <w:delText>の時点</w:delText>
        </w:r>
      </w:del>
      <w:del w:id="89" w:author="MIKAWA Kenta" w:date="2026-09-24T12:05:00Z" w16du:dateUtc="2026-09-24T03:05:00Z">
        <w:r w:rsidDel="003C1843">
          <w:rPr>
            <w:rFonts w:ascii="游明朝" w:eastAsia="游明朝" w:hAnsi="游明朝" w:cs="游明朝"/>
            <w:color w:val="222222"/>
            <w:sz w:val="22"/>
            <w:szCs w:val="22"/>
            <w:u w:color="222222"/>
            <w:shd w:val="clear" w:color="auto" w:fill="FFFFFF"/>
            <w:lang w:val="ja-JP"/>
          </w:rPr>
          <w:delText>で</w:delText>
        </w:r>
      </w:del>
      <w:r>
        <w:rPr>
          <w:rFonts w:ascii="游明朝" w:eastAsia="游明朝" w:hAnsi="游明朝" w:cs="游明朝"/>
          <w:color w:val="222222"/>
          <w:sz w:val="22"/>
          <w:szCs w:val="22"/>
          <w:u w:color="222222"/>
          <w:shd w:val="clear" w:color="auto" w:fill="FFFFFF"/>
          <w:lang w:val="ja-JP"/>
        </w:rPr>
        <w:t>は</w:t>
      </w:r>
      <m:oMath>
        <m:r>
          <w:rPr>
            <w:rFonts w:ascii="Cambria Math" w:hAnsi="Cambria Math"/>
            <w:sz w:val="22"/>
            <w:szCs w:val="22"/>
          </w:rPr>
          <m:t>R</m:t>
        </m:r>
      </m:oMath>
      <w:r>
        <w:rPr>
          <w:rFonts w:ascii="游明朝" w:eastAsia="游明朝" w:hAnsi="游明朝" w:cs="游明朝"/>
          <w:color w:val="222222"/>
          <w:sz w:val="22"/>
          <w:szCs w:val="22"/>
          <w:u w:color="222222"/>
          <w:shd w:val="clear" w:color="auto" w:fill="FFFFFF"/>
          <w:lang w:val="ja-JP"/>
        </w:rPr>
        <w:t>が従来手法より高く，平常時では低い</w:t>
      </w:r>
      <w:ins w:id="90" w:author="MIKAWA Kenta" w:date="2026-09-24T12:05:00Z" w16du:dateUtc="2026-09-24T03:05:00Z">
        <w:r w:rsidR="003C1843">
          <w:rPr>
            <w:rFonts w:ascii="游明朝" w:eastAsia="游明朝" w:hAnsi="游明朝" w:cs="游明朝" w:hint="eastAsia"/>
            <w:color w:val="222222"/>
            <w:sz w:val="22"/>
            <w:szCs w:val="22"/>
            <w:u w:color="222222"/>
            <w:shd w:val="clear" w:color="auto" w:fill="FFFFFF"/>
            <w:lang w:val="ja-JP"/>
          </w:rPr>
          <w:t>ことを示しています</w:t>
        </w:r>
      </w:ins>
      <w:r>
        <w:rPr>
          <w:rFonts w:ascii="游明朝" w:eastAsia="游明朝" w:hAnsi="游明朝" w:cs="游明朝"/>
          <w:color w:val="222222"/>
          <w:sz w:val="22"/>
          <w:szCs w:val="22"/>
          <w:u w:color="222222"/>
          <w:shd w:val="clear" w:color="auto" w:fill="FFFFFF"/>
          <w:lang w:val="ja-JP"/>
        </w:rPr>
        <w:t>．</w:t>
      </w:r>
      <w:ins w:id="91" w:author="MIKAWA Kenta" w:date="2026-09-24T12:05:00Z" w16du:dateUtc="2026-09-24T03:05:00Z">
        <w:r w:rsidR="003C1843">
          <w:rPr>
            <w:rFonts w:ascii="游明朝" w:eastAsia="游明朝" w:hAnsi="游明朝" w:cs="游明朝" w:hint="eastAsia"/>
            <w:color w:val="222222"/>
            <w:sz w:val="22"/>
            <w:szCs w:val="22"/>
            <w:u w:color="222222"/>
            <w:shd w:val="clear" w:color="auto" w:fill="FFFFFF"/>
            <w:lang w:val="ja-JP"/>
          </w:rPr>
          <w:t>このことから，提案手法は</w:t>
        </w:r>
      </w:ins>
      <w:r>
        <w:rPr>
          <w:rFonts w:ascii="游明朝" w:eastAsia="游明朝" w:hAnsi="游明朝" w:cs="游明朝"/>
          <w:color w:val="222222"/>
          <w:sz w:val="22"/>
          <w:szCs w:val="22"/>
          <w:u w:color="222222"/>
          <w:shd w:val="clear" w:color="auto" w:fill="FFFFFF"/>
          <w:lang w:val="ja-JP"/>
        </w:rPr>
        <w:t>上側分位点を一律に</w:t>
      </w:r>
      <w:del w:id="92" w:author="MIKAWA Kenta" w:date="2026-09-24T12:05:00Z" w16du:dateUtc="2026-09-24T03:05:00Z">
        <w:r w:rsidDel="003C1843">
          <w:rPr>
            <w:rFonts w:ascii="游明朝" w:eastAsia="游明朝" w:hAnsi="游明朝" w:cs="游明朝" w:hint="eastAsia"/>
            <w:color w:val="222222"/>
            <w:sz w:val="22"/>
            <w:szCs w:val="22"/>
            <w:u w:color="222222"/>
            <w:shd w:val="clear" w:color="auto" w:fill="FFFFFF"/>
            <w:lang w:val="ja-JP"/>
          </w:rPr>
          <w:delText>広げて当てにい</w:delText>
        </w:r>
      </w:del>
      <w:ins w:id="93" w:author="MIKAWA Kenta" w:date="2026-09-24T12:05:00Z" w16du:dateUtc="2026-09-24T03:05:00Z">
        <w:r w:rsidR="003C1843">
          <w:rPr>
            <w:rFonts w:ascii="游明朝" w:eastAsia="游明朝" w:hAnsi="游明朝" w:cs="游明朝" w:hint="eastAsia"/>
            <w:color w:val="222222"/>
            <w:sz w:val="22"/>
            <w:szCs w:val="22"/>
            <w:u w:color="222222"/>
            <w:shd w:val="clear" w:color="auto" w:fill="FFFFFF"/>
            <w:lang w:val="ja-JP"/>
          </w:rPr>
          <w:t>スパイクに対応しているのではなく，</w:t>
        </w:r>
      </w:ins>
      <w:del w:id="94" w:author="MIKAWA Kenta" w:date="2026-09-24T12:05:00Z" w16du:dateUtc="2026-09-24T03:05:00Z">
        <w:r w:rsidDel="003C1843">
          <w:rPr>
            <w:rFonts w:ascii="游明朝" w:eastAsia="游明朝" w:hAnsi="游明朝" w:cs="游明朝" w:hint="eastAsia"/>
            <w:color w:val="222222"/>
            <w:sz w:val="22"/>
            <w:szCs w:val="22"/>
            <w:u w:color="222222"/>
            <w:shd w:val="clear" w:color="auto" w:fill="FFFFFF"/>
            <w:lang w:val="ja-JP"/>
          </w:rPr>
          <w:delText>っているのではなく</w:delText>
        </w:r>
      </w:del>
      <w:ins w:id="95" w:author="MIKAWA Kenta" w:date="2026-09-24T12:05:00Z" w16du:dateUtc="2026-09-24T03:05:00Z">
        <w:r w:rsidR="003C1843">
          <w:rPr>
            <w:rFonts w:ascii="游明朝" w:eastAsia="游明朝" w:hAnsi="游明朝" w:cs="游明朝" w:hint="eastAsia"/>
            <w:color w:val="222222"/>
            <w:sz w:val="22"/>
            <w:szCs w:val="22"/>
            <w:u w:color="222222"/>
            <w:shd w:val="clear" w:color="auto" w:fill="FFFFFF"/>
            <w:lang w:val="ja-JP"/>
          </w:rPr>
          <w:t>拡大することで</w:t>
        </w:r>
      </w:ins>
      <w:r>
        <w:rPr>
          <w:rFonts w:ascii="游明朝" w:eastAsia="游明朝" w:hAnsi="游明朝" w:cs="游明朝"/>
          <w:color w:val="222222"/>
          <w:sz w:val="22"/>
          <w:szCs w:val="22"/>
          <w:u w:color="222222"/>
          <w:shd w:val="clear" w:color="auto" w:fill="FFFFFF"/>
          <w:lang w:val="ja-JP"/>
        </w:rPr>
        <w:t>，スパイク</w:t>
      </w:r>
      <w:ins w:id="96" w:author="MIKAWA Kenta" w:date="2026-09-24T12:06:00Z" w16du:dateUtc="2026-09-24T03:06:00Z">
        <w:r w:rsidR="003C1843">
          <w:rPr>
            <w:rFonts w:ascii="游明朝" w:eastAsia="游明朝" w:hAnsi="游明朝" w:cs="游明朝" w:hint="eastAsia"/>
            <w:color w:val="222222"/>
            <w:sz w:val="22"/>
            <w:szCs w:val="22"/>
            <w:u w:color="222222"/>
            <w:shd w:val="clear" w:color="auto" w:fill="FFFFFF"/>
            <w:lang w:val="ja-JP"/>
          </w:rPr>
          <w:t>が生じる</w:t>
        </w:r>
      </w:ins>
      <w:del w:id="97" w:author="MIKAWA Kenta" w:date="2026-09-24T12:06:00Z" w16du:dateUtc="2026-09-24T03:06:00Z">
        <w:r w:rsidDel="003C1843">
          <w:rPr>
            <w:rFonts w:ascii="游明朝" w:eastAsia="游明朝" w:hAnsi="游明朝" w:cs="游明朝"/>
            <w:color w:val="222222"/>
            <w:sz w:val="22"/>
            <w:szCs w:val="22"/>
            <w:u w:color="222222"/>
            <w:shd w:val="clear" w:color="auto" w:fill="FFFFFF"/>
            <w:lang w:val="ja-JP"/>
          </w:rPr>
          <w:delText>の</w:delText>
        </w:r>
      </w:del>
      <w:r>
        <w:rPr>
          <w:rFonts w:ascii="游明朝" w:eastAsia="游明朝" w:hAnsi="游明朝" w:cs="游明朝"/>
          <w:color w:val="222222"/>
          <w:sz w:val="22"/>
          <w:szCs w:val="22"/>
          <w:u w:color="222222"/>
          <w:shd w:val="clear" w:color="auto" w:fill="FFFFFF"/>
          <w:lang w:val="ja-JP"/>
        </w:rPr>
        <w:t>時点</w:t>
      </w:r>
      <w:ins w:id="98" w:author="MIKAWA Kenta" w:date="2026-09-24T12:06:00Z" w16du:dateUtc="2026-09-24T03:06:00Z">
        <w:r w:rsidR="003C1843">
          <w:rPr>
            <w:rFonts w:ascii="游明朝" w:eastAsia="游明朝" w:hAnsi="游明朝" w:cs="游明朝" w:hint="eastAsia"/>
            <w:color w:val="222222"/>
            <w:sz w:val="22"/>
            <w:szCs w:val="22"/>
            <w:u w:color="222222"/>
            <w:shd w:val="clear" w:color="auto" w:fill="FFFFFF"/>
            <w:lang w:val="ja-JP"/>
          </w:rPr>
          <w:t>に応じて</w:t>
        </w:r>
      </w:ins>
      <w:del w:id="99" w:author="MIKAWA Kenta" w:date="2026-09-24T12:06:00Z" w16du:dateUtc="2026-09-24T03:06:00Z">
        <w:r w:rsidDel="003C1843">
          <w:rPr>
            <w:rFonts w:ascii="游明朝" w:eastAsia="游明朝" w:hAnsi="游明朝" w:cs="游明朝"/>
            <w:color w:val="222222"/>
            <w:sz w:val="22"/>
            <w:szCs w:val="22"/>
            <w:u w:color="222222"/>
            <w:shd w:val="clear" w:color="auto" w:fill="FFFFFF"/>
            <w:lang w:val="ja-JP"/>
          </w:rPr>
          <w:delText>を選んで</w:delText>
        </w:r>
      </w:del>
      <w:r>
        <w:rPr>
          <w:rFonts w:ascii="游明朝" w:eastAsia="游明朝" w:hAnsi="游明朝" w:cs="游明朝"/>
          <w:color w:val="222222"/>
          <w:sz w:val="22"/>
          <w:szCs w:val="22"/>
          <w:u w:color="222222"/>
          <w:shd w:val="clear" w:color="auto" w:fill="FFFFFF"/>
          <w:lang w:val="ja-JP"/>
        </w:rPr>
        <w:t>予測の水準</w:t>
      </w:r>
      <w:ins w:id="100" w:author="MIKAWA Kenta" w:date="2026-09-24T12:06:00Z" w16du:dateUtc="2026-09-24T03:06:00Z">
        <w:r w:rsidR="003C1843">
          <w:rPr>
            <w:rFonts w:ascii="游明朝" w:eastAsia="游明朝" w:hAnsi="游明朝" w:cs="游明朝" w:hint="eastAsia"/>
            <w:color w:val="222222"/>
            <w:sz w:val="22"/>
            <w:szCs w:val="22"/>
            <w:u w:color="222222"/>
            <w:shd w:val="clear" w:color="auto" w:fill="FFFFFF"/>
            <w:lang w:val="ja-JP"/>
          </w:rPr>
          <w:t>及び予測区間の幅を適応的に拡大している</w:t>
        </w:r>
      </w:ins>
      <w:del w:id="101" w:author="MIKAWA Kenta" w:date="2026-09-24T12:06:00Z" w16du:dateUtc="2026-09-24T03:06:00Z">
        <w:r w:rsidDel="003C1843">
          <w:rPr>
            <w:rFonts w:ascii="游明朝" w:eastAsia="游明朝" w:hAnsi="游明朝" w:cs="游明朝"/>
            <w:color w:val="222222"/>
            <w:sz w:val="22"/>
            <w:szCs w:val="22"/>
            <w:u w:color="222222"/>
            <w:shd w:val="clear" w:color="auto" w:fill="FFFFFF"/>
            <w:lang w:val="ja-JP"/>
          </w:rPr>
          <w:delText>と幅を引き上げている</w:delText>
        </w:r>
      </w:del>
      <w:r>
        <w:rPr>
          <w:rFonts w:ascii="游明朝" w:eastAsia="游明朝" w:hAnsi="游明朝" w:cs="游明朝"/>
          <w:color w:val="222222"/>
          <w:sz w:val="22"/>
          <w:szCs w:val="22"/>
          <w:u w:color="222222"/>
          <w:shd w:val="clear" w:color="auto" w:fill="FFFFFF"/>
          <w:lang w:val="ja-JP"/>
        </w:rPr>
        <w:t>，という</w:t>
      </w:r>
      <w:del w:id="102" w:author="MIKAWA Kenta" w:date="2026-09-24T12:06:00Z" w16du:dateUtc="2026-09-24T03:06:00Z">
        <w:r w:rsidDel="003C1843">
          <w:rPr>
            <w:rFonts w:ascii="游明朝" w:eastAsia="游明朝" w:hAnsi="游明朝" w:cs="游明朝" w:hint="eastAsia"/>
            <w:color w:val="222222"/>
            <w:sz w:val="22"/>
            <w:szCs w:val="22"/>
            <w:u w:color="222222"/>
            <w:shd w:val="clear" w:color="auto" w:fill="FFFFFF"/>
            <w:lang w:val="ja-JP"/>
          </w:rPr>
          <w:delText>点は示すことができていると考えております</w:delText>
        </w:r>
      </w:del>
      <w:ins w:id="103" w:author="MIKAWA Kenta" w:date="2026-09-24T12:06:00Z" w16du:dateUtc="2026-09-24T03:06:00Z">
        <w:r w:rsidR="003C1843">
          <w:rPr>
            <w:rFonts w:ascii="游明朝" w:eastAsia="游明朝" w:hAnsi="游明朝" w:cs="游明朝" w:hint="eastAsia"/>
            <w:color w:val="222222"/>
            <w:sz w:val="22"/>
            <w:szCs w:val="22"/>
            <w:u w:color="222222"/>
            <w:shd w:val="clear" w:color="auto" w:fill="FFFFFF"/>
            <w:lang w:val="ja-JP"/>
          </w:rPr>
          <w:t>ことが示唆されました</w:t>
        </w:r>
      </w:ins>
      <w:r>
        <w:rPr>
          <w:rFonts w:ascii="游明朝" w:eastAsia="游明朝" w:hAnsi="游明朝" w:cs="游明朝"/>
          <w:color w:val="222222"/>
          <w:sz w:val="22"/>
          <w:szCs w:val="22"/>
          <w:u w:color="222222"/>
          <w:shd w:val="clear" w:color="auto" w:fill="FFFFFF"/>
          <w:lang w:val="ja-JP"/>
        </w:rPr>
        <w:t>．なお，スパイクの時点のうち実績が</w:t>
      </w:r>
      <m:oMath>
        <m:r>
          <w:rPr>
            <w:rFonts w:ascii="Cambria Math" w:hAnsi="Cambria Math"/>
            <w:sz w:val="22"/>
            <w:szCs w:val="22"/>
          </w:rPr>
          <m:t>τ=0.9</m:t>
        </m:r>
      </m:oMath>
      <w:r>
        <w:rPr>
          <w:rFonts w:ascii="游明朝" w:eastAsia="游明朝" w:hAnsi="游明朝" w:cs="游明朝"/>
          <w:color w:val="222222"/>
          <w:sz w:val="22"/>
          <w:szCs w:val="22"/>
          <w:u w:color="222222"/>
          <w:shd w:val="clear" w:color="auto" w:fill="FFFFFF"/>
          <w:lang w:val="ja-JP"/>
        </w:rPr>
        <w:t>の予測に収まっていた割合は，提案手法が34.6%，ProtoRAFが29.9%であり，いずれも名目の90%を大きく下回っております．</w:t>
      </w:r>
    </w:p>
    <w:p w14:paraId="158B8430" w14:textId="5AC5020D" w:rsidR="00290BB4" w:rsidRDefault="00000000">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以上</w:t>
      </w:r>
      <w:ins w:id="104" w:author="MIKAWA Kenta" w:date="2026-09-24T12:07:00Z" w16du:dateUtc="2026-09-24T03:07:00Z">
        <w:r w:rsidR="00F7601B">
          <w:rPr>
            <w:rFonts w:ascii="游明朝" w:eastAsia="游明朝" w:hAnsi="游明朝" w:cs="游明朝" w:hint="eastAsia"/>
            <w:color w:val="222222"/>
            <w:sz w:val="22"/>
            <w:szCs w:val="22"/>
            <w:u w:color="222222"/>
            <w:shd w:val="clear" w:color="auto" w:fill="FFFFFF"/>
            <w:lang w:val="ja-JP"/>
          </w:rPr>
          <w:t>の結果から</w:t>
        </w:r>
      </w:ins>
      <w:del w:id="105" w:author="MIKAWA Kenta" w:date="2026-09-24T12:07:00Z" w16du:dateUtc="2026-09-24T03:07:00Z">
        <w:r w:rsidDel="00F7601B">
          <w:rPr>
            <w:rFonts w:ascii="游明朝" w:eastAsia="游明朝" w:hAnsi="游明朝" w:cs="游明朝"/>
            <w:color w:val="222222"/>
            <w:sz w:val="22"/>
            <w:szCs w:val="22"/>
            <w:u w:color="222222"/>
            <w:shd w:val="clear" w:color="auto" w:fill="FFFFFF"/>
            <w:lang w:val="ja-JP"/>
          </w:rPr>
          <w:delText>を踏まえますと</w:delText>
        </w:r>
      </w:del>
      <w:r>
        <w:rPr>
          <w:rFonts w:ascii="游明朝" w:eastAsia="游明朝" w:hAnsi="游明朝" w:cs="游明朝"/>
          <w:color w:val="222222"/>
          <w:sz w:val="22"/>
          <w:szCs w:val="22"/>
          <w:u w:color="222222"/>
          <w:shd w:val="clear" w:color="auto" w:fill="FFFFFF"/>
          <w:lang w:val="ja-JP"/>
        </w:rPr>
        <w:t>，提案手法</w:t>
      </w:r>
      <w:del w:id="106" w:author="MIKAWA Kenta" w:date="2026-09-24T12:07:00Z" w16du:dateUtc="2026-09-24T03:07:00Z">
        <w:r w:rsidDel="00F7601B">
          <w:rPr>
            <w:rFonts w:ascii="游明朝" w:eastAsia="游明朝" w:hAnsi="游明朝" w:cs="游明朝" w:hint="eastAsia"/>
            <w:color w:val="222222"/>
            <w:sz w:val="22"/>
            <w:szCs w:val="22"/>
            <w:u w:color="222222"/>
            <w:shd w:val="clear" w:color="auto" w:fill="FFFFFF"/>
            <w:lang w:val="ja-JP"/>
          </w:rPr>
          <w:delText>が示すことができているのは</w:delText>
        </w:r>
      </w:del>
      <w:ins w:id="107" w:author="MIKAWA Kenta" w:date="2026-09-24T12:07:00Z" w16du:dateUtc="2026-09-24T03:07:00Z">
        <w:r w:rsidR="00F7601B">
          <w:rPr>
            <w:rFonts w:ascii="游明朝" w:eastAsia="游明朝" w:hAnsi="游明朝" w:cs="游明朝" w:hint="eastAsia"/>
            <w:color w:val="222222"/>
            <w:sz w:val="22"/>
            <w:szCs w:val="22"/>
            <w:u w:color="222222"/>
            <w:shd w:val="clear" w:color="auto" w:fill="FFFFFF"/>
            <w:lang w:val="ja-JP"/>
          </w:rPr>
          <w:t>の特徴は</w:t>
        </w:r>
      </w:ins>
      <w:r>
        <w:rPr>
          <w:rFonts w:ascii="游明朝" w:eastAsia="游明朝" w:hAnsi="游明朝" w:cs="游明朝"/>
          <w:color w:val="222222"/>
          <w:sz w:val="22"/>
          <w:szCs w:val="22"/>
          <w:u w:color="222222"/>
          <w:shd w:val="clear" w:color="auto" w:fill="FFFFFF"/>
          <w:lang w:val="ja-JP"/>
        </w:rPr>
        <w:t>，スパイクの高さ</w:t>
      </w:r>
      <w:ins w:id="108" w:author="MIKAWA Kenta" w:date="2026-09-24T12:07:00Z" w16du:dateUtc="2026-09-24T03:07:00Z">
        <w:r w:rsidR="00F7601B">
          <w:rPr>
            <w:rFonts w:ascii="游明朝" w:eastAsia="游明朝" w:hAnsi="游明朝" w:cs="游明朝" w:hint="eastAsia"/>
            <w:color w:val="222222"/>
            <w:sz w:val="22"/>
            <w:szCs w:val="22"/>
            <w:u w:color="222222"/>
            <w:shd w:val="clear" w:color="auto" w:fill="FFFFFF"/>
            <w:lang w:val="ja-JP"/>
          </w:rPr>
          <w:t>そのものを正確に</w:t>
        </w:r>
      </w:ins>
      <w:del w:id="109" w:author="MIKAWA Kenta" w:date="2026-09-24T12:07:00Z" w16du:dateUtc="2026-09-24T03:07:00Z">
        <w:r w:rsidDel="00F7601B">
          <w:rPr>
            <w:rFonts w:ascii="游明朝" w:eastAsia="游明朝" w:hAnsi="游明朝" w:cs="游明朝"/>
            <w:color w:val="222222"/>
            <w:sz w:val="22"/>
            <w:szCs w:val="22"/>
            <w:u w:color="222222"/>
            <w:shd w:val="clear" w:color="auto" w:fill="FFFFFF"/>
            <w:lang w:val="ja-JP"/>
          </w:rPr>
          <w:delText>を</w:delText>
        </w:r>
      </w:del>
      <w:r>
        <w:rPr>
          <w:rFonts w:ascii="游明朝" w:eastAsia="游明朝" w:hAnsi="游明朝" w:cs="游明朝"/>
          <w:color w:val="222222"/>
          <w:sz w:val="22"/>
          <w:szCs w:val="22"/>
          <w:u w:color="222222"/>
          <w:shd w:val="clear" w:color="auto" w:fill="FFFFFF"/>
          <w:lang w:val="ja-JP"/>
        </w:rPr>
        <w:t>当てることではなく，スパイクの生じる時期に予測の水準と</w:t>
      </w:r>
      <w:ins w:id="110" w:author="MIKAWA Kenta" w:date="2026-09-24T12:08:00Z" w16du:dateUtc="2026-09-24T03:08:00Z">
        <w:r w:rsidR="00F7601B">
          <w:rPr>
            <w:rFonts w:ascii="游明朝" w:eastAsia="游明朝" w:hAnsi="游明朝" w:cs="游明朝" w:hint="eastAsia"/>
            <w:color w:val="222222"/>
            <w:sz w:val="22"/>
            <w:szCs w:val="22"/>
            <w:u w:color="222222"/>
            <w:shd w:val="clear" w:color="auto" w:fill="FFFFFF"/>
            <w:lang w:val="ja-JP"/>
          </w:rPr>
          <w:t>予測区間の</w:t>
        </w:r>
      </w:ins>
      <w:r>
        <w:rPr>
          <w:rFonts w:ascii="游明朝" w:eastAsia="游明朝" w:hAnsi="游明朝" w:cs="游明朝"/>
          <w:color w:val="222222"/>
          <w:sz w:val="22"/>
          <w:szCs w:val="22"/>
          <w:u w:color="222222"/>
          <w:shd w:val="clear" w:color="auto" w:fill="FFFFFF"/>
          <w:lang w:val="ja-JP"/>
        </w:rPr>
        <w:t>幅を選択的に引き上げられている</w:t>
      </w:r>
      <w:del w:id="111" w:author="MIKAWA Kenta" w:date="2026-09-24T12:08:00Z" w16du:dateUtc="2026-09-24T03:08:00Z">
        <w:r w:rsidDel="00F7601B">
          <w:rPr>
            <w:rFonts w:ascii="游明朝" w:eastAsia="游明朝" w:hAnsi="游明朝" w:cs="游明朝" w:hint="eastAsia"/>
            <w:color w:val="222222"/>
            <w:sz w:val="22"/>
            <w:szCs w:val="22"/>
            <w:u w:color="222222"/>
            <w:shd w:val="clear" w:color="auto" w:fill="FFFFFF"/>
            <w:lang w:val="ja-JP"/>
          </w:rPr>
          <w:delText>，ということでございます</w:delText>
        </w:r>
      </w:del>
      <w:ins w:id="112" w:author="MIKAWA Kenta" w:date="2026-09-24T12:08:00Z" w16du:dateUtc="2026-09-24T03:08:00Z">
        <w:r w:rsidR="00F7601B">
          <w:rPr>
            <w:rFonts w:ascii="游明朝" w:eastAsia="游明朝" w:hAnsi="游明朝" w:cs="游明朝" w:hint="eastAsia"/>
            <w:color w:val="222222"/>
            <w:sz w:val="22"/>
            <w:szCs w:val="22"/>
            <w:u w:color="222222"/>
            <w:shd w:val="clear" w:color="auto" w:fill="FFFFFF"/>
            <w:lang w:val="ja-JP"/>
          </w:rPr>
          <w:t>点にあると考えます</w:t>
        </w:r>
      </w:ins>
      <w:r>
        <w:rPr>
          <w:rFonts w:ascii="游明朝" w:eastAsia="游明朝" w:hAnsi="游明朝" w:cs="游明朝"/>
          <w:color w:val="222222"/>
          <w:sz w:val="22"/>
          <w:szCs w:val="22"/>
          <w:u w:color="222222"/>
          <w:shd w:val="clear" w:color="auto" w:fill="FFFFFF"/>
          <w:lang w:val="ja-JP"/>
        </w:rPr>
        <w:t>．実務上</w:t>
      </w:r>
      <w:del w:id="113" w:author="MIKAWA Kenta" w:date="2026-09-24T12:08:00Z" w16du:dateUtc="2026-09-24T03:08:00Z">
        <w:r w:rsidDel="00F7601B">
          <w:rPr>
            <w:rFonts w:ascii="游明朝" w:eastAsia="游明朝" w:hAnsi="游明朝" w:cs="游明朝"/>
            <w:color w:val="222222"/>
            <w:sz w:val="22"/>
            <w:szCs w:val="22"/>
            <w:u w:color="222222"/>
            <w:shd w:val="clear" w:color="auto" w:fill="FFFFFF"/>
            <w:lang w:val="ja-JP"/>
          </w:rPr>
          <w:delText>は</w:delText>
        </w:r>
      </w:del>
      <w:r>
        <w:rPr>
          <w:rFonts w:ascii="游明朝" w:eastAsia="游明朝" w:hAnsi="游明朝" w:cs="游明朝"/>
          <w:color w:val="222222"/>
          <w:sz w:val="22"/>
          <w:szCs w:val="22"/>
          <w:u w:color="222222"/>
          <w:shd w:val="clear" w:color="auto" w:fill="FFFFFF"/>
          <w:lang w:val="ja-JP"/>
        </w:rPr>
        <w:t>，平常時に</w:t>
      </w:r>
      <w:ins w:id="114" w:author="MIKAWA Kenta" w:date="2026-09-24T12:08:00Z" w16du:dateUtc="2026-09-24T03:08:00Z">
        <w:r w:rsidR="00F7601B">
          <w:rPr>
            <w:rFonts w:ascii="游明朝" w:eastAsia="游明朝" w:hAnsi="游明朝" w:cs="游明朝" w:hint="eastAsia"/>
            <w:color w:val="222222"/>
            <w:sz w:val="22"/>
            <w:szCs w:val="22"/>
            <w:u w:color="222222"/>
            <w:shd w:val="clear" w:color="auto" w:fill="FFFFFF"/>
            <w:lang w:val="ja-JP"/>
          </w:rPr>
          <w:t>過剰な</w:t>
        </w:r>
      </w:ins>
      <w:r>
        <w:rPr>
          <w:rFonts w:ascii="游明朝" w:eastAsia="游明朝" w:hAnsi="游明朝" w:cs="游明朝"/>
          <w:color w:val="222222"/>
          <w:sz w:val="22"/>
          <w:szCs w:val="22"/>
          <w:u w:color="222222"/>
          <w:shd w:val="clear" w:color="auto" w:fill="FFFFFF"/>
          <w:lang w:val="ja-JP"/>
        </w:rPr>
        <w:t>在庫を</w:t>
      </w:r>
      <w:del w:id="115" w:author="MIKAWA Kenta" w:date="2026-09-24T12:08:00Z" w16du:dateUtc="2026-09-24T03:08:00Z">
        <w:r w:rsidDel="00F7601B">
          <w:rPr>
            <w:rFonts w:ascii="游明朝" w:eastAsia="游明朝" w:hAnsi="游明朝" w:cs="游明朝" w:hint="eastAsia"/>
            <w:color w:val="222222"/>
            <w:sz w:val="22"/>
            <w:szCs w:val="22"/>
            <w:u w:color="222222"/>
            <w:shd w:val="clear" w:color="auto" w:fill="FFFFFF"/>
            <w:lang w:val="ja-JP"/>
          </w:rPr>
          <w:delText>積み増す</w:delText>
        </w:r>
      </w:del>
      <w:ins w:id="116" w:author="MIKAWA Kenta" w:date="2026-09-24T12:08:00Z" w16du:dateUtc="2026-09-24T03:08:00Z">
        <w:r w:rsidR="00F7601B">
          <w:rPr>
            <w:rFonts w:ascii="游明朝" w:eastAsia="游明朝" w:hAnsi="游明朝" w:cs="游明朝" w:hint="eastAsia"/>
            <w:color w:val="222222"/>
            <w:sz w:val="22"/>
            <w:szCs w:val="22"/>
            <w:u w:color="222222"/>
            <w:shd w:val="clear" w:color="auto" w:fill="FFFFFF"/>
            <w:lang w:val="ja-JP"/>
          </w:rPr>
          <w:t>確保する</w:t>
        </w:r>
      </w:ins>
      <w:r>
        <w:rPr>
          <w:rFonts w:ascii="游明朝" w:eastAsia="游明朝" w:hAnsi="游明朝" w:cs="游明朝"/>
          <w:color w:val="222222"/>
          <w:sz w:val="22"/>
          <w:szCs w:val="22"/>
          <w:u w:color="222222"/>
          <w:shd w:val="clear" w:color="auto" w:fill="FFFFFF"/>
          <w:lang w:val="ja-JP"/>
        </w:rPr>
        <w:t>ことなく，スパイクの</w:t>
      </w:r>
      <w:del w:id="117" w:author="MIKAWA Kenta" w:date="2026-09-24T12:08:00Z" w16du:dateUtc="2026-09-24T03:08:00Z">
        <w:r w:rsidDel="00F7601B">
          <w:rPr>
            <w:rFonts w:ascii="游明朝" w:eastAsia="游明朝" w:hAnsi="游明朝" w:cs="游明朝" w:hint="eastAsia"/>
            <w:color w:val="222222"/>
            <w:sz w:val="22"/>
            <w:szCs w:val="22"/>
            <w:u w:color="222222"/>
            <w:shd w:val="clear" w:color="auto" w:fill="FFFFFF"/>
            <w:lang w:val="ja-JP"/>
          </w:rPr>
          <w:delText>生じうる</w:delText>
        </w:r>
      </w:del>
      <w:ins w:id="118" w:author="MIKAWA Kenta" w:date="2026-09-24T12:08:00Z" w16du:dateUtc="2026-09-24T03:08:00Z">
        <w:r w:rsidR="00F7601B">
          <w:rPr>
            <w:rFonts w:ascii="游明朝" w:eastAsia="游明朝" w:hAnsi="游明朝" w:cs="游明朝" w:hint="eastAsia"/>
            <w:color w:val="222222"/>
            <w:sz w:val="22"/>
            <w:szCs w:val="22"/>
            <w:u w:color="222222"/>
            <w:shd w:val="clear" w:color="auto" w:fill="FFFFFF"/>
            <w:lang w:val="ja-JP"/>
          </w:rPr>
          <w:t>発生が見込まれる</w:t>
        </w:r>
      </w:ins>
      <w:r>
        <w:rPr>
          <w:rFonts w:ascii="游明朝" w:eastAsia="游明朝" w:hAnsi="游明朝" w:cs="游明朝"/>
          <w:color w:val="222222"/>
          <w:sz w:val="22"/>
          <w:szCs w:val="22"/>
          <w:u w:color="222222"/>
          <w:shd w:val="clear" w:color="auto" w:fill="FFFFFF"/>
          <w:lang w:val="ja-JP"/>
        </w:rPr>
        <w:t>時期に</w:t>
      </w:r>
      <w:del w:id="119" w:author="MIKAWA Kenta" w:date="2026-09-24T12:08:00Z" w16du:dateUtc="2026-09-24T03:08:00Z">
        <w:r w:rsidDel="00F7601B">
          <w:rPr>
            <w:rFonts w:ascii="游明朝" w:eastAsia="游明朝" w:hAnsi="游明朝" w:cs="游明朝" w:hint="eastAsia"/>
            <w:color w:val="222222"/>
            <w:sz w:val="22"/>
            <w:szCs w:val="22"/>
            <w:u w:color="222222"/>
            <w:shd w:val="clear" w:color="auto" w:fill="FFFFFF"/>
            <w:lang w:val="ja-JP"/>
          </w:rPr>
          <w:delText>絞って</w:delText>
        </w:r>
      </w:del>
      <w:ins w:id="120" w:author="MIKAWA Kenta" w:date="2026-09-24T12:08:00Z" w16du:dateUtc="2026-09-24T03:08:00Z">
        <w:r w:rsidR="00F7601B">
          <w:rPr>
            <w:rFonts w:ascii="游明朝" w:eastAsia="游明朝" w:hAnsi="游明朝" w:cs="游明朝" w:hint="eastAsia"/>
            <w:color w:val="222222"/>
            <w:sz w:val="22"/>
            <w:szCs w:val="22"/>
            <w:u w:color="222222"/>
            <w:shd w:val="clear" w:color="auto" w:fill="FFFFFF"/>
            <w:lang w:val="ja-JP"/>
          </w:rPr>
          <w:t>限定してい</w:t>
        </w:r>
      </w:ins>
      <w:r>
        <w:rPr>
          <w:rFonts w:ascii="游明朝" w:eastAsia="游明朝" w:hAnsi="游明朝" w:cs="游明朝"/>
          <w:color w:val="222222"/>
          <w:sz w:val="22"/>
          <w:szCs w:val="22"/>
          <w:u w:color="222222"/>
          <w:shd w:val="clear" w:color="auto" w:fill="FFFFFF"/>
          <w:lang w:val="ja-JP"/>
        </w:rPr>
        <w:t>発注</w:t>
      </w:r>
      <w:ins w:id="121" w:author="MIKAWA Kenta" w:date="2026-09-24T12:09:00Z" w16du:dateUtc="2026-09-24T03:09:00Z">
        <w:r w:rsidR="00F7601B">
          <w:rPr>
            <w:rFonts w:ascii="游明朝" w:eastAsia="游明朝" w:hAnsi="游明朝" w:cs="游明朝" w:hint="eastAsia"/>
            <w:color w:val="222222"/>
            <w:sz w:val="22"/>
            <w:szCs w:val="22"/>
            <w:u w:color="222222"/>
            <w:shd w:val="clear" w:color="auto" w:fill="FFFFFF"/>
            <w:lang w:val="ja-JP"/>
          </w:rPr>
          <w:t>量</w:t>
        </w:r>
      </w:ins>
      <w:r>
        <w:rPr>
          <w:rFonts w:ascii="游明朝" w:eastAsia="游明朝" w:hAnsi="游明朝" w:cs="游明朝"/>
          <w:color w:val="222222"/>
          <w:sz w:val="22"/>
          <w:szCs w:val="22"/>
          <w:u w:color="222222"/>
          <w:shd w:val="clear" w:color="auto" w:fill="FFFFFF"/>
          <w:lang w:val="ja-JP"/>
        </w:rPr>
        <w:t>を</w:t>
      </w:r>
      <w:del w:id="122" w:author="MIKAWA Kenta" w:date="2026-09-24T12:09:00Z" w16du:dateUtc="2026-09-24T03:09:00Z">
        <w:r w:rsidDel="00F7601B">
          <w:rPr>
            <w:rFonts w:ascii="游明朝" w:eastAsia="游明朝" w:hAnsi="游明朝" w:cs="游明朝" w:hint="eastAsia"/>
            <w:color w:val="222222"/>
            <w:sz w:val="22"/>
            <w:szCs w:val="22"/>
            <w:u w:color="222222"/>
            <w:shd w:val="clear" w:color="auto" w:fill="FFFFFF"/>
            <w:lang w:val="ja-JP"/>
          </w:rPr>
          <w:delText>厚くする判断</w:delText>
        </w:r>
      </w:del>
      <w:ins w:id="123" w:author="MIKAWA Kenta" w:date="2026-09-24T12:09:00Z" w16du:dateUtc="2026-09-24T03:09:00Z">
        <w:r w:rsidR="00F7601B">
          <w:rPr>
            <w:rFonts w:ascii="游明朝" w:eastAsia="游明朝" w:hAnsi="游明朝" w:cs="游明朝" w:hint="eastAsia"/>
            <w:color w:val="222222"/>
            <w:sz w:val="22"/>
            <w:szCs w:val="22"/>
            <w:u w:color="222222"/>
            <w:shd w:val="clear" w:color="auto" w:fill="FFFFFF"/>
            <w:lang w:val="ja-JP"/>
          </w:rPr>
          <w:t>増加させるという意思決定</w:t>
        </w:r>
      </w:ins>
      <w:r>
        <w:rPr>
          <w:rFonts w:ascii="游明朝" w:eastAsia="游明朝" w:hAnsi="游明朝" w:cs="游明朝"/>
          <w:color w:val="222222"/>
          <w:sz w:val="22"/>
          <w:szCs w:val="22"/>
          <w:u w:color="222222"/>
          <w:shd w:val="clear" w:color="auto" w:fill="FFFFFF"/>
          <w:lang w:val="ja-JP"/>
        </w:rPr>
        <w:t>に資するものと考えております．</w:t>
      </w:r>
    </w:p>
    <w:p w14:paraId="2DDEAB0D" w14:textId="46122C64" w:rsidR="00545825" w:rsidRDefault="00000000">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以上を，5.4.2 実験2の考察に追記いたしました．また5.4.5 実験5の記載にも，スパイクの時点に限定した評価がどこにあるかを明記しております．</w:t>
      </w:r>
    </w:p>
    <w:p w14:paraId="43FC2FF8"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5254CE90" w14:textId="77777777" w:rsidR="00545825" w:rsidRDefault="00000000">
      <w:pPr>
        <w:rPr>
          <w:rFonts w:ascii="游明朝" w:eastAsia="游明朝" w:hAnsi="游明朝" w:cs="游明朝"/>
          <w:b/>
          <w:bCs/>
          <w:color w:val="000000" w:themeColor="text1"/>
          <w:sz w:val="22"/>
          <w:szCs w:val="22"/>
          <w:u w:val="single"/>
          <w:shd w:val="clear" w:color="auto" w:fill="FFFFFF"/>
          <w:lang w:val="ja-JP"/>
        </w:rPr>
      </w:pPr>
      <w:commentRangeStart w:id="124"/>
      <w:commentRangeStart w:id="125"/>
      <w:r>
        <w:rPr>
          <w:rFonts w:ascii="游明朝" w:eastAsia="游明朝" w:hAnsi="游明朝" w:cs="游明朝"/>
          <w:b/>
          <w:bCs/>
          <w:color w:val="000000" w:themeColor="text1"/>
          <w:sz w:val="22"/>
          <w:szCs w:val="22"/>
          <w:u w:val="single"/>
          <w:shd w:val="clear" w:color="auto" w:fill="FFFFFF"/>
          <w:lang w:val="ja-JP"/>
        </w:rPr>
        <w:lastRenderedPageBreak/>
        <w:t xml:space="preserve">　新原稿 p.8 左カラム，5.4.2 実験2（記載の追加）：</w:t>
      </w:r>
      <w:commentRangeEnd w:id="124"/>
      <w:r w:rsidR="00401614">
        <w:rPr>
          <w:rStyle w:val="ac"/>
          <w:rFonts w:ascii="游明朝" w:eastAsia="游明朝" w:hAnsi="游明朝" w:cs="游明朝"/>
          <w:b/>
          <w:bCs/>
          <w:color w:val="000000" w:themeColor="text1"/>
          <w:sz w:val="22"/>
          <w:szCs w:val="22"/>
          <w:u w:val="single"/>
          <w:shd w:val="clear" w:color="auto" w:fill="FFFFFF"/>
          <w:lang w:val="ja-JP"/>
        </w:rPr>
        <w:commentReference w:id="124"/>
      </w:r>
      <w:commentRangeEnd w:id="125"/>
      <w:r w:rsidR="00401614">
        <w:rPr>
          <w:rStyle w:val="ac"/>
          <w:rFonts w:ascii="游明朝" w:eastAsia="游明朝" w:hAnsi="游明朝" w:cs="游明朝"/>
          <w:b/>
          <w:bCs/>
          <w:color w:val="000000" w:themeColor="text1"/>
          <w:sz w:val="22"/>
          <w:szCs w:val="22"/>
          <w:u w:val="single"/>
          <w:shd w:val="clear" w:color="auto" w:fill="FFFFFF"/>
          <w:lang w:val="ja-JP"/>
        </w:rPr>
        <w:commentReference w:id="125"/>
      </w:r>
    </w:p>
    <w:p w14:paraId="1A855709" w14:textId="77777777" w:rsidR="00545825" w:rsidRDefault="00000000">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次に，スパイクの高さをどの程度再現できているかを確認する．時点</w:t>
      </w:r>
      <m:oMath>
        <m:r>
          <w:rPr>
            <w:rFonts w:ascii="Cambria Math" w:hAnsi="Cambria Math"/>
            <w:sz w:val="22"/>
            <w:szCs w:val="22"/>
          </w:rPr>
          <m:t>t</m:t>
        </m:r>
      </m:oMath>
      <w:r>
        <w:rPr>
          <w:rFonts w:ascii="游明朝" w:eastAsia="游明朝" w:hAnsi="游明朝" w:cs="游明朝"/>
          <w:color w:val="000000" w:themeColor="text1"/>
          <w:sz w:val="22"/>
          <w:szCs w:val="22"/>
          <w:u w:color="222222"/>
          <w:shd w:val="clear" w:color="auto" w:fill="FFFFFF"/>
          <w:lang w:val="ja-JP"/>
        </w:rPr>
        <w:t>の実績値を</w:t>
      </w:r>
      <m:oMath>
        <m:sSub>
          <m:sSubPr>
            <m:ctrlPr>
              <w:rPr>
                <w:rFonts w:ascii="Cambria Math" w:hAnsi="Cambria Math"/>
                <w:i/>
              </w:rPr>
            </m:ctrlPr>
          </m:sSubPr>
          <m:e>
            <m:r>
              <w:rPr>
                <w:rFonts w:ascii="Cambria Math" w:hAnsi="Cambria Math"/>
                <w:sz w:val="22"/>
                <w:szCs w:val="22"/>
              </w:rPr>
              <m:t>y</m:t>
            </m:r>
          </m:e>
          <m:sub>
            <m:r>
              <w:rPr>
                <w:rFonts w:ascii="Cambria Math" w:hAnsi="Cambria Math"/>
                <w:sz w:val="22"/>
                <w:szCs w:val="22"/>
              </w:rPr>
              <m:t>t</m:t>
            </m:r>
          </m:sub>
        </m:sSub>
      </m:oMath>
      <w:r>
        <w:rPr>
          <w:rFonts w:ascii="游明朝" w:eastAsia="游明朝" w:hAnsi="游明朝" w:cs="游明朝"/>
          <w:color w:val="000000" w:themeColor="text1"/>
          <w:sz w:val="22"/>
          <w:szCs w:val="22"/>
          <w:u w:color="222222"/>
          <w:shd w:val="clear" w:color="auto" w:fill="FFFFFF"/>
          <w:lang w:val="ja-JP"/>
        </w:rPr>
        <w:t>，分位点</w:t>
      </w:r>
      <m:oMath>
        <m:r>
          <w:rPr>
            <w:rFonts w:ascii="Cambria Math" w:eastAsia="游明朝" w:hAnsi="Cambria Math" w:cs="游明朝"/>
            <w:color w:val="222222"/>
            <w:sz w:val="22"/>
            <w:szCs w:val="22"/>
            <w:u w:color="222222"/>
            <w:shd w:val="clear" w:color="auto" w:fill="FFFFFF"/>
          </w:rPr>
          <m:t>τ</m:t>
        </m:r>
      </m:oMath>
      <w:r>
        <w:rPr>
          <w:rFonts w:ascii="游明朝" w:eastAsia="游明朝" w:hAnsi="游明朝" w:cs="游明朝"/>
          <w:color w:val="000000" w:themeColor="text1"/>
          <w:sz w:val="22"/>
          <w:szCs w:val="22"/>
          <w:u w:color="222222"/>
          <w:shd w:val="clear" w:color="auto" w:fill="FFFFFF"/>
          <w:lang w:val="ja-JP"/>
        </w:rPr>
        <w:t>の予測値を</w:t>
      </w:r>
      <m:oMath>
        <m:sSub>
          <m:sSubPr>
            <m:ctrlPr>
              <w:rPr>
                <w:rFonts w:ascii="Cambria Math" w:hAnsi="Cambria Math"/>
                <w:i/>
              </w:rPr>
            </m:ctrlPr>
          </m:sSubPr>
          <m:e>
            <m:acc>
              <m:accPr>
                <m:ctrlPr>
                  <w:rPr>
                    <w:rFonts w:ascii="Cambria Math" w:hAnsi="Cambria Math"/>
                    <w:i/>
                  </w:rPr>
                </m:ctrlPr>
              </m:accPr>
              <m:e>
                <m:r>
                  <w:rPr>
                    <w:rFonts w:ascii="Cambria Math" w:hAnsi="Cambria Math"/>
                    <w:sz w:val="22"/>
                    <w:szCs w:val="22"/>
                  </w:rPr>
                  <m:t>y</m:t>
                </m:r>
              </m:e>
            </m:acc>
          </m:e>
          <m:sub>
            <m:r>
              <w:rPr>
                <w:rFonts w:ascii="Cambria Math" w:hAnsi="Cambria Math"/>
                <w:sz w:val="22"/>
                <w:szCs w:val="22"/>
              </w:rPr>
              <m:t>t</m:t>
            </m:r>
          </m:sub>
        </m:sSub>
      </m:oMath>
      <w:r>
        <w:rPr>
          <w:rFonts w:ascii="游明朝" w:eastAsia="游明朝" w:hAnsi="游明朝" w:cs="游明朝"/>
          <w:color w:val="000000" w:themeColor="text1"/>
          <w:sz w:val="22"/>
          <w:szCs w:val="22"/>
          <w:u w:color="222222"/>
          <w:shd w:val="clear" w:color="auto" w:fill="FFFFFF"/>
          <w:lang w:val="ja-JP"/>
        </w:rPr>
        <w:t>，その時点の</w:t>
      </w:r>
      <m:oMath>
        <m:r>
          <w:rPr>
            <w:rFonts w:ascii="Cambria Math" w:hAnsi="Cambria Math"/>
            <w:sz w:val="22"/>
            <w:szCs w:val="22"/>
          </w:rPr>
          <m:t>z</m:t>
        </m:r>
      </m:oMath>
      <w:r>
        <w:rPr>
          <w:rFonts w:ascii="游明朝" w:eastAsia="游明朝" w:hAnsi="游明朝" w:cs="游明朝"/>
          <w:color w:val="000000" w:themeColor="text1"/>
          <w:sz w:val="22"/>
          <w:szCs w:val="22"/>
          <w:u w:color="222222"/>
          <w:shd w:val="clear" w:color="auto" w:fill="FFFFFF"/>
          <w:lang w:val="ja-JP"/>
        </w:rPr>
        <w:t>スコアを</w:t>
      </w:r>
      <m:oMath>
        <m:sSub>
          <m:sSubPr>
            <m:ctrlPr>
              <w:rPr>
                <w:rFonts w:ascii="Cambria Math" w:hAnsi="Cambria Math"/>
                <w:i/>
              </w:rPr>
            </m:ctrlPr>
          </m:sSubPr>
          <m:e>
            <m:r>
              <w:rPr>
                <w:rFonts w:ascii="Cambria Math" w:hAnsi="Cambria Math"/>
                <w:sz w:val="22"/>
                <w:szCs w:val="22"/>
              </w:rPr>
              <m:t>z</m:t>
            </m:r>
          </m:e>
          <m:sub>
            <m:r>
              <w:rPr>
                <w:rFonts w:ascii="Cambria Math" w:hAnsi="Cambria Math"/>
                <w:sz w:val="22"/>
                <w:szCs w:val="22"/>
              </w:rPr>
              <m:t>t</m:t>
            </m:r>
          </m:sub>
        </m:sSub>
      </m:oMath>
      <w:r>
        <w:rPr>
          <w:rFonts w:ascii="游明朝" w:eastAsia="游明朝" w:hAnsi="游明朝" w:cs="游明朝"/>
          <w:color w:val="000000" w:themeColor="text1"/>
          <w:sz w:val="22"/>
          <w:szCs w:val="22"/>
          <w:u w:color="222222"/>
          <w:shd w:val="clear" w:color="auto" w:fill="FFFFFF"/>
          <w:lang w:val="ja-JP"/>
        </w:rPr>
        <w:t>とし，</w:t>
      </w:r>
      <m:oMath>
        <m:sSub>
          <m:sSubPr>
            <m:ctrlPr>
              <w:rPr>
                <w:rFonts w:ascii="Cambria Math" w:hAnsi="Cambria Math"/>
                <w:i/>
              </w:rPr>
            </m:ctrlPr>
          </m:sSubPr>
          <m:e>
            <m:r>
              <w:rPr>
                <w:rFonts w:ascii="Cambria Math" w:hAnsi="Cambria Math"/>
                <w:sz w:val="22"/>
                <w:szCs w:val="22"/>
              </w:rPr>
              <m:t>z</m:t>
            </m:r>
          </m:e>
          <m:sub>
            <m:r>
              <w:rPr>
                <w:rFonts w:ascii="Cambria Math" w:hAnsi="Cambria Math"/>
                <w:sz w:val="22"/>
                <w:szCs w:val="22"/>
              </w:rPr>
              <m:t>t</m:t>
            </m:r>
          </m:sub>
        </m:sSub>
        <m:r>
          <w:rPr>
            <w:rFonts w:ascii="Cambria Math" w:hAnsi="Cambria Math"/>
            <w:sz w:val="22"/>
            <w:szCs w:val="22"/>
          </w:rPr>
          <m:t>&gt;2</m:t>
        </m:r>
      </m:oMath>
      <w:r>
        <w:rPr>
          <w:rFonts w:ascii="游明朝" w:eastAsia="游明朝" w:hAnsi="游明朝" w:cs="游明朝"/>
          <w:color w:val="000000" w:themeColor="text1"/>
          <w:sz w:val="22"/>
          <w:szCs w:val="22"/>
          <w:u w:color="222222"/>
          <w:shd w:val="clear" w:color="auto" w:fill="FFFFFF"/>
          <w:lang w:val="ja-JP"/>
        </w:rPr>
        <w:t>となる時点に限り，予測値の平均を実績値の平均で割った捕捉率</w:t>
      </w:r>
      <m:oMath>
        <m:r>
          <w:rPr>
            <w:rFonts w:ascii="Cambria Math" w:hAnsi="Cambria Math"/>
            <w:sz w:val="22"/>
            <w:szCs w:val="22"/>
          </w:rPr>
          <m:t>R</m:t>
        </m:r>
      </m:oMath>
      <w:r>
        <w:rPr>
          <w:rFonts w:ascii="游明朝" w:eastAsia="游明朝" w:hAnsi="游明朝" w:cs="游明朝"/>
          <w:color w:val="000000" w:themeColor="text1"/>
          <w:sz w:val="22"/>
          <w:szCs w:val="22"/>
          <w:u w:color="222222"/>
          <w:shd w:val="clear" w:color="auto" w:fill="FFFFFF"/>
          <w:lang w:val="ja-JP"/>
        </w:rPr>
        <w:t>を次により求める：</w:t>
      </w:r>
    </w:p>
    <w:p w14:paraId="4F76D494" w14:textId="77777777" w:rsidR="00064990" w:rsidRDefault="00000000">
      <w:pPr>
        <w:ind w:leftChars="202" w:left="424"/>
        <w:jc w:val="center"/>
        <w:rPr>
          <w:rFonts w:ascii="游明朝" w:eastAsia="游明朝" w:hAnsi="游明朝" w:cs="游明朝"/>
          <w:color w:val="000000" w:themeColor="text1"/>
          <w:sz w:val="22"/>
          <w:szCs w:val="22"/>
          <w:u w:color="222222"/>
          <w:shd w:val="clear" w:color="auto" w:fill="FFFFFF"/>
          <w:lang w:val="ja-JP"/>
        </w:rPr>
      </w:pPr>
      <m:oMathPara>
        <m:oMath>
          <m:r>
            <w:rPr>
              <w:rFonts w:ascii="Cambria Math" w:hAnsi="Cambria Math"/>
              <w:sz w:val="22"/>
              <w:szCs w:val="22"/>
            </w:rPr>
            <m:t>R=</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sz w:val="22"/>
                      <w:szCs w:val="22"/>
                    </w:rPr>
                    <m:t>t</m:t>
                  </m:r>
                </m:sub>
                <m:sup/>
                <m:e>
                  <m:sSub>
                    <m:sSubPr>
                      <m:ctrlPr>
                        <w:rPr>
                          <w:rFonts w:ascii="Cambria Math" w:hAnsi="Cambria Math"/>
                          <w:i/>
                        </w:rPr>
                      </m:ctrlPr>
                    </m:sSubPr>
                    <m:e>
                      <m:acc>
                        <m:accPr>
                          <m:ctrlPr>
                            <w:rPr>
                              <w:rFonts w:ascii="Cambria Math" w:hAnsi="Cambria Math"/>
                              <w:i/>
                            </w:rPr>
                          </m:ctrlPr>
                        </m:accPr>
                        <m:e>
                          <m:r>
                            <w:rPr>
                              <w:rFonts w:ascii="Cambria Math" w:hAnsi="Cambria Math"/>
                              <w:sz w:val="22"/>
                              <w:szCs w:val="22"/>
                            </w:rPr>
                            <m:t>y</m:t>
                          </m:r>
                        </m:e>
                      </m:acc>
                    </m:e>
                    <m:sub>
                      <m:r>
                        <w:rPr>
                          <w:rFonts w:ascii="Cambria Math" w:hAnsi="Cambria Math"/>
                          <w:sz w:val="22"/>
                          <w:szCs w:val="22"/>
                        </w:rPr>
                        <m:t>t</m:t>
                      </m:r>
                    </m:sub>
                  </m:sSub>
                </m:e>
              </m:nary>
            </m:num>
            <m:den>
              <m:nary>
                <m:naryPr>
                  <m:chr m:val="∑"/>
                  <m:limLoc m:val="undOvr"/>
                  <m:supHide m:val="1"/>
                  <m:ctrlPr>
                    <w:rPr>
                      <w:rFonts w:ascii="Cambria Math" w:hAnsi="Cambria Math"/>
                      <w:i/>
                    </w:rPr>
                  </m:ctrlPr>
                </m:naryPr>
                <m:sub>
                  <m:r>
                    <w:rPr>
                      <w:rFonts w:ascii="Cambria Math" w:hAnsi="Cambria Math"/>
                      <w:sz w:val="22"/>
                      <w:szCs w:val="22"/>
                    </w:rPr>
                    <m:t>t</m:t>
                  </m:r>
                </m:sub>
                <m:sup/>
                <m:e>
                  <m:sSub>
                    <m:sSubPr>
                      <m:ctrlPr>
                        <w:rPr>
                          <w:rFonts w:ascii="Cambria Math" w:hAnsi="Cambria Math"/>
                          <w:i/>
                        </w:rPr>
                      </m:ctrlPr>
                    </m:sSubPr>
                    <m:e>
                      <m:r>
                        <w:rPr>
                          <w:rFonts w:ascii="Cambria Math" w:hAnsi="Cambria Math"/>
                          <w:sz w:val="22"/>
                          <w:szCs w:val="22"/>
                        </w:rPr>
                        <m:t>y</m:t>
                      </m:r>
                    </m:e>
                    <m:sub>
                      <m:r>
                        <w:rPr>
                          <w:rFonts w:ascii="Cambria Math" w:hAnsi="Cambria Math"/>
                          <w:sz w:val="22"/>
                          <w:szCs w:val="22"/>
                        </w:rPr>
                        <m:t>t</m:t>
                      </m:r>
                    </m:sub>
                  </m:sSub>
                </m:e>
              </m:nary>
            </m:den>
          </m:f>
        </m:oMath>
      </m:oMathPara>
    </w:p>
    <w:p w14:paraId="53A35721" w14:textId="77777777" w:rsidR="00064990" w:rsidRDefault="00000000">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ここで</w:t>
      </w:r>
      <m:oMath>
        <m:sSub>
          <m:sSubPr>
            <m:ctrlPr>
              <w:rPr>
                <w:rFonts w:ascii="Cambria Math" w:hAnsi="Cambria Math"/>
                <w:i/>
              </w:rPr>
            </m:ctrlPr>
          </m:sSubPr>
          <m:e>
            <m:r>
              <w:rPr>
                <w:rFonts w:ascii="Cambria Math" w:hAnsi="Cambria Math"/>
                <w:sz w:val="22"/>
                <w:szCs w:val="22"/>
              </w:rPr>
              <m:t>∑</m:t>
            </m:r>
          </m:e>
          <m:sub>
            <m:r>
              <w:rPr>
                <w:rFonts w:ascii="Cambria Math" w:hAnsi="Cambria Math"/>
                <w:sz w:val="22"/>
                <w:szCs w:val="22"/>
              </w:rPr>
              <m:t>t</m:t>
            </m:r>
          </m:sub>
        </m:sSub>
      </m:oMath>
      <w:r>
        <w:rPr>
          <w:rFonts w:ascii="游明朝" w:eastAsia="游明朝" w:hAnsi="游明朝" w:cs="游明朝"/>
          <w:color w:val="000000" w:themeColor="text1"/>
          <w:sz w:val="22"/>
          <w:szCs w:val="22"/>
          <w:u w:color="222222"/>
          <w:shd w:val="clear" w:color="auto" w:fill="FFFFFF"/>
          <w:lang w:val="ja-JP"/>
        </w:rPr>
        <w:t>は</w:t>
      </w:r>
      <m:oMath>
        <m:sSub>
          <m:sSubPr>
            <m:ctrlPr>
              <w:rPr>
                <w:rFonts w:ascii="Cambria Math" w:hAnsi="Cambria Math"/>
                <w:i/>
              </w:rPr>
            </m:ctrlPr>
          </m:sSubPr>
          <m:e>
            <m:r>
              <w:rPr>
                <w:rFonts w:ascii="Cambria Math" w:hAnsi="Cambria Math"/>
                <w:sz w:val="22"/>
                <w:szCs w:val="22"/>
              </w:rPr>
              <m:t>z</m:t>
            </m:r>
          </m:e>
          <m:sub>
            <m:r>
              <w:rPr>
                <w:rFonts w:ascii="Cambria Math" w:hAnsi="Cambria Math"/>
                <w:sz w:val="22"/>
                <w:szCs w:val="22"/>
              </w:rPr>
              <m:t>t</m:t>
            </m:r>
          </m:sub>
        </m:sSub>
        <m:r>
          <w:rPr>
            <w:rFonts w:ascii="Cambria Math" w:hAnsi="Cambria Math"/>
            <w:sz w:val="22"/>
            <w:szCs w:val="22"/>
          </w:rPr>
          <m:t>&gt;2</m:t>
        </m:r>
      </m:oMath>
      <w:r>
        <w:rPr>
          <w:rFonts w:ascii="游明朝" w:eastAsia="游明朝" w:hAnsi="游明朝" w:cs="游明朝"/>
          <w:color w:val="000000" w:themeColor="text1"/>
          <w:sz w:val="22"/>
          <w:szCs w:val="22"/>
          <w:u w:color="222222"/>
          <w:shd w:val="clear" w:color="auto" w:fill="FFFFFF"/>
          <w:lang w:val="ja-JP"/>
        </w:rPr>
        <w:t>を満たす時点についての和である．</w:t>
      </w:r>
      <m:oMath>
        <m:r>
          <w:rPr>
            <w:rFonts w:ascii="Cambria Math" w:hAnsi="Cambria Math"/>
            <w:sz w:val="22"/>
            <w:szCs w:val="22"/>
          </w:rPr>
          <m:t>R</m:t>
        </m:r>
      </m:oMath>
      <w:r>
        <w:rPr>
          <w:rFonts w:ascii="游明朝" w:eastAsia="游明朝" w:hAnsi="游明朝" w:cs="游明朝"/>
          <w:color w:val="000000" w:themeColor="text1"/>
          <w:sz w:val="22"/>
          <w:szCs w:val="22"/>
          <w:u w:color="222222"/>
          <w:shd w:val="clear" w:color="auto" w:fill="FFFFFF"/>
          <w:lang w:val="ja-JP"/>
        </w:rPr>
        <w:t>が100%を下回れば実績の平均より低い予測を，上回れば高い予測を出していることを意味する．平常時，すなわち</w:t>
      </w:r>
      <m:oMath>
        <m:sSub>
          <m:sSubPr>
            <m:ctrlPr>
              <w:rPr>
                <w:rFonts w:ascii="Cambria Math" w:hAnsi="Cambria Math"/>
                <w:i/>
              </w:rPr>
            </m:ctrlPr>
          </m:sSubPr>
          <m:e>
            <m:r>
              <w:rPr>
                <w:rFonts w:ascii="Cambria Math" w:hAnsi="Cambria Math"/>
                <w:sz w:val="22"/>
                <w:szCs w:val="22"/>
              </w:rPr>
              <m:t>z</m:t>
            </m:r>
          </m:e>
          <m:sub>
            <m:r>
              <w:rPr>
                <w:rFonts w:ascii="Cambria Math" w:hAnsi="Cambria Math"/>
                <w:sz w:val="22"/>
                <w:szCs w:val="22"/>
              </w:rPr>
              <m:t>t</m:t>
            </m:r>
          </m:sub>
        </m:sSub>
        <m:r>
          <w:rPr>
            <w:rFonts w:ascii="Cambria Math" w:hAnsi="Cambria Math"/>
            <w:sz w:val="22"/>
            <w:szCs w:val="22"/>
          </w:rPr>
          <m:t>&lt;0</m:t>
        </m:r>
      </m:oMath>
      <w:r>
        <w:rPr>
          <w:rFonts w:ascii="游明朝" w:eastAsia="游明朝" w:hAnsi="游明朝" w:cs="游明朝"/>
          <w:color w:val="000000" w:themeColor="text1"/>
          <w:sz w:val="22"/>
          <w:szCs w:val="22"/>
          <w:u w:color="222222"/>
          <w:shd w:val="clear" w:color="auto" w:fill="FFFFFF"/>
          <w:lang w:val="ja-JP"/>
        </w:rPr>
        <w:t>となる時点についても同じ式で算出し，両者を比較する．</w:t>
      </w:r>
    </w:p>
    <w:p w14:paraId="2957168C" w14:textId="77777777" w:rsidR="004F42B0" w:rsidRDefault="00000000">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スパイクの時点における提案手法の</w:t>
      </w:r>
      <m:oMath>
        <m:r>
          <w:rPr>
            <w:rFonts w:ascii="Cambria Math" w:hAnsi="Cambria Math"/>
            <w:sz w:val="22"/>
            <w:szCs w:val="22"/>
          </w:rPr>
          <m:t>R</m:t>
        </m:r>
      </m:oMath>
      <w:r>
        <w:rPr>
          <w:rFonts w:ascii="游明朝" w:eastAsia="游明朝" w:hAnsi="游明朝" w:cs="游明朝"/>
          <w:color w:val="000000" w:themeColor="text1"/>
          <w:sz w:val="22"/>
          <w:szCs w:val="22"/>
          <w:u w:color="222222"/>
          <w:shd w:val="clear" w:color="auto" w:fill="FFFFFF"/>
          <w:lang w:val="ja-JP"/>
        </w:rPr>
        <w:t>は</w:t>
      </w:r>
      <m:oMath>
        <m:r>
          <w:rPr>
            <w:rFonts w:ascii="Cambria Math" w:hAnsi="Cambria Math"/>
            <w:sz w:val="22"/>
            <w:szCs w:val="22"/>
          </w:rPr>
          <m:t>τ=0.5</m:t>
        </m:r>
      </m:oMath>
      <w:r>
        <w:rPr>
          <w:rFonts w:ascii="游明朝" w:eastAsia="游明朝" w:hAnsi="游明朝" w:cs="游明朝"/>
          <w:color w:val="000000" w:themeColor="text1"/>
          <w:sz w:val="22"/>
          <w:szCs w:val="22"/>
          <w:u w:color="222222"/>
          <w:shd w:val="clear" w:color="auto" w:fill="FFFFFF"/>
          <w:lang w:val="ja-JP"/>
        </w:rPr>
        <w:t>で27.1%，</w:t>
      </w:r>
      <m:oMath>
        <m:r>
          <w:rPr>
            <w:rFonts w:ascii="Cambria Math" w:hAnsi="Cambria Math"/>
            <w:sz w:val="22"/>
            <w:szCs w:val="22"/>
          </w:rPr>
          <m:t>τ=0.9</m:t>
        </m:r>
      </m:oMath>
      <w:r>
        <w:rPr>
          <w:rFonts w:ascii="游明朝" w:eastAsia="游明朝" w:hAnsi="游明朝" w:cs="游明朝"/>
          <w:color w:val="000000" w:themeColor="text1"/>
          <w:sz w:val="22"/>
          <w:szCs w:val="22"/>
          <w:u w:color="222222"/>
          <w:shd w:val="clear" w:color="auto" w:fill="FFFFFF"/>
          <w:lang w:val="ja-JP"/>
        </w:rPr>
        <w:t>で56.9%であり，ProtoRAFの21.4%，53.3%を上回るが，いずれも100%を大きく下回る．一方，平常時では</w:t>
      </w:r>
      <m:oMath>
        <m:r>
          <w:rPr>
            <w:rFonts w:ascii="Cambria Math" w:hAnsi="Cambria Math"/>
            <w:sz w:val="22"/>
            <w:szCs w:val="22"/>
          </w:rPr>
          <m:t>R</m:t>
        </m:r>
      </m:oMath>
      <w:r>
        <w:rPr>
          <w:rFonts w:ascii="游明朝" w:eastAsia="游明朝" w:hAnsi="游明朝" w:cs="游明朝"/>
          <w:color w:val="000000" w:themeColor="text1"/>
          <w:sz w:val="22"/>
          <w:szCs w:val="22"/>
          <w:u w:color="222222"/>
          <w:shd w:val="clear" w:color="auto" w:fill="FFFFFF"/>
          <w:lang w:val="ja-JP"/>
        </w:rPr>
        <w:t>が100%を超え，提案手法は</w:t>
      </w:r>
      <m:oMath>
        <m:r>
          <w:rPr>
            <w:rFonts w:ascii="Cambria Math" w:hAnsi="Cambria Math"/>
            <w:sz w:val="22"/>
            <w:szCs w:val="22"/>
          </w:rPr>
          <m:t>τ=0.5</m:t>
        </m:r>
      </m:oMath>
      <w:r>
        <w:rPr>
          <w:rFonts w:ascii="游明朝" w:eastAsia="游明朝" w:hAnsi="游明朝" w:cs="游明朝"/>
          <w:color w:val="000000" w:themeColor="text1"/>
          <w:sz w:val="22"/>
          <w:szCs w:val="22"/>
          <w:u w:color="222222"/>
          <w:shd w:val="clear" w:color="auto" w:fill="FFFFFF"/>
          <w:lang w:val="ja-JP"/>
        </w:rPr>
        <w:t>で115.0%，</w:t>
      </w:r>
      <m:oMath>
        <m:r>
          <w:rPr>
            <w:rFonts w:ascii="Cambria Math" w:hAnsi="Cambria Math"/>
            <w:sz w:val="22"/>
            <w:szCs w:val="22"/>
          </w:rPr>
          <m:t>τ=0.9</m:t>
        </m:r>
      </m:oMath>
      <w:r>
        <w:rPr>
          <w:rFonts w:ascii="游明朝" w:eastAsia="游明朝" w:hAnsi="游明朝" w:cs="游明朝"/>
          <w:color w:val="000000" w:themeColor="text1"/>
          <w:sz w:val="22"/>
          <w:szCs w:val="22"/>
          <w:u w:color="222222"/>
          <w:shd w:val="clear" w:color="auto" w:fill="FFFFFF"/>
          <w:lang w:val="ja-JP"/>
        </w:rPr>
        <w:t>で405.3%であるのに対し，ProtoRAFは139.6%，554.3%である．すなわち提案手法は，スパイクの時点では</w:t>
      </w:r>
      <m:oMath>
        <m:r>
          <w:rPr>
            <w:rFonts w:ascii="Cambria Math" w:hAnsi="Cambria Math"/>
            <w:sz w:val="22"/>
            <w:szCs w:val="22"/>
          </w:rPr>
          <m:t>R</m:t>
        </m:r>
      </m:oMath>
      <w:r>
        <w:rPr>
          <w:rFonts w:ascii="游明朝" w:eastAsia="游明朝" w:hAnsi="游明朝" w:cs="游明朝"/>
          <w:color w:val="000000" w:themeColor="text1"/>
          <w:sz w:val="22"/>
          <w:szCs w:val="22"/>
          <w:u w:color="222222"/>
          <w:shd w:val="clear" w:color="auto" w:fill="FFFFFF"/>
          <w:lang w:val="ja-JP"/>
        </w:rPr>
        <w:t>が従来手法より高く，平常時では低い．上側分位点を一律に広げているのではなく，スパイクの時点で選択的に予測の水準と幅を高めている．Multi-RAFもほぼ同等であり，この性質は主にマルチストリームエンコードによる．</w:t>
      </w:r>
    </w:p>
    <w:p w14:paraId="0868BD41" w14:textId="77777777" w:rsidR="00545825" w:rsidRDefault="00000000">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以上より，提案手法の寄与はスパイクの高さの再現ではなく，立ち上がりの時期と不確実性の提示にある．販売冊数は在庫が尽きた時点で頭打ちとなるため学習データ自体が高さを過小に含み，またスパイクの契機は受賞や映像化といった外生的な事象にあるため，販売履歴のみから高さを決めることは原理的に難しい．高さの再現は本研究の限界である．</w:t>
      </w:r>
    </w:p>
    <w:p w14:paraId="353116F1"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3CC91BCE" w14:textId="77777777" w:rsidR="007109C2" w:rsidRDefault="0041754F">
      <w:pPr>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新原稿 p.10 右カラム，5.4.5 実験5（記載の追加）：</w:t>
      </w:r>
    </w:p>
    <w:p w14:paraId="0A3C7818" w14:textId="77777777" w:rsidR="007109C2" w:rsidDel="00957395" w:rsidRDefault="0041754F">
      <w:pPr>
        <w:ind w:leftChars="202" w:left="424"/>
        <w:rPr>
          <w:del w:id="126" w:author="MIKAWA Kenta" w:date="2026-09-24T14:05:00Z" w16du:dateUtc="2026-09-24T05:05:00Z"/>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ただし書籍Bでは，予測の上昇は実績の急増に比べて小さく，スパイクの水準までは再現できていない．なお，スパイクの時点だけに限った評価は表2の</w:t>
      </w:r>
      <m:oMath>
        <m:r>
          <w:rPr>
            <w:rFonts w:ascii="Cambria Math" w:hAnsi="Cambria Math"/>
            <w:sz w:val="22"/>
            <w:szCs w:val="22"/>
          </w:rPr>
          <m:t>z</m:t>
        </m:r>
      </m:oMath>
      <w:r>
        <w:rPr>
          <w:rFonts w:ascii="游明朝" w:eastAsia="游明朝" w:hAnsi="游明朝" w:cs="游明朝"/>
          <w:color w:val="000000" w:themeColor="text1"/>
          <w:sz w:val="22"/>
          <w:szCs w:val="22"/>
          <w:u w:color="222222"/>
          <w:shd w:val="clear" w:color="auto" w:fill="FFFFFF"/>
          <w:lang w:val="ja-JP"/>
        </w:rPr>
        <w:t>スコアが2以上の区分に，スパイクの位置のずれの評価は表4に示している．また，スパイクの高さの再現と上側分位点による被覆については5.4.2項で述べた通りである</w:t>
      </w:r>
      <w:del w:id="127" w:author="MIKAWA Kenta" w:date="2026-09-24T14:05:00Z" w16du:dateUtc="2026-09-24T05:05:00Z">
        <w:r w:rsidDel="00957395">
          <w:rPr>
            <w:rFonts w:ascii="游明朝" w:eastAsia="游明朝" w:hAnsi="游明朝" w:cs="游明朝"/>
            <w:color w:val="000000" w:themeColor="text1"/>
            <w:sz w:val="22"/>
            <w:szCs w:val="22"/>
            <w:u w:color="222222"/>
            <w:shd w:val="clear" w:color="auto" w:fill="FFFFFF"/>
            <w:lang w:val="ja-JP"/>
          </w:rPr>
          <w:delText>．</w:delText>
        </w:r>
      </w:del>
    </w:p>
    <w:p w14:paraId="4CD7E46B" w14:textId="0E132EC9" w:rsidR="007109C2" w:rsidRPr="00287734" w:rsidRDefault="007109C2">
      <w:pPr>
        <w:ind w:leftChars="202" w:left="424"/>
        <w:rPr>
          <w:rFonts w:ascii="游明朝" w:eastAsia="游明朝" w:hAnsi="游明朝" w:cs="游明朝"/>
          <w:color w:val="222222"/>
          <w:sz w:val="22"/>
          <w:szCs w:val="22"/>
          <w:u w:color="222222"/>
          <w:shd w:val="clear" w:color="auto" w:fill="FFFFFF"/>
          <w:rPrChange w:id="128" w:author="MIKAWA Kenta" w:date="2026-09-24T12:32:00Z" w16du:dateUtc="2026-09-24T03:32:00Z">
            <w:rPr>
              <w:rFonts w:ascii="游明朝" w:eastAsia="游明朝" w:hAnsi="游明朝" w:cs="游明朝"/>
              <w:color w:val="222222"/>
              <w:sz w:val="22"/>
              <w:szCs w:val="22"/>
              <w:u w:color="222222"/>
              <w:shd w:val="clear" w:color="auto" w:fill="FFFFFF"/>
              <w:lang w:val="ja-JP"/>
            </w:rPr>
          </w:rPrChange>
        </w:rPr>
        <w:pPrChange w:id="129" w:author="MIKAWA Kenta" w:date="2026-09-24T14:05:00Z" w16du:dateUtc="2026-09-24T05:05:00Z">
          <w:pPr/>
        </w:pPrChange>
      </w:pPr>
    </w:p>
    <w:p w14:paraId="1162C373" w14:textId="77777777" w:rsidR="007109C2" w:rsidRDefault="007109C2">
      <w:pPr>
        <w:rPr>
          <w:rFonts w:ascii="游明朝" w:eastAsia="游明朝" w:hAnsi="游明朝" w:cs="游明朝"/>
          <w:color w:val="222222"/>
          <w:sz w:val="22"/>
          <w:szCs w:val="22"/>
          <w:u w:color="222222"/>
          <w:shd w:val="clear" w:color="auto" w:fill="FFFFFF"/>
        </w:rPr>
      </w:pPr>
    </w:p>
    <w:p w14:paraId="14F0DFCE" w14:textId="77777777"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#A</w:t>
      </w:r>
      <w:r w:rsidRPr="001A2D82">
        <w:rPr>
          <w:rFonts w:asciiTheme="majorEastAsia" w:eastAsiaTheme="majorEastAsia" w:hAnsiTheme="majorEastAsia" w:cs="游明朝"/>
          <w:b/>
          <w:bCs/>
          <w:sz w:val="22"/>
          <w:szCs w:val="22"/>
          <w:lang w:val="ja-JP"/>
        </w:rPr>
        <w:t>から頂いたコメント】</w:t>
      </w:r>
    </w:p>
    <w:p w14:paraId="77C6B12F"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第6節では返本および機会損失について議論されているが，そこで示された改善が実社会においてどの程度のインパクトを持つのかを，より明確に示していただきたい．可能であれば，返本冊数や機会損失冊数だけでなく，金額換算した効果やリスクの大きさなどを示すことで，提案手法の実務的な意義がより理解しやすくなると考える．</w:t>
      </w:r>
    </w:p>
    <w:p w14:paraId="1C883FA1"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31FDB804"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6D893197" w14:textId="7BA931C4" w:rsidR="007109C2" w:rsidRDefault="00287734">
      <w:pPr>
        <w:ind w:firstLine="220"/>
        <w:rPr>
          <w:rFonts w:ascii="游明朝" w:eastAsia="游明朝" w:hAnsi="游明朝" w:cs="游明朝"/>
          <w:color w:val="222222"/>
          <w:sz w:val="22"/>
          <w:szCs w:val="22"/>
          <w:u w:color="222222"/>
          <w:shd w:val="clear" w:color="auto" w:fill="FFFFFF"/>
          <w:lang w:val="ja-JP"/>
        </w:rPr>
      </w:pPr>
      <w:ins w:id="130" w:author="MIKAWA Kenta" w:date="2026-09-24T13:48:00Z" w16du:dateUtc="2026-09-24T04:48:00Z">
        <w:r w:rsidRPr="00287734">
          <w:rPr>
            <w:rFonts w:ascii="游明朝" w:eastAsia="游明朝" w:hAnsi="游明朝" w:cs="游明朝"/>
            <w:color w:val="222222"/>
            <w:sz w:val="22"/>
            <w:szCs w:val="22"/>
            <w:u w:color="222222"/>
            <w:shd w:val="clear" w:color="auto" w:fill="FFFFFF"/>
            <w:lang w:val="ja-JP"/>
          </w:rPr>
          <w:t>ご指摘いただき，ありがとうございます．ご指摘の通り，冊数のみの記載では実務上の規模を十分に把握することが困難であり，説明が不十分でした．</w:t>
        </w:r>
      </w:ins>
      <w:del w:id="131" w:author="MIKAWA Kenta" w:date="2026-09-24T13:48:00Z" w16du:dateUtc="2026-09-24T04:48:00Z">
        <w:r w:rsidR="0041754F" w:rsidDel="00287734">
          <w:rPr>
            <w:rFonts w:ascii="游明朝" w:eastAsia="游明朝" w:hAnsi="游明朝" w:cs="游明朝"/>
            <w:color w:val="222222"/>
            <w:sz w:val="22"/>
            <w:szCs w:val="22"/>
            <w:u w:color="222222"/>
            <w:shd w:val="clear" w:color="auto" w:fill="FFFFFF"/>
            <w:lang w:val="ja-JP"/>
          </w:rPr>
          <w:delText>ご指摘</w:delText>
        </w:r>
        <w:r w:rsidR="00710952" w:rsidDel="00287734">
          <w:rPr>
            <w:rFonts w:ascii="游明朝" w:eastAsia="游明朝" w:hAnsi="游明朝" w:cs="游明朝" w:hint="eastAsia"/>
            <w:color w:val="222222"/>
            <w:sz w:val="22"/>
            <w:szCs w:val="22"/>
            <w:u w:color="222222"/>
            <w:shd w:val="clear" w:color="auto" w:fill="FFFFFF"/>
            <w:lang w:val="ja-JP"/>
          </w:rPr>
          <w:delText>いただきまして</w:delText>
        </w:r>
        <w:r w:rsidR="0041754F" w:rsidDel="00287734">
          <w:rPr>
            <w:rFonts w:ascii="游明朝" w:eastAsia="游明朝" w:hAnsi="游明朝" w:cs="游明朝"/>
            <w:color w:val="222222"/>
            <w:sz w:val="22"/>
            <w:szCs w:val="22"/>
            <w:u w:color="222222"/>
            <w:shd w:val="clear" w:color="auto" w:fill="FFFFFF"/>
            <w:lang w:val="ja-JP"/>
          </w:rPr>
          <w:delText>ありがとうございました．冊数のみでは実務上の規模が伝わりにくい</w:delText>
        </w:r>
        <w:r w:rsidR="00710952" w:rsidDel="00287734">
          <w:rPr>
            <w:rFonts w:ascii="游明朝" w:eastAsia="游明朝" w:hAnsi="游明朝" w:cs="游明朝" w:hint="eastAsia"/>
            <w:color w:val="222222"/>
            <w:sz w:val="22"/>
            <w:szCs w:val="22"/>
            <w:u w:color="222222"/>
            <w:shd w:val="clear" w:color="auto" w:fill="FFFFFF"/>
            <w:lang w:val="ja-JP"/>
          </w:rPr>
          <w:delText>というご指摘の通りです．大変失礼いたしました</w:delText>
        </w:r>
        <w:r w:rsidR="0041754F" w:rsidDel="00287734">
          <w:rPr>
            <w:rFonts w:ascii="游明朝" w:eastAsia="游明朝" w:hAnsi="游明朝" w:cs="游明朝"/>
            <w:color w:val="222222"/>
            <w:sz w:val="22"/>
            <w:szCs w:val="22"/>
            <w:u w:color="222222"/>
            <w:shd w:val="clear" w:color="auto" w:fill="FFFFFF"/>
            <w:lang w:val="ja-JP"/>
          </w:rPr>
          <w:delText>．</w:delText>
        </w:r>
      </w:del>
    </w:p>
    <w:p w14:paraId="0653E4C1" w14:textId="4AF1F1AD" w:rsidR="00FB08EA" w:rsidRDefault="00287734" w:rsidP="00FB08EA">
      <w:pPr>
        <w:ind w:firstLine="220"/>
        <w:rPr>
          <w:rFonts w:ascii="游明朝" w:eastAsia="游明朝" w:hAnsi="游明朝" w:cs="游明朝"/>
          <w:color w:val="222222"/>
          <w:sz w:val="22"/>
          <w:szCs w:val="22"/>
          <w:u w:color="222222"/>
          <w:shd w:val="clear" w:color="auto" w:fill="FFFFFF"/>
          <w:lang w:val="ja-JP"/>
        </w:rPr>
      </w:pPr>
      <w:ins w:id="132" w:author="MIKAWA Kenta" w:date="2026-09-24T13:48:00Z" w16du:dateUtc="2026-09-24T04:48:00Z">
        <w:r>
          <w:rPr>
            <w:rFonts w:ascii="游明朝" w:eastAsia="游明朝" w:hAnsi="游明朝" w:cs="游明朝" w:hint="eastAsia"/>
            <w:color w:val="222222"/>
            <w:sz w:val="22"/>
            <w:szCs w:val="22"/>
            <w:u w:color="222222"/>
            <w:shd w:val="clear" w:color="auto" w:fill="FFFFFF"/>
            <w:lang w:val="ja-JP"/>
          </w:rPr>
          <w:t>査読者のご指摘を踏まえ，</w:t>
        </w:r>
      </w:ins>
      <w:r w:rsidR="0041754F">
        <w:rPr>
          <w:rFonts w:ascii="游明朝" w:eastAsia="游明朝" w:hAnsi="游明朝" w:cs="游明朝"/>
          <w:color w:val="222222"/>
          <w:sz w:val="22"/>
          <w:szCs w:val="22"/>
          <w:u w:color="222222"/>
          <w:shd w:val="clear" w:color="auto" w:fill="FFFFFF"/>
          <w:lang w:val="ja-JP"/>
        </w:rPr>
        <w:t>データに含まれる本体価格</w:t>
      </w:r>
      <w:r w:rsidR="00710952">
        <w:rPr>
          <w:rFonts w:ascii="游明朝" w:eastAsia="游明朝" w:hAnsi="游明朝" w:cs="游明朝" w:hint="eastAsia"/>
          <w:color w:val="222222"/>
          <w:sz w:val="22"/>
          <w:szCs w:val="22"/>
          <w:u w:color="222222"/>
          <w:shd w:val="clear" w:color="auto" w:fill="FFFFFF"/>
          <w:lang w:val="ja-JP"/>
        </w:rPr>
        <w:t>を基に</w:t>
      </w:r>
      <w:ins w:id="133" w:author="MIKAWA Kenta" w:date="2026-09-24T13:48:00Z" w16du:dateUtc="2026-09-24T04:48:00Z">
        <w:r>
          <w:rPr>
            <w:rFonts w:ascii="游明朝" w:eastAsia="游明朝" w:hAnsi="游明朝" w:cs="游明朝" w:hint="eastAsia"/>
            <w:color w:val="222222"/>
            <w:sz w:val="22"/>
            <w:szCs w:val="22"/>
            <w:u w:color="222222"/>
            <w:shd w:val="clear" w:color="auto" w:fill="FFFFFF"/>
            <w:lang w:val="ja-JP"/>
          </w:rPr>
          <w:t>冊数を基にして売上</w:t>
        </w:r>
      </w:ins>
      <w:r w:rsidR="0041754F">
        <w:rPr>
          <w:rFonts w:ascii="游明朝" w:eastAsia="游明朝" w:hAnsi="游明朝" w:cs="游明朝" w:hint="eastAsia"/>
          <w:color w:val="222222"/>
          <w:sz w:val="22"/>
          <w:szCs w:val="22"/>
          <w:u w:color="222222"/>
          <w:shd w:val="clear" w:color="auto" w:fill="FFFFFF"/>
          <w:lang w:val="ja-JP"/>
        </w:rPr>
        <w:t>金</w:t>
      </w:r>
      <w:r w:rsidR="0041754F">
        <w:rPr>
          <w:rFonts w:ascii="游明朝" w:eastAsia="游明朝" w:hAnsi="游明朝" w:cs="游明朝"/>
          <w:color w:val="222222"/>
          <w:sz w:val="22"/>
          <w:szCs w:val="22"/>
          <w:u w:color="222222"/>
          <w:shd w:val="clear" w:color="auto" w:fill="FFFFFF"/>
          <w:lang w:val="ja-JP"/>
        </w:rPr>
        <w:t>額</w:t>
      </w:r>
      <w:del w:id="134" w:author="MIKAWA Kenta" w:date="2026-09-24T13:49:00Z" w16du:dateUtc="2026-09-24T04:49:00Z">
        <w:r w:rsidR="0041754F" w:rsidDel="00287734">
          <w:rPr>
            <w:rFonts w:ascii="游明朝" w:eastAsia="游明朝" w:hAnsi="游明朝" w:cs="游明朝" w:hint="eastAsia"/>
            <w:color w:val="222222"/>
            <w:sz w:val="22"/>
            <w:szCs w:val="22"/>
            <w:u w:color="222222"/>
            <w:shd w:val="clear" w:color="auto" w:fill="FFFFFF"/>
            <w:lang w:val="ja-JP"/>
          </w:rPr>
          <w:delText>に</w:delText>
        </w:r>
      </w:del>
      <w:ins w:id="135" w:author="MIKAWA Kenta" w:date="2026-09-24T13:49:00Z" w16du:dateUtc="2026-09-24T04:49:00Z">
        <w:r>
          <w:rPr>
            <w:rFonts w:ascii="游明朝" w:eastAsia="游明朝" w:hAnsi="游明朝" w:cs="游明朝" w:hint="eastAsia"/>
            <w:color w:val="222222"/>
            <w:sz w:val="22"/>
            <w:szCs w:val="22"/>
            <w:u w:color="222222"/>
            <w:shd w:val="clear" w:color="auto" w:fill="FFFFFF"/>
            <w:lang w:val="ja-JP"/>
          </w:rPr>
          <w:t>算出</w:t>
        </w:r>
      </w:ins>
      <w:del w:id="136" w:author="MIKAWA Kenta" w:date="2026-09-24T13:49:00Z" w16du:dateUtc="2026-09-24T04:49:00Z">
        <w:r w:rsidR="0041754F" w:rsidDel="00287734">
          <w:rPr>
            <w:rFonts w:ascii="游明朝" w:eastAsia="游明朝" w:hAnsi="游明朝" w:cs="游明朝" w:hint="eastAsia"/>
            <w:color w:val="222222"/>
            <w:sz w:val="22"/>
            <w:szCs w:val="22"/>
            <w:u w:color="222222"/>
            <w:shd w:val="clear" w:color="auto" w:fill="FFFFFF"/>
            <w:lang w:val="ja-JP"/>
          </w:rPr>
          <w:delText>換算</w:delText>
        </w:r>
      </w:del>
      <w:ins w:id="137" w:author="MIKAWA Kenta" w:date="2026-09-24T13:49:00Z" w16du:dateUtc="2026-09-24T04:49:00Z">
        <w:r>
          <w:rPr>
            <w:rFonts w:ascii="游明朝" w:eastAsia="游明朝" w:hAnsi="游明朝" w:cs="游明朝" w:hint="eastAsia"/>
            <w:color w:val="222222"/>
            <w:sz w:val="22"/>
            <w:szCs w:val="22"/>
            <w:u w:color="222222"/>
            <w:shd w:val="clear" w:color="auto" w:fill="FFFFFF"/>
            <w:lang w:val="ja-JP"/>
          </w:rPr>
          <w:t>を</w:t>
        </w:r>
      </w:ins>
      <w:r w:rsidR="0041754F">
        <w:rPr>
          <w:rFonts w:ascii="游明朝" w:eastAsia="游明朝" w:hAnsi="游明朝" w:cs="游明朝"/>
          <w:color w:val="222222"/>
          <w:sz w:val="22"/>
          <w:szCs w:val="22"/>
          <w:u w:color="222222"/>
          <w:shd w:val="clear" w:color="auto" w:fill="FFFFFF"/>
          <w:lang w:val="ja-JP"/>
        </w:rPr>
        <w:t>いたしました．</w:t>
      </w:r>
      <w:ins w:id="138" w:author="MIKAWA Kenta" w:date="2026-09-24T13:49:00Z" w16du:dateUtc="2026-09-24T04:49:00Z">
        <w:r w:rsidR="00885774">
          <w:rPr>
            <w:rFonts w:ascii="游明朝" w:eastAsia="游明朝" w:hAnsi="游明朝" w:cs="游明朝" w:hint="eastAsia"/>
            <w:color w:val="222222"/>
            <w:sz w:val="22"/>
            <w:szCs w:val="22"/>
            <w:u w:color="222222"/>
            <w:shd w:val="clear" w:color="auto" w:fill="FFFFFF"/>
            <w:lang w:val="ja-JP"/>
          </w:rPr>
          <w:t>この結果，</w:t>
        </w:r>
      </w:ins>
      <w:r w:rsidR="0041754F">
        <w:rPr>
          <w:rFonts w:ascii="游明朝" w:eastAsia="游明朝" w:hAnsi="游明朝" w:cs="游明朝"/>
          <w:color w:val="222222"/>
          <w:sz w:val="22"/>
          <w:szCs w:val="22"/>
          <w:u w:color="222222"/>
          <w:shd w:val="clear" w:color="auto" w:fill="FFFFFF"/>
          <w:lang w:val="ja-JP"/>
        </w:rPr>
        <w:t>GateRAFの過剰入荷は3,173万円，機会損失は1億2,052万円で，Baselineと比べ合わせて約1,560万円の損失を抑えられております</w:t>
      </w:r>
      <w:r w:rsidR="00FB08EA">
        <w:rPr>
          <w:rFonts w:ascii="游明朝" w:eastAsia="游明朝" w:hAnsi="游明朝" w:cs="游明朝" w:hint="eastAsia"/>
          <w:color w:val="222222"/>
          <w:sz w:val="22"/>
          <w:szCs w:val="22"/>
          <w:u w:color="222222"/>
          <w:shd w:val="clear" w:color="auto" w:fill="FFFFFF"/>
          <w:lang w:val="ja-JP"/>
        </w:rPr>
        <w:t>．（</w:t>
      </w:r>
      <w:r w:rsidR="00FB08EA">
        <w:rPr>
          <w:rFonts w:ascii="游明朝" w:eastAsia="游明朝" w:hAnsi="游明朝" w:cs="游明朝"/>
          <w:color w:val="222222"/>
          <w:sz w:val="22"/>
          <w:szCs w:val="22"/>
          <w:u w:color="222222"/>
          <w:shd w:val="clear" w:color="auto" w:fill="FFFFFF"/>
          <w:lang w:val="ja-JP"/>
        </w:rPr>
        <w:t>評価対象は1,157書名の64日分，本体価格ベースの売上2億1,369万円）．</w:t>
      </w:r>
    </w:p>
    <w:p w14:paraId="43405A47" w14:textId="140F7C2F" w:rsidR="007109C2" w:rsidRDefault="00FB08EA">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hint="eastAsia"/>
          <w:color w:val="222222"/>
          <w:sz w:val="22"/>
          <w:szCs w:val="22"/>
          <w:u w:color="222222"/>
          <w:shd w:val="clear" w:color="auto" w:fill="FFFFFF"/>
          <w:lang w:val="ja-JP"/>
        </w:rPr>
        <w:t>ただし，本試算は在庫の繰越を考慮</w:t>
      </w:r>
      <w:ins w:id="139" w:author="MIKAWA Kenta" w:date="2026-09-24T13:49:00Z" w16du:dateUtc="2026-09-24T04:49:00Z">
        <w:r w:rsidR="0097096A">
          <w:rPr>
            <w:rFonts w:ascii="游明朝" w:eastAsia="游明朝" w:hAnsi="游明朝" w:cs="游明朝" w:hint="eastAsia"/>
            <w:color w:val="222222"/>
            <w:sz w:val="22"/>
            <w:szCs w:val="22"/>
            <w:u w:color="222222"/>
            <w:shd w:val="clear" w:color="auto" w:fill="FFFFFF"/>
            <w:lang w:val="ja-JP"/>
          </w:rPr>
          <w:t>せず，</w:t>
        </w:r>
      </w:ins>
      <w:del w:id="140" w:author="MIKAWA Kenta" w:date="2026-09-24T13:49:00Z" w16du:dateUtc="2026-09-24T04:49:00Z">
        <w:r w:rsidDel="0097096A">
          <w:rPr>
            <w:rFonts w:ascii="游明朝" w:eastAsia="游明朝" w:hAnsi="游明朝" w:cs="游明朝" w:hint="eastAsia"/>
            <w:color w:val="222222"/>
            <w:sz w:val="22"/>
            <w:szCs w:val="22"/>
            <w:u w:color="222222"/>
            <w:shd w:val="clear" w:color="auto" w:fill="FFFFFF"/>
            <w:lang w:val="ja-JP"/>
          </w:rPr>
          <w:delText>しない</w:delText>
        </w:r>
      </w:del>
      <w:r>
        <w:rPr>
          <w:rFonts w:ascii="游明朝" w:eastAsia="游明朝" w:hAnsi="游明朝" w:cs="游明朝" w:hint="eastAsia"/>
          <w:color w:val="222222"/>
          <w:sz w:val="22"/>
          <w:szCs w:val="22"/>
          <w:u w:color="222222"/>
          <w:shd w:val="clear" w:color="auto" w:fill="FFFFFF"/>
          <w:lang w:val="ja-JP"/>
        </w:rPr>
        <w:t>日毎</w:t>
      </w:r>
      <w:ins w:id="141" w:author="MIKAWA Kenta" w:date="2026-09-24T13:49:00Z" w16du:dateUtc="2026-09-24T04:49:00Z">
        <w:r w:rsidR="0097096A">
          <w:rPr>
            <w:rFonts w:ascii="游明朝" w:eastAsia="游明朝" w:hAnsi="游明朝" w:cs="游明朝" w:hint="eastAsia"/>
            <w:color w:val="222222"/>
            <w:sz w:val="22"/>
            <w:szCs w:val="22"/>
            <w:u w:color="222222"/>
            <w:shd w:val="clear" w:color="auto" w:fill="FFFFFF"/>
            <w:lang w:val="ja-JP"/>
          </w:rPr>
          <w:t>の</w:t>
        </w:r>
      </w:ins>
      <w:del w:id="142" w:author="MIKAWA Kenta" w:date="2026-09-24T13:49:00Z" w16du:dateUtc="2026-09-24T04:49:00Z">
        <w:r w:rsidDel="0097096A">
          <w:rPr>
            <w:rFonts w:ascii="游明朝" w:eastAsia="游明朝" w:hAnsi="游明朝" w:cs="游明朝" w:hint="eastAsia"/>
            <w:color w:val="222222"/>
            <w:sz w:val="22"/>
            <w:szCs w:val="22"/>
            <w:u w:color="222222"/>
            <w:shd w:val="clear" w:color="auto" w:fill="FFFFFF"/>
            <w:lang w:val="ja-JP"/>
          </w:rPr>
          <w:delText>に</w:delText>
        </w:r>
      </w:del>
      <w:r>
        <w:rPr>
          <w:rFonts w:ascii="游明朝" w:eastAsia="游明朝" w:hAnsi="游明朝" w:cs="游明朝" w:hint="eastAsia"/>
          <w:color w:val="222222"/>
          <w:sz w:val="22"/>
          <w:szCs w:val="22"/>
          <w:u w:color="222222"/>
          <w:shd w:val="clear" w:color="auto" w:fill="FFFFFF"/>
          <w:lang w:val="ja-JP"/>
        </w:rPr>
        <w:t>独立</w:t>
      </w:r>
      <w:del w:id="143" w:author="MIKAWA Kenta" w:date="2026-09-24T13:49:00Z" w16du:dateUtc="2026-09-24T04:49:00Z">
        <w:r w:rsidDel="0097096A">
          <w:rPr>
            <w:rFonts w:ascii="游明朝" w:eastAsia="游明朝" w:hAnsi="游明朝" w:cs="游明朝" w:hint="eastAsia"/>
            <w:color w:val="222222"/>
            <w:sz w:val="22"/>
            <w:szCs w:val="22"/>
            <w:u w:color="222222"/>
            <w:shd w:val="clear" w:color="auto" w:fill="FFFFFF"/>
            <w:lang w:val="ja-JP"/>
          </w:rPr>
          <w:delText>であること</w:delText>
        </w:r>
      </w:del>
      <w:ins w:id="144" w:author="MIKAWA Kenta" w:date="2026-09-24T13:49:00Z" w16du:dateUtc="2026-09-24T04:49:00Z">
        <w:r w:rsidR="0097096A">
          <w:rPr>
            <w:rFonts w:ascii="游明朝" w:eastAsia="游明朝" w:hAnsi="游明朝" w:cs="游明朝" w:hint="eastAsia"/>
            <w:color w:val="222222"/>
            <w:sz w:val="22"/>
            <w:szCs w:val="22"/>
            <w:u w:color="222222"/>
            <w:shd w:val="clear" w:color="auto" w:fill="FFFFFF"/>
            <w:lang w:val="ja-JP"/>
          </w:rPr>
          <w:t>性</w:t>
        </w:r>
      </w:ins>
      <w:r>
        <w:rPr>
          <w:rFonts w:ascii="游明朝" w:eastAsia="游明朝" w:hAnsi="游明朝" w:cs="游明朝" w:hint="eastAsia"/>
          <w:color w:val="222222"/>
          <w:sz w:val="22"/>
          <w:szCs w:val="22"/>
          <w:u w:color="222222"/>
          <w:shd w:val="clear" w:color="auto" w:fill="FFFFFF"/>
          <w:lang w:val="ja-JP"/>
        </w:rPr>
        <w:t>を仮定したシミュレーションであり，売り上げの半分程度が機会損失となってしまっています．在庫の繰越を考慮して</w:t>
      </w:r>
      <w:r>
        <w:rPr>
          <w:rFonts w:ascii="游明朝" w:eastAsia="游明朝" w:hAnsi="游明朝" w:cs="游明朝" w:hint="eastAsia"/>
          <w:color w:val="222222"/>
          <w:sz w:val="22"/>
          <w:szCs w:val="22"/>
          <w:u w:color="222222"/>
          <w:shd w:val="clear" w:color="auto" w:fill="FFFFFF"/>
          <w:lang w:val="ja-JP"/>
        </w:rPr>
        <w:lastRenderedPageBreak/>
        <w:t>いないことから，機会損失は過大に生じてしまうこと，主張したいのは手法間の金額の差であることから，</w:t>
      </w:r>
      <w:commentRangeStart w:id="145"/>
      <w:r>
        <w:rPr>
          <w:rFonts w:ascii="游明朝" w:eastAsia="游明朝" w:hAnsi="游明朝" w:cs="游明朝" w:hint="eastAsia"/>
          <w:color w:val="222222"/>
          <w:sz w:val="22"/>
          <w:szCs w:val="22"/>
          <w:u w:color="222222"/>
          <w:shd w:val="clear" w:color="auto" w:fill="FFFFFF"/>
          <w:lang w:val="ja-JP"/>
        </w:rPr>
        <w:t>これを追加するものといたしました．</w:t>
      </w:r>
      <w:commentRangeEnd w:id="145"/>
      <w:r w:rsidR="00022075">
        <w:rPr>
          <w:rStyle w:val="ac"/>
          <w:rFonts w:ascii="游明朝" w:eastAsia="游明朝" w:hAnsi="游明朝" w:cs="游明朝"/>
          <w:color w:val="222222"/>
          <w:sz w:val="22"/>
          <w:szCs w:val="22"/>
          <w:u w:color="222222"/>
          <w:shd w:val="clear" w:color="auto" w:fill="FFFFFF"/>
          <w:lang w:val="ja-JP"/>
        </w:rPr>
        <w:commentReference w:id="145"/>
      </w:r>
    </w:p>
    <w:p w14:paraId="16D42957"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6442B663"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あわせて，はじめに述べた物流コストと在庫リスクの観点からの意味づけも加えました．返本は書店から取次・出版社への返品であり往復の輸送を伴いますが，GateRAFはBaselineに対し返本を16,201冊減らしております．また委託販売制度のもとで売れ残りの在庫リスクを負うのは出版社であるため，過剰入荷の抑制はそのリスクの軽減にあたります．機会損失も同時に6,073冊減っており，欠品を増やさずにこれを実現しております．</w:t>
      </w:r>
    </w:p>
    <w:p w14:paraId="6E5BCE40"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以上を，表7の金額列と6章の考察2段落として追記いたしました．</w:t>
      </w:r>
    </w:p>
    <w:p w14:paraId="530468BB"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6B32B4F5" w14:textId="77777777" w:rsidR="007109C2" w:rsidRDefault="0041754F">
      <w:pPr>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新原稿 p.11，表7（金額列の追加）：</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1900"/>
        <w:gridCol w:w="1500"/>
        <w:gridCol w:w="1500"/>
        <w:gridCol w:w="1500"/>
      </w:tblGrid>
      <w:tr w:rsidR="00D24E81" w14:paraId="1939D615" w14:textId="77777777">
        <w:trPr>
          <w:cantSplit/>
          <w:tblHeader/>
          <w:jc w:val="center"/>
        </w:trPr>
        <w:tc>
          <w:tcPr>
            <w:tcW w:w="1900" w:type="dxa"/>
            <w:vMerge w:val="restart"/>
            <w:tcBorders>
              <w:bottom w:val="single" w:sz="8" w:space="0" w:color="000000"/>
            </w:tcBorders>
          </w:tcPr>
          <w:p w14:paraId="613F0AF2" w14:textId="77777777" w:rsidR="00D24E81" w:rsidRDefault="00000000">
            <w:pPr>
              <w:keepNext/>
              <w:spacing w:before="40" w:after="40"/>
              <w:jc w:val="left"/>
            </w:pPr>
            <w:r>
              <w:rPr>
                <w:rFonts w:ascii="游明朝" w:eastAsia="游明朝" w:hAnsi="游明朝"/>
                <w:b/>
                <w:sz w:val="20"/>
              </w:rPr>
              <w:t>モデル</w:t>
            </w:r>
          </w:p>
        </w:tc>
        <w:tc>
          <w:tcPr>
            <w:tcW w:w="1500" w:type="dxa"/>
            <w:vMerge w:val="restart"/>
            <w:tcBorders>
              <w:bottom w:val="single" w:sz="8" w:space="0" w:color="000000"/>
            </w:tcBorders>
          </w:tcPr>
          <w:p w14:paraId="4A93BFFA" w14:textId="77777777" w:rsidR="00D24E81" w:rsidRDefault="00000000">
            <w:pPr>
              <w:keepNext/>
              <w:spacing w:before="40" w:after="40"/>
              <w:jc w:val="center"/>
            </w:pPr>
            <w:r>
              <w:rPr>
                <w:rFonts w:ascii="游明朝" w:eastAsia="游明朝" w:hAnsi="游明朝"/>
                <w:b/>
                <w:sz w:val="20"/>
              </w:rPr>
              <w:t>返本率</w:t>
            </w:r>
          </w:p>
        </w:tc>
        <w:tc>
          <w:tcPr>
            <w:tcW w:w="3000" w:type="dxa"/>
            <w:gridSpan w:val="2"/>
            <w:tcBorders>
              <w:bottom w:val="single" w:sz="8" w:space="0" w:color="000000"/>
            </w:tcBorders>
          </w:tcPr>
          <w:p w14:paraId="2138C066" w14:textId="77777777" w:rsidR="00D24E81" w:rsidRDefault="00000000">
            <w:pPr>
              <w:keepNext/>
              <w:spacing w:before="40" w:after="40"/>
              <w:jc w:val="center"/>
            </w:pPr>
            <w:r>
              <w:rPr>
                <w:rFonts w:ascii="游明朝" w:eastAsia="游明朝" w:hAnsi="游明朝"/>
                <w:b/>
                <w:sz w:val="20"/>
              </w:rPr>
              <w:t>金額［万円］</w:t>
            </w:r>
          </w:p>
        </w:tc>
      </w:tr>
      <w:tr w:rsidR="00D24E81" w14:paraId="3AED5DE1" w14:textId="77777777">
        <w:trPr>
          <w:cantSplit/>
          <w:tblHeader/>
          <w:jc w:val="center"/>
        </w:trPr>
        <w:tc>
          <w:tcPr>
            <w:tcW w:w="1900" w:type="dxa"/>
            <w:vMerge/>
          </w:tcPr>
          <w:p w14:paraId="5AD6B2FA" w14:textId="77777777" w:rsidR="00D24E81" w:rsidRDefault="00D24E81">
            <w:pPr>
              <w:keepNext/>
              <w:spacing w:before="40" w:after="40"/>
              <w:jc w:val="left"/>
            </w:pPr>
          </w:p>
        </w:tc>
        <w:tc>
          <w:tcPr>
            <w:tcW w:w="1500" w:type="dxa"/>
            <w:vMerge/>
          </w:tcPr>
          <w:p w14:paraId="799D085E" w14:textId="77777777" w:rsidR="00D24E81" w:rsidRDefault="00D24E81">
            <w:pPr>
              <w:keepNext/>
              <w:spacing w:before="40" w:after="40"/>
              <w:jc w:val="center"/>
            </w:pPr>
          </w:p>
        </w:tc>
        <w:tc>
          <w:tcPr>
            <w:tcW w:w="1500" w:type="dxa"/>
            <w:tcBorders>
              <w:bottom w:val="single" w:sz="8" w:space="0" w:color="000000"/>
            </w:tcBorders>
          </w:tcPr>
          <w:p w14:paraId="1856FF67" w14:textId="77777777" w:rsidR="00D24E81" w:rsidRDefault="00000000">
            <w:pPr>
              <w:keepNext/>
              <w:spacing w:before="40" w:after="40"/>
              <w:jc w:val="center"/>
            </w:pPr>
            <w:r>
              <w:rPr>
                <w:rFonts w:ascii="游明朝" w:eastAsia="游明朝" w:hAnsi="游明朝"/>
                <w:b/>
                <w:sz w:val="20"/>
              </w:rPr>
              <w:t>過剰入荷</w:t>
            </w:r>
          </w:p>
        </w:tc>
        <w:tc>
          <w:tcPr>
            <w:tcW w:w="1500" w:type="dxa"/>
            <w:tcBorders>
              <w:bottom w:val="single" w:sz="8" w:space="0" w:color="000000"/>
            </w:tcBorders>
          </w:tcPr>
          <w:p w14:paraId="5C90D2A1" w14:textId="77777777" w:rsidR="00D24E81" w:rsidRDefault="00000000">
            <w:pPr>
              <w:keepNext/>
              <w:spacing w:before="40" w:after="40"/>
              <w:jc w:val="center"/>
            </w:pPr>
            <w:r>
              <w:rPr>
                <w:rFonts w:ascii="游明朝" w:eastAsia="游明朝" w:hAnsi="游明朝"/>
                <w:b/>
                <w:sz w:val="20"/>
              </w:rPr>
              <w:t>機会損失</w:t>
            </w:r>
          </w:p>
        </w:tc>
      </w:tr>
      <w:tr w:rsidR="00D24E81" w14:paraId="5E8105DE" w14:textId="77777777">
        <w:trPr>
          <w:cantSplit/>
          <w:jc w:val="center"/>
        </w:trPr>
        <w:tc>
          <w:tcPr>
            <w:tcW w:w="1900" w:type="dxa"/>
          </w:tcPr>
          <w:p w14:paraId="3F375016" w14:textId="77777777" w:rsidR="00D24E81" w:rsidRDefault="00000000">
            <w:pPr>
              <w:keepNext/>
              <w:spacing w:before="40" w:after="40"/>
              <w:jc w:val="left"/>
            </w:pPr>
            <w:r>
              <w:rPr>
                <w:rFonts w:ascii="游明朝" w:eastAsia="游明朝" w:hAnsi="游明朝"/>
                <w:b/>
                <w:sz w:val="20"/>
              </w:rPr>
              <w:t>GateRAF</w:t>
            </w:r>
          </w:p>
        </w:tc>
        <w:tc>
          <w:tcPr>
            <w:tcW w:w="1500" w:type="dxa"/>
          </w:tcPr>
          <w:p w14:paraId="4808438B" w14:textId="77777777" w:rsidR="00D24E81" w:rsidRDefault="00000000">
            <w:pPr>
              <w:keepNext/>
              <w:spacing w:before="40" w:after="40"/>
              <w:jc w:val="center"/>
            </w:pPr>
            <w:r>
              <w:rPr>
                <w:rFonts w:ascii="游明朝" w:eastAsia="游明朝" w:hAnsi="游明朝"/>
                <w:b/>
                <w:sz w:val="20"/>
              </w:rPr>
              <w:t>12.33%</w:t>
            </w:r>
          </w:p>
        </w:tc>
        <w:tc>
          <w:tcPr>
            <w:tcW w:w="1500" w:type="dxa"/>
          </w:tcPr>
          <w:p w14:paraId="00140663" w14:textId="77777777" w:rsidR="00D24E81" w:rsidRDefault="00000000">
            <w:pPr>
              <w:keepNext/>
              <w:spacing w:before="40" w:after="40"/>
              <w:jc w:val="center"/>
            </w:pPr>
            <w:r>
              <w:rPr>
                <w:rFonts w:ascii="游明朝" w:eastAsia="游明朝" w:hAnsi="游明朝"/>
                <w:b/>
                <w:sz w:val="20"/>
              </w:rPr>
              <w:t>3,173</w:t>
            </w:r>
          </w:p>
        </w:tc>
        <w:tc>
          <w:tcPr>
            <w:tcW w:w="1500" w:type="dxa"/>
          </w:tcPr>
          <w:p w14:paraId="1B45C41B" w14:textId="77777777" w:rsidR="00D24E81" w:rsidRDefault="00000000">
            <w:pPr>
              <w:keepNext/>
              <w:spacing w:before="40" w:after="40"/>
              <w:jc w:val="center"/>
            </w:pPr>
            <w:r>
              <w:rPr>
                <w:rFonts w:ascii="游明朝" w:eastAsia="游明朝" w:hAnsi="游明朝"/>
                <w:b/>
                <w:sz w:val="20"/>
              </w:rPr>
              <w:t>12,052</w:t>
            </w:r>
          </w:p>
        </w:tc>
      </w:tr>
      <w:tr w:rsidR="00D24E81" w14:paraId="4B6EB99E" w14:textId="77777777">
        <w:trPr>
          <w:cantSplit/>
          <w:jc w:val="center"/>
        </w:trPr>
        <w:tc>
          <w:tcPr>
            <w:tcW w:w="1900" w:type="dxa"/>
          </w:tcPr>
          <w:p w14:paraId="16CAF6C2" w14:textId="77777777" w:rsidR="00D24E81" w:rsidRDefault="00000000">
            <w:pPr>
              <w:keepNext/>
              <w:spacing w:before="40" w:after="40"/>
              <w:jc w:val="left"/>
            </w:pPr>
            <w:r>
              <w:rPr>
                <w:rFonts w:ascii="游明朝" w:eastAsia="游明朝" w:hAnsi="游明朝"/>
                <w:b/>
                <w:sz w:val="20"/>
              </w:rPr>
              <w:t>Baseline</w:t>
            </w:r>
          </w:p>
        </w:tc>
        <w:tc>
          <w:tcPr>
            <w:tcW w:w="1500" w:type="dxa"/>
          </w:tcPr>
          <w:p w14:paraId="0369338B" w14:textId="77777777" w:rsidR="00D24E81" w:rsidRDefault="00000000">
            <w:pPr>
              <w:keepNext/>
              <w:spacing w:before="40" w:after="40"/>
              <w:jc w:val="center"/>
            </w:pPr>
            <w:r>
              <w:rPr>
                <w:rFonts w:ascii="游明朝" w:eastAsia="游明朝" w:hAnsi="游明朝"/>
                <w:b/>
                <w:sz w:val="20"/>
              </w:rPr>
              <w:t>16.39%</w:t>
            </w:r>
          </w:p>
        </w:tc>
        <w:tc>
          <w:tcPr>
            <w:tcW w:w="1500" w:type="dxa"/>
          </w:tcPr>
          <w:p w14:paraId="75EAFE69" w14:textId="77777777" w:rsidR="00D24E81" w:rsidRDefault="00000000">
            <w:pPr>
              <w:keepNext/>
              <w:spacing w:before="40" w:after="40"/>
              <w:jc w:val="center"/>
            </w:pPr>
            <w:r>
              <w:rPr>
                <w:rFonts w:ascii="游明朝" w:eastAsia="游明朝" w:hAnsi="游明朝"/>
                <w:b/>
                <w:sz w:val="20"/>
              </w:rPr>
              <w:t>4,401</w:t>
            </w:r>
          </w:p>
        </w:tc>
        <w:tc>
          <w:tcPr>
            <w:tcW w:w="1500" w:type="dxa"/>
          </w:tcPr>
          <w:p w14:paraId="532EF4B6" w14:textId="77777777" w:rsidR="00D24E81" w:rsidRDefault="00000000">
            <w:pPr>
              <w:keepNext/>
              <w:spacing w:before="40" w:after="40"/>
              <w:jc w:val="center"/>
            </w:pPr>
            <w:r>
              <w:rPr>
                <w:rFonts w:ascii="游明朝" w:eastAsia="游明朝" w:hAnsi="游明朝"/>
                <w:b/>
                <w:sz w:val="20"/>
              </w:rPr>
              <w:t>12,384</w:t>
            </w:r>
          </w:p>
        </w:tc>
      </w:tr>
      <w:tr w:rsidR="00D24E81" w14:paraId="577BA39F" w14:textId="77777777">
        <w:trPr>
          <w:cantSplit/>
          <w:jc w:val="center"/>
        </w:trPr>
        <w:tc>
          <w:tcPr>
            <w:tcW w:w="1900" w:type="dxa"/>
          </w:tcPr>
          <w:p w14:paraId="71D3B185" w14:textId="77777777" w:rsidR="00D24E81" w:rsidRDefault="00000000">
            <w:pPr>
              <w:keepNext/>
              <w:spacing w:before="40" w:after="40"/>
              <w:jc w:val="left"/>
            </w:pPr>
            <w:r>
              <w:rPr>
                <w:rFonts w:ascii="游明朝" w:eastAsia="游明朝" w:hAnsi="游明朝"/>
                <w:b/>
                <w:sz w:val="20"/>
              </w:rPr>
              <w:t>SARIMA</w:t>
            </w:r>
          </w:p>
        </w:tc>
        <w:tc>
          <w:tcPr>
            <w:tcW w:w="1500" w:type="dxa"/>
          </w:tcPr>
          <w:p w14:paraId="614E3453" w14:textId="77777777" w:rsidR="00D24E81" w:rsidRDefault="00000000">
            <w:pPr>
              <w:keepNext/>
              <w:spacing w:before="40" w:after="40"/>
              <w:jc w:val="center"/>
            </w:pPr>
            <w:r>
              <w:rPr>
                <w:rFonts w:ascii="游明朝" w:eastAsia="游明朝" w:hAnsi="游明朝"/>
                <w:b/>
                <w:sz w:val="20"/>
              </w:rPr>
              <w:t>29.85%</w:t>
            </w:r>
          </w:p>
        </w:tc>
        <w:tc>
          <w:tcPr>
            <w:tcW w:w="1500" w:type="dxa"/>
          </w:tcPr>
          <w:p w14:paraId="103A3B7B" w14:textId="77777777" w:rsidR="00D24E81" w:rsidRDefault="00000000">
            <w:pPr>
              <w:keepNext/>
              <w:spacing w:before="40" w:after="40"/>
              <w:jc w:val="center"/>
            </w:pPr>
            <w:r>
              <w:rPr>
                <w:rFonts w:ascii="游明朝" w:eastAsia="游明朝" w:hAnsi="游明朝"/>
                <w:b/>
                <w:sz w:val="20"/>
              </w:rPr>
              <w:t>9,361</w:t>
            </w:r>
          </w:p>
        </w:tc>
        <w:tc>
          <w:tcPr>
            <w:tcW w:w="1500" w:type="dxa"/>
          </w:tcPr>
          <w:p w14:paraId="2508A3AB" w14:textId="77777777" w:rsidR="00D24E81" w:rsidRDefault="00000000">
            <w:pPr>
              <w:keepNext/>
              <w:spacing w:before="40" w:after="40"/>
              <w:jc w:val="center"/>
            </w:pPr>
            <w:r>
              <w:rPr>
                <w:rFonts w:ascii="游明朝" w:eastAsia="游明朝" w:hAnsi="游明朝"/>
                <w:b/>
                <w:sz w:val="20"/>
              </w:rPr>
              <w:t>11,239</w:t>
            </w:r>
          </w:p>
        </w:tc>
      </w:tr>
      <w:tr w:rsidR="00D24E81" w14:paraId="16ECF9CA" w14:textId="77777777">
        <w:trPr>
          <w:cantSplit/>
          <w:jc w:val="center"/>
        </w:trPr>
        <w:tc>
          <w:tcPr>
            <w:tcW w:w="1900" w:type="dxa"/>
          </w:tcPr>
          <w:p w14:paraId="3D40F60F" w14:textId="77777777" w:rsidR="00D24E81" w:rsidRDefault="00000000">
            <w:pPr>
              <w:keepNext/>
              <w:spacing w:before="40" w:after="40"/>
              <w:jc w:val="left"/>
            </w:pPr>
            <w:r>
              <w:rPr>
                <w:rFonts w:ascii="游明朝" w:eastAsia="游明朝" w:hAnsi="游明朝"/>
                <w:b/>
                <w:sz w:val="20"/>
              </w:rPr>
              <w:t>Prophet</w:t>
            </w:r>
          </w:p>
        </w:tc>
        <w:tc>
          <w:tcPr>
            <w:tcW w:w="1500" w:type="dxa"/>
          </w:tcPr>
          <w:p w14:paraId="002C7B7D" w14:textId="77777777" w:rsidR="00D24E81" w:rsidRDefault="00000000">
            <w:pPr>
              <w:keepNext/>
              <w:spacing w:before="40" w:after="40"/>
              <w:jc w:val="center"/>
            </w:pPr>
            <w:r>
              <w:rPr>
                <w:rFonts w:ascii="游明朝" w:eastAsia="游明朝" w:hAnsi="游明朝"/>
                <w:b/>
                <w:sz w:val="20"/>
              </w:rPr>
              <w:t>53.13%</w:t>
            </w:r>
          </w:p>
        </w:tc>
        <w:tc>
          <w:tcPr>
            <w:tcW w:w="1500" w:type="dxa"/>
          </w:tcPr>
          <w:p w14:paraId="458A1C50" w14:textId="77777777" w:rsidR="00D24E81" w:rsidRDefault="00000000">
            <w:pPr>
              <w:keepNext/>
              <w:spacing w:before="40" w:after="40"/>
              <w:jc w:val="center"/>
            </w:pPr>
            <w:r>
              <w:rPr>
                <w:rFonts w:ascii="游明朝" w:eastAsia="游明朝" w:hAnsi="游明朝"/>
                <w:b/>
                <w:sz w:val="20"/>
              </w:rPr>
              <w:t>23,170</w:t>
            </w:r>
          </w:p>
        </w:tc>
        <w:tc>
          <w:tcPr>
            <w:tcW w:w="1500" w:type="dxa"/>
          </w:tcPr>
          <w:p w14:paraId="5E6D01DA" w14:textId="77777777" w:rsidR="00D24E81" w:rsidRDefault="00000000">
            <w:pPr>
              <w:keepNext/>
              <w:spacing w:before="40" w:after="40"/>
              <w:jc w:val="center"/>
            </w:pPr>
            <w:r>
              <w:rPr>
                <w:rFonts w:ascii="游明朝" w:eastAsia="游明朝" w:hAnsi="游明朝"/>
                <w:b/>
                <w:sz w:val="20"/>
              </w:rPr>
              <w:t>23,607</w:t>
            </w:r>
          </w:p>
        </w:tc>
      </w:tr>
    </w:tbl>
    <w:p w14:paraId="419A4217"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55E65627" w14:textId="77777777" w:rsidR="007109C2" w:rsidRDefault="0041754F">
      <w:pPr>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新原稿 p.12 左カラム，6. 返本と機会損失の観点からの評価（記載の追加）：</w:t>
      </w:r>
    </w:p>
    <w:p w14:paraId="0084024B" w14:textId="43338C11"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sidRPr="009D37BA">
        <w:rPr>
          <w:rFonts w:ascii="游明朝" w:eastAsia="游明朝" w:hAnsi="游明朝" w:cs="游明朝"/>
          <w:color w:val="000000" w:themeColor="text1"/>
          <w:sz w:val="22"/>
          <w:szCs w:val="22"/>
          <w:u w:color="222222"/>
          <w:shd w:val="clear" w:color="auto" w:fill="FFFFFF"/>
          <w:lang w:val="ja-JP"/>
        </w:rPr>
        <w:t>これらを本体価格</w:t>
      </w:r>
      <w:ins w:id="146" w:author="MIKAWA Kenta" w:date="2026-09-24T13:50:00Z" w16du:dateUtc="2026-09-24T04:50:00Z">
        <w:r w:rsidR="00FA71BF">
          <w:rPr>
            <w:rFonts w:ascii="游明朝" w:eastAsia="游明朝" w:hAnsi="游明朝" w:cs="游明朝" w:hint="eastAsia"/>
            <w:color w:val="000000" w:themeColor="text1"/>
            <w:sz w:val="22"/>
            <w:szCs w:val="22"/>
            <w:u w:color="222222"/>
            <w:shd w:val="clear" w:color="auto" w:fill="FFFFFF"/>
            <w:lang w:val="ja-JP"/>
          </w:rPr>
          <w:t>を用いて</w:t>
        </w:r>
      </w:ins>
      <w:del w:id="147" w:author="MIKAWA Kenta" w:date="2026-09-24T13:50:00Z" w16du:dateUtc="2026-09-24T04:50:00Z">
        <w:r w:rsidRPr="009D37BA" w:rsidDel="00FA71BF">
          <w:rPr>
            <w:rFonts w:ascii="游明朝" w:eastAsia="游明朝" w:hAnsi="游明朝" w:cs="游明朝"/>
            <w:color w:val="000000" w:themeColor="text1"/>
            <w:sz w:val="22"/>
            <w:szCs w:val="22"/>
            <w:u w:color="222222"/>
            <w:shd w:val="clear" w:color="auto" w:fill="FFFFFF"/>
            <w:lang w:val="ja-JP"/>
          </w:rPr>
          <w:delText>で</w:delText>
        </w:r>
      </w:del>
      <w:r w:rsidRPr="009D37BA">
        <w:rPr>
          <w:rFonts w:ascii="游明朝" w:eastAsia="游明朝" w:hAnsi="游明朝" w:cs="游明朝"/>
          <w:color w:val="000000" w:themeColor="text1"/>
          <w:sz w:val="22"/>
          <w:szCs w:val="22"/>
          <w:u w:color="222222"/>
          <w:shd w:val="clear" w:color="auto" w:fill="FFFFFF"/>
          <w:lang w:val="ja-JP"/>
        </w:rPr>
        <w:t>金額に換算すると，GateRAFの過剰入荷は3,173万円，機会損失は1億2,052万円となる．Baselineと比べると返本が1,228万円，機会損失が332万円減り，</w:t>
      </w:r>
      <w:r w:rsidR="00FB08EA">
        <w:rPr>
          <w:rFonts w:ascii="游明朝" w:eastAsia="游明朝" w:hAnsi="游明朝" w:cs="游明朝" w:hint="eastAsia"/>
          <w:color w:val="000000" w:themeColor="text1"/>
          <w:sz w:val="22"/>
          <w:szCs w:val="22"/>
          <w:u w:color="222222"/>
          <w:shd w:val="clear" w:color="auto" w:fill="FFFFFF"/>
          <w:lang w:val="ja-JP"/>
        </w:rPr>
        <w:t>提案手法を用いることで</w:t>
      </w:r>
      <w:r w:rsidRPr="009D37BA">
        <w:rPr>
          <w:rFonts w:ascii="游明朝" w:eastAsia="游明朝" w:hAnsi="游明朝" w:cs="游明朝"/>
          <w:color w:val="000000" w:themeColor="text1"/>
          <w:sz w:val="22"/>
          <w:szCs w:val="22"/>
          <w:u w:color="222222"/>
          <w:shd w:val="clear" w:color="auto" w:fill="FFFFFF"/>
          <w:lang w:val="ja-JP"/>
        </w:rPr>
        <w:t>約1,560万円の損失を抑えら</w:t>
      </w:r>
      <w:r w:rsidR="00FB08EA">
        <w:rPr>
          <w:rFonts w:ascii="游明朝" w:eastAsia="游明朝" w:hAnsi="游明朝" w:cs="游明朝" w:hint="eastAsia"/>
          <w:color w:val="000000" w:themeColor="text1"/>
          <w:sz w:val="22"/>
          <w:szCs w:val="22"/>
          <w:u w:color="222222"/>
          <w:shd w:val="clear" w:color="auto" w:fill="FFFFFF"/>
          <w:lang w:val="ja-JP"/>
        </w:rPr>
        <w:t>れ</w:t>
      </w:r>
      <w:r w:rsidRPr="009D37BA">
        <w:rPr>
          <w:rFonts w:ascii="游明朝" w:eastAsia="游明朝" w:hAnsi="游明朝" w:cs="游明朝"/>
          <w:color w:val="000000" w:themeColor="text1"/>
          <w:sz w:val="22"/>
          <w:szCs w:val="22"/>
          <w:u w:color="222222"/>
          <w:shd w:val="clear" w:color="auto" w:fill="FFFFFF"/>
          <w:lang w:val="ja-JP"/>
        </w:rPr>
        <w:t>る</w:t>
      </w:r>
      <w:r w:rsidR="00FB08EA">
        <w:rPr>
          <w:rFonts w:ascii="游明朝" w:eastAsia="游明朝" w:hAnsi="游明朝" w:cs="游明朝" w:hint="eastAsia"/>
          <w:color w:val="000000" w:themeColor="text1"/>
          <w:sz w:val="22"/>
          <w:szCs w:val="22"/>
          <w:u w:color="222222"/>
          <w:shd w:val="clear" w:color="auto" w:fill="FFFFFF"/>
          <w:lang w:val="ja-JP"/>
        </w:rPr>
        <w:t>ことが示唆される</w:t>
      </w:r>
      <w:r w:rsidRPr="009D37BA">
        <w:rPr>
          <w:rFonts w:ascii="游明朝" w:eastAsia="游明朝" w:hAnsi="游明朝" w:cs="游明朝"/>
          <w:color w:val="000000" w:themeColor="text1"/>
          <w:sz w:val="22"/>
          <w:szCs w:val="22"/>
          <w:u w:color="222222"/>
          <w:shd w:val="clear" w:color="auto" w:fill="FFFFFF"/>
          <w:lang w:val="ja-JP"/>
        </w:rPr>
        <w:t>．</w:t>
      </w:r>
      <w:commentRangeStart w:id="148"/>
      <w:r w:rsidRPr="009D37BA">
        <w:rPr>
          <w:rFonts w:ascii="游明朝" w:eastAsia="游明朝" w:hAnsi="游明朝" w:cs="游明朝"/>
          <w:color w:val="000000" w:themeColor="text1"/>
          <w:sz w:val="22"/>
          <w:szCs w:val="22"/>
          <w:u w:color="222222"/>
          <w:shd w:val="clear" w:color="auto" w:fill="FFFFFF"/>
          <w:lang w:val="ja-JP"/>
        </w:rPr>
        <w:t>評価対象は1,157書名の64日分（</w:t>
      </w:r>
      <w:commentRangeEnd w:id="148"/>
      <w:r w:rsidR="00FA71BF" w:rsidRPr="009D37BA">
        <w:rPr>
          <w:rStyle w:val="ac"/>
          <w:rFonts w:ascii="游明朝" w:eastAsia="游明朝" w:hAnsi="游明朝" w:cs="游明朝"/>
          <w:color w:val="000000" w:themeColor="text1"/>
          <w:sz w:val="22"/>
          <w:szCs w:val="22"/>
          <w:u w:color="222222"/>
          <w:shd w:val="clear" w:color="auto" w:fill="FFFFFF"/>
          <w:lang w:val="ja-JP"/>
        </w:rPr>
        <w:commentReference w:id="148"/>
      </w:r>
      <w:r w:rsidRPr="009D37BA">
        <w:rPr>
          <w:rFonts w:ascii="游明朝" w:eastAsia="游明朝" w:hAnsi="游明朝" w:cs="游明朝"/>
          <w:color w:val="000000" w:themeColor="text1"/>
          <w:sz w:val="22"/>
          <w:szCs w:val="22"/>
          <w:u w:color="222222"/>
          <w:shd w:val="clear" w:color="auto" w:fill="FFFFFF"/>
          <w:lang w:val="ja-JP"/>
        </w:rPr>
        <w:t>本体価格ベースの売上2億1,369万円）であり，返本の抑制が金額</w:t>
      </w:r>
      <w:ins w:id="149" w:author="MIKAWA Kenta" w:date="2026-09-24T13:51:00Z" w16du:dateUtc="2026-09-24T04:51:00Z">
        <w:r w:rsidR="00FA71BF">
          <w:rPr>
            <w:rFonts w:ascii="游明朝" w:eastAsia="游明朝" w:hAnsi="游明朝" w:cs="游明朝" w:hint="eastAsia"/>
            <w:color w:val="000000" w:themeColor="text1"/>
            <w:sz w:val="22"/>
            <w:szCs w:val="22"/>
            <w:u w:color="222222"/>
            <w:shd w:val="clear" w:color="auto" w:fill="FFFFFF"/>
            <w:lang w:val="ja-JP"/>
          </w:rPr>
          <w:t>を基準として</w:t>
        </w:r>
      </w:ins>
      <w:del w:id="150" w:author="MIKAWA Kenta" w:date="2026-09-24T13:51:00Z" w16du:dateUtc="2026-09-24T04:51:00Z">
        <w:r w:rsidRPr="009D37BA" w:rsidDel="00FA71BF">
          <w:rPr>
            <w:rFonts w:ascii="游明朝" w:eastAsia="游明朝" w:hAnsi="游明朝" w:cs="游明朝" w:hint="eastAsia"/>
            <w:color w:val="000000" w:themeColor="text1"/>
            <w:sz w:val="22"/>
            <w:szCs w:val="22"/>
            <w:u w:color="222222"/>
            <w:shd w:val="clear" w:color="auto" w:fill="FFFFFF"/>
            <w:lang w:val="ja-JP"/>
          </w:rPr>
          <w:delText>で</w:delText>
        </w:r>
      </w:del>
      <w:r w:rsidRPr="009D37BA">
        <w:rPr>
          <w:rFonts w:ascii="游明朝" w:eastAsia="游明朝" w:hAnsi="游明朝" w:cs="游明朝"/>
          <w:color w:val="000000" w:themeColor="text1"/>
          <w:sz w:val="22"/>
          <w:szCs w:val="22"/>
          <w:u w:color="222222"/>
          <w:shd w:val="clear" w:color="auto" w:fill="FFFFFF"/>
          <w:lang w:val="ja-JP"/>
        </w:rPr>
        <w:t>も相応の</w:t>
      </w:r>
      <w:del w:id="151" w:author="MIKAWA Kenta" w:date="2026-09-24T13:51:00Z" w16du:dateUtc="2026-09-24T04:51:00Z">
        <w:r w:rsidR="00181415" w:rsidDel="00FA71BF">
          <w:rPr>
            <w:rFonts w:ascii="游明朝" w:eastAsia="游明朝" w:hAnsi="游明朝" w:cs="游明朝" w:hint="eastAsia"/>
            <w:color w:val="000000" w:themeColor="text1"/>
            <w:sz w:val="22"/>
            <w:szCs w:val="22"/>
            <w:u w:color="222222"/>
            <w:shd w:val="clear" w:color="auto" w:fill="FFFFFF"/>
            <w:lang w:val="ja-JP"/>
          </w:rPr>
          <w:delText>，</w:delText>
        </w:r>
      </w:del>
      <w:r w:rsidRPr="009D37BA">
        <w:rPr>
          <w:rFonts w:ascii="游明朝" w:eastAsia="游明朝" w:hAnsi="游明朝" w:cs="游明朝"/>
          <w:color w:val="000000" w:themeColor="text1"/>
          <w:sz w:val="22"/>
          <w:szCs w:val="22"/>
          <w:u w:color="222222"/>
          <w:shd w:val="clear" w:color="auto" w:fill="FFFFFF"/>
          <w:lang w:val="ja-JP"/>
        </w:rPr>
        <w:t>規模になることがわかる．</w:t>
      </w:r>
    </w:p>
    <w:p w14:paraId="6358AED7" w14:textId="50C22F93" w:rsidR="007109C2" w:rsidRDefault="00FB08EA">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hint="eastAsia"/>
          <w:color w:val="000000" w:themeColor="text1"/>
          <w:sz w:val="22"/>
          <w:szCs w:val="22"/>
          <w:u w:color="222222"/>
          <w:shd w:val="clear" w:color="auto" w:fill="FFFFFF"/>
          <w:lang w:val="ja-JP"/>
        </w:rPr>
        <w:t>また，</w:t>
      </w:r>
      <w:r w:rsidR="0041754F" w:rsidRPr="009D37BA">
        <w:rPr>
          <w:rFonts w:ascii="游明朝" w:eastAsia="游明朝" w:hAnsi="游明朝" w:cs="游明朝"/>
          <w:color w:val="000000" w:themeColor="text1"/>
          <w:sz w:val="22"/>
          <w:szCs w:val="22"/>
          <w:u w:color="222222"/>
          <w:shd w:val="clear" w:color="auto" w:fill="FFFFFF"/>
          <w:lang w:val="ja-JP"/>
        </w:rPr>
        <w:t>返本は書店から取次・出版社への返品であり，往復の輸送と在庫の再処理を伴う．GateRAFはBaselineに対し返本を16,201冊減らしており，その分の物流</w:t>
      </w:r>
      <w:r>
        <w:rPr>
          <w:rFonts w:ascii="游明朝" w:eastAsia="游明朝" w:hAnsi="游明朝" w:cs="游明朝" w:hint="eastAsia"/>
          <w:color w:val="000000" w:themeColor="text1"/>
          <w:sz w:val="22"/>
          <w:szCs w:val="22"/>
          <w:u w:color="222222"/>
          <w:shd w:val="clear" w:color="auto" w:fill="FFFFFF"/>
          <w:lang w:val="ja-JP"/>
        </w:rPr>
        <w:t>コストが低減可能となる</w:t>
      </w:r>
      <w:r w:rsidR="0041754F" w:rsidRPr="009D37BA">
        <w:rPr>
          <w:rFonts w:ascii="游明朝" w:eastAsia="游明朝" w:hAnsi="游明朝" w:cs="游明朝"/>
          <w:color w:val="000000" w:themeColor="text1"/>
          <w:sz w:val="22"/>
          <w:szCs w:val="22"/>
          <w:u w:color="222222"/>
          <w:shd w:val="clear" w:color="auto" w:fill="FFFFFF"/>
          <w:lang w:val="ja-JP"/>
        </w:rPr>
        <w:t>．</w:t>
      </w:r>
      <w:r>
        <w:rPr>
          <w:rFonts w:ascii="游明朝" w:eastAsia="游明朝" w:hAnsi="游明朝" w:cs="游明朝" w:hint="eastAsia"/>
          <w:color w:val="000000" w:themeColor="text1"/>
          <w:sz w:val="22"/>
          <w:szCs w:val="22"/>
          <w:u w:color="222222"/>
          <w:shd w:val="clear" w:color="auto" w:fill="FFFFFF"/>
          <w:lang w:val="ja-JP"/>
        </w:rPr>
        <w:t>加えて，</w:t>
      </w:r>
      <w:r w:rsidR="0041754F" w:rsidRPr="009D37BA">
        <w:rPr>
          <w:rFonts w:ascii="游明朝" w:eastAsia="游明朝" w:hAnsi="游明朝" w:cs="游明朝"/>
          <w:color w:val="000000" w:themeColor="text1"/>
          <w:sz w:val="22"/>
          <w:szCs w:val="22"/>
          <w:u w:color="222222"/>
          <w:shd w:val="clear" w:color="auto" w:fill="FFFFFF"/>
          <w:lang w:val="ja-JP"/>
        </w:rPr>
        <w:t>委託販売制度のもとでは売れ残りの在庫リスクを出版社が負うため，過剰入荷の抑制はそのリスクの軽減</w:t>
      </w:r>
      <w:r>
        <w:rPr>
          <w:rFonts w:ascii="游明朝" w:eastAsia="游明朝" w:hAnsi="游明朝" w:cs="游明朝" w:hint="eastAsia"/>
          <w:color w:val="000000" w:themeColor="text1"/>
          <w:sz w:val="22"/>
          <w:szCs w:val="22"/>
          <w:u w:color="222222"/>
          <w:shd w:val="clear" w:color="auto" w:fill="FFFFFF"/>
          <w:lang w:val="ja-JP"/>
        </w:rPr>
        <w:t>を可能とする</w:t>
      </w:r>
      <w:r w:rsidR="0041754F" w:rsidRPr="009D37BA">
        <w:rPr>
          <w:rFonts w:ascii="游明朝" w:eastAsia="游明朝" w:hAnsi="游明朝" w:cs="游明朝"/>
          <w:color w:val="000000" w:themeColor="text1"/>
          <w:sz w:val="22"/>
          <w:szCs w:val="22"/>
          <w:u w:color="222222"/>
          <w:shd w:val="clear" w:color="auto" w:fill="FFFFFF"/>
          <w:lang w:val="ja-JP"/>
        </w:rPr>
        <w:t>．GateRAFは機会損失も同時に6,073冊減らしており，欠品を増やさずに実現</w:t>
      </w:r>
      <w:r>
        <w:rPr>
          <w:rFonts w:ascii="游明朝" w:eastAsia="游明朝" w:hAnsi="游明朝" w:cs="游明朝" w:hint="eastAsia"/>
          <w:color w:val="000000" w:themeColor="text1"/>
          <w:sz w:val="22"/>
          <w:szCs w:val="22"/>
          <w:u w:color="222222"/>
          <w:shd w:val="clear" w:color="auto" w:fill="FFFFFF"/>
          <w:lang w:val="ja-JP"/>
        </w:rPr>
        <w:t>可能であることからもその有効性を示すことができた</w:t>
      </w:r>
      <w:ins w:id="152" w:author="MIKAWA Kenta" w:date="2026-09-24T13:52:00Z" w16du:dateUtc="2026-09-24T04:52:00Z">
        <w:r w:rsidR="00FA71BF">
          <w:rPr>
            <w:rFonts w:ascii="游明朝" w:eastAsia="游明朝" w:hAnsi="游明朝" w:cs="游明朝" w:hint="eastAsia"/>
            <w:color w:val="000000" w:themeColor="text1"/>
            <w:sz w:val="22"/>
            <w:szCs w:val="22"/>
            <w:u w:color="222222"/>
            <w:shd w:val="clear" w:color="auto" w:fill="FFFFFF"/>
            <w:lang w:val="ja-JP"/>
          </w:rPr>
          <w:t>と言える</w:t>
        </w:r>
      </w:ins>
      <w:r w:rsidR="0041754F" w:rsidRPr="009D37BA">
        <w:rPr>
          <w:rFonts w:ascii="游明朝" w:eastAsia="游明朝" w:hAnsi="游明朝" w:cs="游明朝"/>
          <w:color w:val="000000" w:themeColor="text1"/>
          <w:sz w:val="22"/>
          <w:szCs w:val="22"/>
          <w:u w:color="222222"/>
          <w:shd w:val="clear" w:color="auto" w:fill="FFFFFF"/>
          <w:lang w:val="ja-JP"/>
        </w:rPr>
        <w:t>．</w:t>
      </w:r>
    </w:p>
    <w:p w14:paraId="5C3865C4" w14:textId="77777777" w:rsidR="007109C2" w:rsidRDefault="007109C2">
      <w:pPr>
        <w:rPr>
          <w:rFonts w:ascii="游明朝" w:eastAsia="游明朝" w:hAnsi="游明朝" w:cs="游明朝"/>
          <w:color w:val="222222"/>
          <w:sz w:val="22"/>
          <w:szCs w:val="22"/>
          <w:u w:color="222222"/>
          <w:shd w:val="clear" w:color="auto" w:fill="FFFFFF"/>
          <w:lang w:val="ja-JP"/>
        </w:rPr>
      </w:pPr>
    </w:p>
    <w:p w14:paraId="7AA4F893" w14:textId="77777777" w:rsidR="007109C2" w:rsidRDefault="007109C2">
      <w:pPr>
        <w:rPr>
          <w:rFonts w:ascii="游明朝" w:eastAsia="游明朝" w:hAnsi="游明朝" w:cs="游明朝"/>
          <w:color w:val="222222"/>
          <w:sz w:val="22"/>
          <w:szCs w:val="22"/>
          <w:u w:color="222222"/>
          <w:shd w:val="clear" w:color="auto" w:fill="FFFFFF"/>
        </w:rPr>
      </w:pPr>
    </w:p>
    <w:p w14:paraId="25E12095" w14:textId="77777777"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#A</w:t>
      </w:r>
      <w:r w:rsidRPr="001A2D82">
        <w:rPr>
          <w:rFonts w:asciiTheme="majorEastAsia" w:eastAsiaTheme="majorEastAsia" w:hAnsiTheme="majorEastAsia" w:cs="游明朝"/>
          <w:b/>
          <w:bCs/>
          <w:sz w:val="22"/>
          <w:szCs w:val="22"/>
          <w:lang w:val="ja-JP"/>
        </w:rPr>
        <w:t>から頂いたコメント】</w:t>
      </w:r>
    </w:p>
    <w:p w14:paraId="48ABAD4D"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図表中の文字が小さく，一部が読み取りにくい．文字サイズやレイアウトを調整し，視認性を改善していただきたい．</w:t>
      </w:r>
    </w:p>
    <w:p w14:paraId="7D242D26"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6FE50443"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3FE1691D" w14:textId="0CB48C24"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ご指摘</w:t>
      </w:r>
      <w:r w:rsidR="00BA4F2D">
        <w:rPr>
          <w:rFonts w:ascii="游明朝" w:eastAsia="游明朝" w:hAnsi="游明朝" w:cs="游明朝" w:hint="eastAsia"/>
          <w:color w:val="222222"/>
          <w:sz w:val="22"/>
          <w:szCs w:val="22"/>
          <w:u w:color="222222"/>
          <w:shd w:val="clear" w:color="auto" w:fill="FFFFFF"/>
          <w:lang w:val="ja-JP"/>
        </w:rPr>
        <w:t>いただきまして</w:t>
      </w:r>
      <w:r>
        <w:rPr>
          <w:rFonts w:ascii="游明朝" w:eastAsia="游明朝" w:hAnsi="游明朝" w:cs="游明朝"/>
          <w:color w:val="222222"/>
          <w:sz w:val="22"/>
          <w:szCs w:val="22"/>
          <w:u w:color="222222"/>
          <w:shd w:val="clear" w:color="auto" w:fill="FFFFFF"/>
          <w:lang w:val="ja-JP"/>
        </w:rPr>
        <w:t>ありがとうございました．</w:t>
      </w:r>
      <w:r w:rsidR="00BA4F2D">
        <w:rPr>
          <w:rFonts w:ascii="游明朝" w:eastAsia="游明朝" w:hAnsi="游明朝" w:cs="游明朝" w:hint="eastAsia"/>
          <w:color w:val="222222"/>
          <w:sz w:val="22"/>
          <w:szCs w:val="22"/>
          <w:u w:color="222222"/>
          <w:shd w:val="clear" w:color="auto" w:fill="FFFFFF"/>
          <w:lang w:val="ja-JP"/>
        </w:rPr>
        <w:t>また，</w:t>
      </w:r>
      <w:r>
        <w:rPr>
          <w:rFonts w:ascii="游明朝" w:eastAsia="游明朝" w:hAnsi="游明朝" w:cs="游明朝"/>
          <w:color w:val="222222"/>
          <w:sz w:val="22"/>
          <w:szCs w:val="22"/>
          <w:u w:color="222222"/>
          <w:shd w:val="clear" w:color="auto" w:fill="FFFFFF"/>
          <w:lang w:val="ja-JP"/>
        </w:rPr>
        <w:t>表の文字が小さく，</w:t>
      </w:r>
      <w:r w:rsidR="00BA4F2D">
        <w:rPr>
          <w:rFonts w:ascii="游明朝" w:eastAsia="游明朝" w:hAnsi="游明朝" w:cs="游明朝" w:hint="eastAsia"/>
          <w:color w:val="222222"/>
          <w:sz w:val="22"/>
          <w:szCs w:val="22"/>
          <w:u w:color="222222"/>
          <w:shd w:val="clear" w:color="auto" w:fill="FFFFFF"/>
          <w:lang w:val="ja-JP"/>
        </w:rPr>
        <w:t>大変申し訳ございませんでした．</w:t>
      </w:r>
      <w:r w:rsidR="004C6326">
        <w:rPr>
          <w:rFonts w:ascii="游明朝" w:eastAsia="游明朝" w:hAnsi="游明朝" w:cs="游明朝" w:hint="eastAsia"/>
          <w:color w:val="222222"/>
          <w:sz w:val="22"/>
          <w:szCs w:val="22"/>
          <w:u w:color="222222"/>
          <w:shd w:val="clear" w:color="auto" w:fill="FFFFFF"/>
          <w:lang w:val="ja-JP"/>
        </w:rPr>
        <w:t>再度図表の文字サイズを確認し，みやすくなるように全体を修正いたしました．修正後の本文にてご確認いただけると幸いで</w:t>
      </w:r>
      <w:commentRangeStart w:id="153"/>
      <w:commentRangeStart w:id="154"/>
      <w:r w:rsidR="004C6326">
        <w:rPr>
          <w:rFonts w:ascii="游明朝" w:eastAsia="游明朝" w:hAnsi="游明朝" w:cs="游明朝" w:hint="eastAsia"/>
          <w:color w:val="222222"/>
          <w:sz w:val="22"/>
          <w:szCs w:val="22"/>
          <w:u w:color="222222"/>
          <w:shd w:val="clear" w:color="auto" w:fill="FFFFFF"/>
          <w:lang w:val="ja-JP"/>
        </w:rPr>
        <w:t>ございます</w:t>
      </w:r>
      <w:commentRangeEnd w:id="153"/>
      <w:r w:rsidR="00505613">
        <w:rPr>
          <w:rStyle w:val="ac"/>
          <w:rFonts w:ascii="游明朝" w:eastAsia="游明朝" w:hAnsi="游明朝" w:cs="游明朝" w:hint="eastAsia"/>
          <w:color w:val="222222"/>
          <w:sz w:val="22"/>
          <w:szCs w:val="22"/>
          <w:u w:color="222222"/>
          <w:shd w:val="clear" w:color="auto" w:fill="FFFFFF"/>
          <w:lang w:val="ja-JP"/>
        </w:rPr>
        <w:commentReference w:id="153"/>
      </w:r>
      <w:commentRangeEnd w:id="154"/>
      <w:r w:rsidR="009F54A9">
        <w:rPr>
          <w:rStyle w:val="ac"/>
          <w:rFonts w:ascii="游明朝" w:eastAsia="游明朝" w:hAnsi="游明朝" w:cs="游明朝" w:hint="eastAsia"/>
          <w:color w:val="222222"/>
          <w:sz w:val="22"/>
          <w:szCs w:val="22"/>
          <w:u w:color="222222"/>
          <w:shd w:val="clear" w:color="auto" w:fill="FFFFFF"/>
          <w:lang w:val="ja-JP"/>
        </w:rPr>
        <w:commentReference w:id="154"/>
      </w:r>
      <w:r w:rsidR="004C6326">
        <w:rPr>
          <w:rFonts w:ascii="游明朝" w:eastAsia="游明朝" w:hAnsi="游明朝" w:cs="游明朝" w:hint="eastAsia"/>
          <w:color w:val="222222"/>
          <w:sz w:val="22"/>
          <w:szCs w:val="22"/>
          <w:u w:color="222222"/>
          <w:shd w:val="clear" w:color="auto" w:fill="FFFFFF"/>
          <w:lang w:val="ja-JP"/>
        </w:rPr>
        <w:t>．</w:t>
      </w:r>
    </w:p>
    <w:p w14:paraId="665B1A26" w14:textId="77777777" w:rsidR="007109C2" w:rsidRDefault="007109C2">
      <w:pPr>
        <w:rPr>
          <w:rFonts w:ascii="游明朝" w:eastAsia="游明朝" w:hAnsi="游明朝" w:cs="游明朝"/>
          <w:color w:val="222222"/>
          <w:sz w:val="22"/>
          <w:szCs w:val="22"/>
          <w:u w:color="222222"/>
          <w:shd w:val="clear" w:color="auto" w:fill="FFFFFF"/>
          <w:lang w:val="ja-JP"/>
        </w:rPr>
      </w:pPr>
    </w:p>
    <w:p w14:paraId="50071C37" w14:textId="77777777" w:rsidR="007109C2" w:rsidRDefault="007109C2">
      <w:pPr>
        <w:rPr>
          <w:rFonts w:ascii="游明朝" w:eastAsia="游明朝" w:hAnsi="游明朝" w:cs="游明朝"/>
          <w:color w:val="222222"/>
          <w:sz w:val="22"/>
          <w:szCs w:val="22"/>
          <w:u w:color="222222"/>
          <w:shd w:val="clear" w:color="auto" w:fill="FFFFFF"/>
        </w:rPr>
      </w:pPr>
    </w:p>
    <w:p w14:paraId="3BD23FD9" w14:textId="77777777"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#A</w:t>
      </w:r>
      <w:r w:rsidRPr="001A2D82">
        <w:rPr>
          <w:rFonts w:asciiTheme="majorEastAsia" w:eastAsiaTheme="majorEastAsia" w:hAnsiTheme="majorEastAsia" w:cs="游明朝"/>
          <w:b/>
          <w:bCs/>
          <w:sz w:val="22"/>
          <w:szCs w:val="22"/>
          <w:lang w:val="ja-JP"/>
        </w:rPr>
        <w:t>から頂いたコメント】</w:t>
      </w:r>
    </w:p>
    <w:p w14:paraId="0BE847D2"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オンライン変化点検知など，時系列データにおける急激な構造変化を検出する手法も比較対象となり得るように思われる．これらの手法を比較対象に含めることが適切でない場合には，その理由について考察があるとよい．</w:t>
      </w:r>
    </w:p>
    <w:p w14:paraId="6917EA8D"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558E03F4"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3E2DDBD6" w14:textId="116CCBFC" w:rsidR="002B0294" w:rsidRPr="002B0294" w:rsidRDefault="002B0294">
      <w:pPr>
        <w:ind w:firstLine="220"/>
        <w:rPr>
          <w:rFonts w:ascii="游明朝" w:eastAsia="游明朝" w:hAnsi="游明朝" w:cs="游明朝"/>
          <w:color w:val="222222"/>
          <w:sz w:val="22"/>
          <w:szCs w:val="22"/>
          <w:u w:color="222222"/>
          <w:shd w:val="clear" w:color="auto" w:fill="FFFFFF"/>
        </w:rPr>
      </w:pPr>
      <w:r>
        <w:rPr>
          <w:rFonts w:ascii="游明朝" w:eastAsia="游明朝" w:hAnsi="游明朝" w:cs="游明朝" w:hint="eastAsia"/>
          <w:color w:val="222222"/>
          <w:sz w:val="22"/>
          <w:szCs w:val="22"/>
          <w:u w:color="222222"/>
          <w:shd w:val="clear" w:color="auto" w:fill="FFFFFF"/>
          <w:lang w:val="ja-JP"/>
        </w:rPr>
        <w:t>大変貴重なご指摘，誠にありがとうございました．本研究では変化点検知を行わず，RAFをベースとした手法を用いております．その理由を以下に記載させていただきます．</w:t>
      </w:r>
    </w:p>
    <w:p w14:paraId="16631C61"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変化点検知は，観測された系列に変化が生じたかを判定する検出の手法であり，その出力は変化点の位置や</w:t>
      </w:r>
      <w:commentRangeStart w:id="155"/>
      <w:r>
        <w:rPr>
          <w:rFonts w:ascii="游明朝" w:eastAsia="游明朝" w:hAnsi="游明朝" w:cs="游明朝"/>
          <w:color w:val="222222"/>
          <w:sz w:val="22"/>
          <w:szCs w:val="22"/>
          <w:u w:color="222222"/>
          <w:shd w:val="clear" w:color="auto" w:fill="FFFFFF"/>
          <w:lang w:val="ja-JP"/>
        </w:rPr>
        <w:t>確率</w:t>
      </w:r>
      <w:commentRangeEnd w:id="155"/>
      <w:r w:rsidR="007F798B">
        <w:rPr>
          <w:rStyle w:val="ac"/>
          <w:rFonts w:ascii="游明朝" w:eastAsia="游明朝" w:hAnsi="游明朝" w:cs="游明朝"/>
          <w:color w:val="222222"/>
          <w:sz w:val="22"/>
          <w:szCs w:val="22"/>
          <w:u w:color="222222"/>
          <w:shd w:val="clear" w:color="auto" w:fill="FFFFFF"/>
          <w:lang w:val="ja-JP"/>
        </w:rPr>
        <w:commentReference w:id="155"/>
      </w:r>
      <w:r>
        <w:rPr>
          <w:rFonts w:ascii="游明朝" w:eastAsia="游明朝" w:hAnsi="游明朝" w:cs="游明朝"/>
          <w:color w:val="222222"/>
          <w:sz w:val="22"/>
          <w:szCs w:val="22"/>
          <w:u w:color="222222"/>
          <w:shd w:val="clear" w:color="auto" w:fill="FFFFFF"/>
          <w:lang w:val="ja-JP"/>
        </w:rPr>
        <w:t>です．一方，本研究は予測期間の観測を一切用いずに，直近128日から続く64日の販売冊数を分位点として出力する予測の問題です．すなわち，変化点検知が出力する変化点の位置や確率と，本研究が出力する将来64日分の販売冊数の分位点とでは，出力の形式そのものが異なります．そのため，MAEやRMSE，返本や機会損失といった本研究の指標で両者を並べて比較することができません．</w:t>
      </w:r>
    </w:p>
    <w:p w14:paraId="73447F90" w14:textId="4F1BA4E0"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また，オンライン変化点検知は変化が始まった後の観測から検知するため，検知には遅れが伴います．</w:t>
      </w:r>
      <w:commentRangeStart w:id="156"/>
      <w:r>
        <w:rPr>
          <w:rFonts w:ascii="游明朝" w:eastAsia="游明朝" w:hAnsi="游明朝" w:cs="游明朝"/>
          <w:color w:val="222222"/>
          <w:sz w:val="22"/>
          <w:szCs w:val="22"/>
          <w:u w:color="222222"/>
          <w:shd w:val="clear" w:color="auto" w:fill="FFFFFF"/>
          <w:lang w:val="ja-JP"/>
        </w:rPr>
        <w:t>本データのスパイクは短く，</w:t>
      </w:r>
      <m:oMath>
        <m:r>
          <w:rPr>
            <w:rFonts w:ascii="Cambria Math" w:hAnsi="Cambria Math"/>
            <w:sz w:val="22"/>
            <w:szCs w:val="22"/>
          </w:rPr>
          <m:t>z</m:t>
        </m:r>
      </m:oMath>
      <w:r>
        <w:rPr>
          <w:rFonts w:ascii="游明朝" w:eastAsia="游明朝" w:hAnsi="游明朝" w:cs="游明朝"/>
          <w:color w:val="222222"/>
          <w:sz w:val="22"/>
          <w:szCs w:val="22"/>
          <w:u w:color="222222"/>
          <w:shd w:val="clear" w:color="auto" w:fill="FFFFFF"/>
          <w:lang w:val="ja-JP"/>
        </w:rPr>
        <w:t>スコアが2を超える時点が連続する区間を1回のスパイクと数えますと</w:t>
      </w:r>
      <w:commentRangeEnd w:id="156"/>
      <w:r w:rsidR="007F798B">
        <w:rPr>
          <w:rStyle w:val="ac"/>
          <w:rFonts w:ascii="游明朝" w:eastAsia="游明朝" w:hAnsi="游明朝" w:cs="游明朝"/>
          <w:color w:val="222222"/>
          <w:sz w:val="22"/>
          <w:szCs w:val="22"/>
          <w:u w:color="222222"/>
          <w:shd w:val="clear" w:color="auto" w:fill="FFFFFF"/>
          <w:lang w:val="ja-JP"/>
        </w:rPr>
        <w:commentReference w:id="156"/>
      </w:r>
      <w:r>
        <w:rPr>
          <w:rFonts w:ascii="游明朝" w:eastAsia="游明朝" w:hAnsi="游明朝" w:cs="游明朝"/>
          <w:color w:val="222222"/>
          <w:sz w:val="22"/>
          <w:szCs w:val="22"/>
          <w:u w:color="222222"/>
          <w:shd w:val="clear" w:color="auto" w:fill="FFFFFF"/>
          <w:lang w:val="ja-JP"/>
        </w:rPr>
        <w:t>，評価期間の64日間に全書名で2,896回生じており，そのうち79.5%が1日で</w:t>
      </w:r>
      <w:ins w:id="157" w:author="MIKAWA Kenta" w:date="2026-09-24T13:56:00Z" w16du:dateUtc="2026-09-24T04:56:00Z">
        <w:r w:rsidR="00FA4E0B">
          <w:rPr>
            <w:rFonts w:ascii="游明朝" w:eastAsia="游明朝" w:hAnsi="游明朝" w:cs="游明朝" w:hint="eastAsia"/>
            <w:color w:val="222222"/>
            <w:sz w:val="22"/>
            <w:szCs w:val="22"/>
            <w:u w:color="222222"/>
            <w:shd w:val="clear" w:color="auto" w:fill="FFFFFF"/>
            <w:lang w:val="ja-JP"/>
          </w:rPr>
          <w:t>終了し</w:t>
        </w:r>
      </w:ins>
      <w:del w:id="158" w:author="MIKAWA Kenta" w:date="2026-09-24T13:56:00Z" w16du:dateUtc="2026-09-24T04:56:00Z">
        <w:r w:rsidDel="00FA4E0B">
          <w:rPr>
            <w:rFonts w:ascii="游明朝" w:eastAsia="游明朝" w:hAnsi="游明朝" w:cs="游明朝"/>
            <w:color w:val="222222"/>
            <w:sz w:val="22"/>
            <w:szCs w:val="22"/>
            <w:u w:color="222222"/>
            <w:shd w:val="clear" w:color="auto" w:fill="FFFFFF"/>
            <w:lang w:val="ja-JP"/>
          </w:rPr>
          <w:delText>終わり</w:delText>
        </w:r>
      </w:del>
      <w:r>
        <w:rPr>
          <w:rFonts w:ascii="游明朝" w:eastAsia="游明朝" w:hAnsi="游明朝" w:cs="游明朝"/>
          <w:color w:val="222222"/>
          <w:sz w:val="22"/>
          <w:szCs w:val="22"/>
          <w:u w:color="222222"/>
          <w:shd w:val="clear" w:color="auto" w:fill="FFFFFF"/>
          <w:lang w:val="ja-JP"/>
        </w:rPr>
        <w:t>，94.9%が2日以内に収まります．</w:t>
      </w:r>
      <w:ins w:id="159" w:author="MIKAWA Kenta" w:date="2026-09-24T13:56:00Z" w16du:dateUtc="2026-09-24T04:56:00Z">
        <w:r w:rsidR="00FA4E0B">
          <w:rPr>
            <w:rFonts w:ascii="游明朝" w:eastAsia="游明朝" w:hAnsi="游明朝" w:cs="游明朝" w:hint="eastAsia"/>
            <w:color w:val="222222"/>
            <w:sz w:val="22"/>
            <w:szCs w:val="22"/>
            <w:u w:color="222222"/>
            <w:shd w:val="clear" w:color="auto" w:fill="FFFFFF"/>
            <w:lang w:val="ja-JP"/>
          </w:rPr>
          <w:t>なお，</w:t>
        </w:r>
      </w:ins>
      <w:r>
        <w:rPr>
          <w:rFonts w:ascii="游明朝" w:eastAsia="游明朝" w:hAnsi="游明朝" w:cs="游明朝"/>
          <w:color w:val="222222"/>
          <w:sz w:val="22"/>
          <w:szCs w:val="22"/>
          <w:u w:color="222222"/>
          <w:shd w:val="clear" w:color="auto" w:fill="FFFFFF"/>
          <w:lang w:val="ja-JP"/>
        </w:rPr>
        <w:t>最も長いもの</w:t>
      </w:r>
      <w:ins w:id="160" w:author="MIKAWA Kenta" w:date="2026-09-24T13:56:00Z" w16du:dateUtc="2026-09-24T04:56:00Z">
        <w:r w:rsidR="00FA4E0B">
          <w:rPr>
            <w:rFonts w:ascii="游明朝" w:eastAsia="游明朝" w:hAnsi="游明朝" w:cs="游明朝" w:hint="eastAsia"/>
            <w:color w:val="222222"/>
            <w:sz w:val="22"/>
            <w:szCs w:val="22"/>
            <w:u w:color="222222"/>
            <w:shd w:val="clear" w:color="auto" w:fill="FFFFFF"/>
            <w:lang w:val="ja-JP"/>
          </w:rPr>
          <w:t>は</w:t>
        </w:r>
      </w:ins>
      <w:del w:id="161" w:author="MIKAWA Kenta" w:date="2026-09-24T13:56:00Z" w16du:dateUtc="2026-09-24T04:56:00Z">
        <w:r w:rsidDel="00FA4E0B">
          <w:rPr>
            <w:rFonts w:ascii="游明朝" w:eastAsia="游明朝" w:hAnsi="游明朝" w:cs="游明朝"/>
            <w:color w:val="222222"/>
            <w:sz w:val="22"/>
            <w:szCs w:val="22"/>
            <w:u w:color="222222"/>
            <w:shd w:val="clear" w:color="auto" w:fill="FFFFFF"/>
            <w:lang w:val="ja-JP"/>
          </w:rPr>
          <w:delText>でも</w:delText>
        </w:r>
      </w:del>
      <w:r>
        <w:rPr>
          <w:rFonts w:ascii="游明朝" w:eastAsia="游明朝" w:hAnsi="游明朝" w:cs="游明朝"/>
          <w:color w:val="222222"/>
          <w:sz w:val="22"/>
          <w:szCs w:val="22"/>
          <w:u w:color="222222"/>
          <w:shd w:val="clear" w:color="auto" w:fill="FFFFFF"/>
          <w:lang w:val="ja-JP"/>
        </w:rPr>
        <w:t>7日</w:t>
      </w:r>
      <w:del w:id="162" w:author="MIKAWA Kenta" w:date="2026-09-24T13:56:00Z" w16du:dateUtc="2026-09-24T04:56:00Z">
        <w:r w:rsidDel="00FA4E0B">
          <w:rPr>
            <w:rFonts w:ascii="游明朝" w:eastAsia="游明朝" w:hAnsi="游明朝" w:cs="游明朝" w:hint="eastAsia"/>
            <w:color w:val="222222"/>
            <w:sz w:val="22"/>
            <w:szCs w:val="22"/>
            <w:u w:color="222222"/>
            <w:shd w:val="clear" w:color="auto" w:fill="FFFFFF"/>
            <w:lang w:val="ja-JP"/>
          </w:rPr>
          <w:delText>でした</w:delText>
        </w:r>
      </w:del>
      <w:ins w:id="163" w:author="MIKAWA Kenta" w:date="2026-09-24T13:56:00Z" w16du:dateUtc="2026-09-24T04:56:00Z">
        <w:r w:rsidR="00FA4E0B">
          <w:rPr>
            <w:rFonts w:ascii="游明朝" w:eastAsia="游明朝" w:hAnsi="游明朝" w:cs="游明朝" w:hint="eastAsia"/>
            <w:color w:val="222222"/>
            <w:sz w:val="22"/>
            <w:szCs w:val="22"/>
            <w:u w:color="222222"/>
            <w:shd w:val="clear" w:color="auto" w:fill="FFFFFF"/>
            <w:lang w:val="ja-JP"/>
          </w:rPr>
          <w:t>となりました</w:t>
        </w:r>
      </w:ins>
      <w:r>
        <w:rPr>
          <w:rFonts w:ascii="游明朝" w:eastAsia="游明朝" w:hAnsi="游明朝" w:cs="游明朝"/>
          <w:color w:val="222222"/>
          <w:sz w:val="22"/>
          <w:szCs w:val="22"/>
          <w:u w:color="222222"/>
          <w:shd w:val="clear" w:color="auto" w:fill="FFFFFF"/>
          <w:lang w:val="ja-JP"/>
        </w:rPr>
        <w:t>．仮に逐次観測できる設定であっても，</w:t>
      </w:r>
      <w:commentRangeStart w:id="164"/>
      <w:r>
        <w:rPr>
          <w:rFonts w:ascii="游明朝" w:eastAsia="游明朝" w:hAnsi="游明朝" w:cs="游明朝"/>
          <w:color w:val="222222"/>
          <w:sz w:val="22"/>
          <w:szCs w:val="22"/>
          <w:u w:color="222222"/>
          <w:shd w:val="clear" w:color="auto" w:fill="FFFFFF"/>
          <w:lang w:val="ja-JP"/>
        </w:rPr>
        <w:t>検知できた時点ではスパイクが過ぎており，事前に備えるという目的には合いません．</w:t>
      </w:r>
      <w:commentRangeEnd w:id="164"/>
      <w:r w:rsidR="002B619B">
        <w:rPr>
          <w:rStyle w:val="ac"/>
          <w:rFonts w:ascii="游明朝" w:eastAsia="游明朝" w:hAnsi="游明朝" w:cs="游明朝"/>
          <w:color w:val="222222"/>
          <w:sz w:val="22"/>
          <w:szCs w:val="22"/>
          <w:u w:color="222222"/>
          <w:shd w:val="clear" w:color="auto" w:fill="FFFFFF"/>
          <w:lang w:val="ja-JP"/>
        </w:rPr>
        <w:commentReference w:id="164"/>
      </w:r>
    </w:p>
    <w:p w14:paraId="25DEBEB6" w14:textId="7AA346C5"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一方</w:t>
      </w:r>
      <w:del w:id="165" w:author="MIKAWA Kenta" w:date="2026-09-24T13:57:00Z" w16du:dateUtc="2026-09-24T04:57:00Z">
        <w:r w:rsidDel="002B619B">
          <w:rPr>
            <w:rFonts w:ascii="游明朝" w:eastAsia="游明朝" w:hAnsi="游明朝" w:cs="游明朝"/>
            <w:color w:val="222222"/>
            <w:sz w:val="22"/>
            <w:szCs w:val="22"/>
            <w:u w:color="222222"/>
            <w:shd w:val="clear" w:color="auto" w:fill="FFFFFF"/>
            <w:lang w:val="ja-JP"/>
          </w:rPr>
          <w:delText>で</w:delText>
        </w:r>
      </w:del>
      <w:r>
        <w:rPr>
          <w:rFonts w:ascii="游明朝" w:eastAsia="游明朝" w:hAnsi="游明朝" w:cs="游明朝"/>
          <w:color w:val="222222"/>
          <w:sz w:val="22"/>
          <w:szCs w:val="22"/>
          <w:u w:color="222222"/>
          <w:shd w:val="clear" w:color="auto" w:fill="FFFFFF"/>
          <w:lang w:val="ja-JP"/>
        </w:rPr>
        <w:t>，</w:t>
      </w:r>
      <w:ins w:id="166" w:author="MIKAWA Kenta" w:date="2026-09-24T13:58:00Z" w16du:dateUtc="2026-09-24T04:58:00Z">
        <w:r w:rsidR="002B619B">
          <w:rPr>
            <w:rFonts w:ascii="游明朝" w:eastAsia="游明朝" w:hAnsi="游明朝" w:cs="游明朝" w:hint="eastAsia"/>
            <w:color w:val="222222"/>
            <w:sz w:val="22"/>
            <w:szCs w:val="22"/>
            <w:u w:color="222222"/>
            <w:shd w:val="clear" w:color="auto" w:fill="FFFFFF"/>
            <w:lang w:val="ja-JP"/>
          </w:rPr>
          <w:t>上記の理由から，本原稿では</w:t>
        </w:r>
      </w:ins>
      <w:r>
        <w:rPr>
          <w:rFonts w:ascii="游明朝" w:eastAsia="游明朝" w:hAnsi="游明朝" w:cs="游明朝" w:hint="eastAsia"/>
          <w:color w:val="222222"/>
          <w:sz w:val="22"/>
          <w:szCs w:val="22"/>
          <w:u w:color="222222"/>
          <w:shd w:val="clear" w:color="auto" w:fill="FFFFFF"/>
          <w:lang w:val="ja-JP"/>
        </w:rPr>
        <w:t>変</w:t>
      </w:r>
      <w:r>
        <w:rPr>
          <w:rFonts w:ascii="游明朝" w:eastAsia="游明朝" w:hAnsi="游明朝" w:cs="游明朝"/>
          <w:color w:val="222222"/>
          <w:sz w:val="22"/>
          <w:szCs w:val="22"/>
          <w:u w:color="222222"/>
          <w:shd w:val="clear" w:color="auto" w:fill="FFFFFF"/>
          <w:lang w:val="ja-JP"/>
        </w:rPr>
        <w:t>化点検知を</w:t>
      </w:r>
      <w:ins w:id="167" w:author="MIKAWA Kenta" w:date="2026-09-24T13:58:00Z" w16du:dateUtc="2026-09-24T04:58:00Z">
        <w:r w:rsidR="002B619B">
          <w:rPr>
            <w:rFonts w:ascii="游明朝" w:eastAsia="游明朝" w:hAnsi="游明朝" w:cs="游明朝" w:hint="eastAsia"/>
            <w:color w:val="222222"/>
            <w:sz w:val="22"/>
            <w:szCs w:val="22"/>
            <w:u w:color="222222"/>
            <w:shd w:val="clear" w:color="auto" w:fill="FFFFFF"/>
            <w:lang w:val="ja-JP"/>
          </w:rPr>
          <w:t>用いませんでしたが，</w:t>
        </w:r>
      </w:ins>
      <w:r>
        <w:rPr>
          <w:rFonts w:ascii="游明朝" w:eastAsia="游明朝" w:hAnsi="游明朝" w:cs="游明朝"/>
          <w:color w:val="222222"/>
          <w:sz w:val="22"/>
          <w:szCs w:val="22"/>
          <w:u w:color="222222"/>
          <w:shd w:val="clear" w:color="auto" w:fill="FFFFFF"/>
          <w:lang w:val="ja-JP"/>
        </w:rPr>
        <w:t>予測手法の</w:t>
      </w:r>
      <w:r w:rsidR="002B0294">
        <w:rPr>
          <w:rFonts w:ascii="游明朝" w:eastAsia="游明朝" w:hAnsi="游明朝" w:cs="游明朝" w:hint="eastAsia"/>
          <w:color w:val="222222"/>
          <w:sz w:val="22"/>
          <w:szCs w:val="22"/>
          <w:u w:color="222222"/>
          <w:shd w:val="clear" w:color="auto" w:fill="FFFFFF"/>
          <w:lang w:val="ja-JP"/>
        </w:rPr>
        <w:t>一部</w:t>
      </w:r>
      <w:r>
        <w:rPr>
          <w:rFonts w:ascii="游明朝" w:eastAsia="游明朝" w:hAnsi="游明朝" w:cs="游明朝"/>
          <w:color w:val="222222"/>
          <w:sz w:val="22"/>
          <w:szCs w:val="22"/>
          <w:u w:color="222222"/>
          <w:shd w:val="clear" w:color="auto" w:fill="FFFFFF"/>
          <w:lang w:val="ja-JP"/>
        </w:rPr>
        <w:t>として</w:t>
      </w:r>
      <w:ins w:id="168" w:author="MIKAWA Kenta" w:date="2026-09-24T13:58:00Z" w16du:dateUtc="2026-09-24T04:58:00Z">
        <w:r w:rsidR="002B619B">
          <w:rPr>
            <w:rFonts w:ascii="游明朝" w:eastAsia="游明朝" w:hAnsi="游明朝" w:cs="游明朝" w:hint="eastAsia"/>
            <w:color w:val="222222"/>
            <w:sz w:val="22"/>
            <w:szCs w:val="22"/>
            <w:u w:color="222222"/>
            <w:shd w:val="clear" w:color="auto" w:fill="FFFFFF"/>
            <w:lang w:val="ja-JP"/>
          </w:rPr>
          <w:t>活用可能ではないかと</w:t>
        </w:r>
      </w:ins>
      <w:del w:id="169" w:author="MIKAWA Kenta" w:date="2026-09-24T13:58:00Z" w16du:dateUtc="2026-09-24T04:58:00Z">
        <w:r w:rsidDel="002B619B">
          <w:rPr>
            <w:rFonts w:ascii="游明朝" w:eastAsia="游明朝" w:hAnsi="游明朝" w:cs="游明朝"/>
            <w:color w:val="222222"/>
            <w:sz w:val="22"/>
            <w:szCs w:val="22"/>
            <w:u w:color="222222"/>
            <w:shd w:val="clear" w:color="auto" w:fill="FFFFFF"/>
            <w:lang w:val="ja-JP"/>
          </w:rPr>
          <w:delText>使う余地はあると</w:delText>
        </w:r>
      </w:del>
      <w:r>
        <w:rPr>
          <w:rFonts w:ascii="游明朝" w:eastAsia="游明朝" w:hAnsi="游明朝" w:cs="游明朝"/>
          <w:color w:val="222222"/>
          <w:sz w:val="22"/>
          <w:szCs w:val="22"/>
          <w:u w:color="222222"/>
          <w:shd w:val="clear" w:color="auto" w:fill="FFFFFF"/>
          <w:lang w:val="ja-JP"/>
        </w:rPr>
        <w:t>考えております．</w:t>
      </w:r>
      <w:ins w:id="170" w:author="MIKAWA Kenta" w:date="2026-09-24T13:58:00Z" w16du:dateUtc="2026-09-24T04:58:00Z">
        <w:r w:rsidR="002B619B">
          <w:rPr>
            <w:rFonts w:ascii="游明朝" w:eastAsia="游明朝" w:hAnsi="游明朝" w:cs="游明朝" w:hint="eastAsia"/>
            <w:color w:val="222222"/>
            <w:sz w:val="22"/>
            <w:szCs w:val="22"/>
            <w:u w:color="222222"/>
            <w:shd w:val="clear" w:color="auto" w:fill="FFFFFF"/>
            <w:lang w:val="ja-JP"/>
          </w:rPr>
          <w:t>例えば，</w:t>
        </w:r>
      </w:ins>
      <w:r>
        <w:rPr>
          <w:rFonts w:ascii="游明朝" w:eastAsia="游明朝" w:hAnsi="游明朝" w:cs="游明朝"/>
          <w:color w:val="222222"/>
          <w:sz w:val="22"/>
          <w:szCs w:val="22"/>
          <w:u w:color="222222"/>
          <w:shd w:val="clear" w:color="auto" w:fill="FFFFFF"/>
          <w:lang w:val="ja-JP"/>
        </w:rPr>
        <w:t>系列を局面ごとに区切り，参照ウィンドウの検索範囲や直近区間を現在の局面に限定する</w:t>
      </w:r>
      <w:del w:id="171" w:author="MIKAWA Kenta" w:date="2026-09-24T13:58:00Z" w16du:dateUtc="2026-09-24T04:58:00Z">
        <w:r w:rsidDel="002B619B">
          <w:rPr>
            <w:rFonts w:ascii="游明朝" w:eastAsia="游明朝" w:hAnsi="游明朝" w:cs="游明朝" w:hint="eastAsia"/>
            <w:color w:val="222222"/>
            <w:sz w:val="22"/>
            <w:szCs w:val="22"/>
            <w:u w:color="222222"/>
            <w:shd w:val="clear" w:color="auto" w:fill="FFFFFF"/>
            <w:lang w:val="ja-JP"/>
          </w:rPr>
          <w:delText>という使い方です</w:delText>
        </w:r>
      </w:del>
      <w:ins w:id="172" w:author="MIKAWA Kenta" w:date="2026-09-24T13:58:00Z" w16du:dateUtc="2026-09-24T04:58:00Z">
        <w:r w:rsidR="002B619B">
          <w:rPr>
            <w:rFonts w:ascii="游明朝" w:eastAsia="游明朝" w:hAnsi="游明朝" w:cs="游明朝" w:hint="eastAsia"/>
            <w:color w:val="222222"/>
            <w:sz w:val="22"/>
            <w:szCs w:val="22"/>
            <w:u w:color="222222"/>
            <w:shd w:val="clear" w:color="auto" w:fill="FFFFFF"/>
            <w:lang w:val="ja-JP"/>
          </w:rPr>
          <w:t>などを行うことで活用可能ではないかと考えます．</w:t>
        </w:r>
      </w:ins>
      <w:del w:id="173" w:author="MIKAWA Kenta" w:date="2026-09-24T13:59:00Z" w16du:dateUtc="2026-09-24T04:59:00Z">
        <w:r w:rsidDel="002B619B">
          <w:rPr>
            <w:rFonts w:ascii="游明朝" w:eastAsia="游明朝" w:hAnsi="游明朝" w:cs="游明朝"/>
            <w:color w:val="222222"/>
            <w:sz w:val="22"/>
            <w:szCs w:val="22"/>
            <w:u w:color="222222"/>
            <w:shd w:val="clear" w:color="auto" w:fill="FFFFFF"/>
            <w:lang w:val="ja-JP"/>
          </w:rPr>
          <w:delText>．</w:delText>
        </w:r>
      </w:del>
      <w:r>
        <w:rPr>
          <w:rFonts w:ascii="游明朝" w:eastAsia="游明朝" w:hAnsi="游明朝" w:cs="游明朝"/>
          <w:color w:val="222222"/>
          <w:sz w:val="22"/>
          <w:szCs w:val="22"/>
          <w:u w:color="222222"/>
          <w:shd w:val="clear" w:color="auto" w:fill="FFFFFF"/>
          <w:lang w:val="ja-JP"/>
        </w:rPr>
        <w:t>この点は今後の課題とさせていただきます．</w:t>
      </w:r>
    </w:p>
    <w:p w14:paraId="75A57507" w14:textId="77777777" w:rsidR="00E01D87" w:rsidRDefault="00000000">
      <w:pPr>
        <w:ind w:firstLine="220"/>
        <w:rPr>
          <w:ins w:id="174" w:author="MIKAWA Kenta" w:date="2026-09-24T13:59:00Z" w16du:dateUtc="2026-09-24T04:59:00Z"/>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以上を，5.1 実験概要に追記いたしました．</w:t>
      </w:r>
    </w:p>
    <w:p w14:paraId="12F7C3DD" w14:textId="6932FECA" w:rsidR="002B619B" w:rsidRDefault="002B619B">
      <w:pPr>
        <w:ind w:firstLine="220"/>
        <w:rPr>
          <w:rFonts w:ascii="游明朝" w:eastAsia="游明朝" w:hAnsi="游明朝" w:cs="游明朝"/>
          <w:color w:val="222222"/>
          <w:sz w:val="22"/>
          <w:szCs w:val="22"/>
          <w:u w:color="222222"/>
          <w:shd w:val="clear" w:color="auto" w:fill="FFFFFF"/>
          <w:lang w:val="ja-JP"/>
        </w:rPr>
      </w:pPr>
      <w:ins w:id="175" w:author="MIKAWA Kenta" w:date="2026-09-24T13:59:00Z" w16du:dateUtc="2026-09-24T04:59:00Z">
        <w:r>
          <w:rPr>
            <w:rFonts w:ascii="游明朝" w:eastAsia="游明朝" w:hAnsi="游明朝" w:cs="游明朝" w:hint="eastAsia"/>
            <w:color w:val="222222"/>
            <w:sz w:val="22"/>
            <w:szCs w:val="22"/>
            <w:u w:color="222222"/>
            <w:shd w:val="clear" w:color="auto" w:fill="FFFFFF"/>
            <w:lang w:val="ja-JP"/>
          </w:rPr>
          <w:t>大変貴重なご指摘，誠にありがとうございました．</w:t>
        </w:r>
      </w:ins>
    </w:p>
    <w:p w14:paraId="67878726" w14:textId="77777777" w:rsidR="007109C2" w:rsidRDefault="007109C2">
      <w:pPr>
        <w:jc w:val="left"/>
        <w:rPr>
          <w:rFonts w:ascii="游明朝" w:eastAsia="游明朝" w:hAnsi="游明朝" w:cs="游明朝"/>
          <w:sz w:val="22"/>
          <w:szCs w:val="22"/>
        </w:rPr>
      </w:pPr>
    </w:p>
    <w:p w14:paraId="5558B583" w14:textId="77777777" w:rsidR="00E01D87" w:rsidRDefault="00000000">
      <w:pPr>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w:t>
      </w:r>
      <w:commentRangeStart w:id="176"/>
      <w:r>
        <w:rPr>
          <w:rFonts w:ascii="游明朝" w:eastAsia="游明朝" w:hAnsi="游明朝" w:cs="游明朝"/>
          <w:b/>
          <w:bCs/>
          <w:color w:val="000000" w:themeColor="text1"/>
          <w:sz w:val="22"/>
          <w:szCs w:val="22"/>
          <w:u w:val="single"/>
          <w:shd w:val="clear" w:color="auto" w:fill="FFFFFF"/>
          <w:lang w:val="ja-JP"/>
        </w:rPr>
        <w:t>新原稿 p.5 右カラム，5.1 実験概要（記載の追加）：</w:t>
      </w:r>
      <w:commentRangeEnd w:id="176"/>
      <w:r w:rsidR="00045F3D">
        <w:rPr>
          <w:rStyle w:val="ac"/>
          <w:rFonts w:ascii="游明朝" w:eastAsia="游明朝" w:hAnsi="游明朝" w:cs="游明朝"/>
          <w:b/>
          <w:bCs/>
          <w:color w:val="000000" w:themeColor="text1"/>
          <w:sz w:val="22"/>
          <w:szCs w:val="22"/>
          <w:u w:val="single"/>
          <w:shd w:val="clear" w:color="auto" w:fill="FFFFFF"/>
          <w:lang w:val="ja-JP"/>
        </w:rPr>
        <w:commentReference w:id="176"/>
      </w:r>
    </w:p>
    <w:p w14:paraId="47385455" w14:textId="01BB19D1" w:rsidR="00E01D87" w:rsidDel="00045F3D" w:rsidRDefault="00045F3D">
      <w:pPr>
        <w:ind w:leftChars="202" w:left="424"/>
        <w:rPr>
          <w:del w:id="177" w:author="MIKAWA Kenta" w:date="2026-09-24T14:01:00Z" w16du:dateUtc="2026-09-24T05:01:00Z"/>
          <w:rFonts w:ascii="游明朝" w:eastAsia="游明朝" w:hAnsi="游明朝" w:cs="游明朝"/>
          <w:color w:val="000000" w:themeColor="text1"/>
          <w:sz w:val="22"/>
          <w:szCs w:val="22"/>
          <w:u w:color="222222"/>
          <w:shd w:val="clear" w:color="auto" w:fill="FFFFFF"/>
          <w:lang w:val="ja-JP"/>
        </w:rPr>
      </w:pPr>
      <w:ins w:id="178" w:author="MIKAWA Kenta" w:date="2026-09-24T14:01:00Z" w16du:dateUtc="2026-09-24T05:01:00Z">
        <w:r w:rsidRPr="00045F3D">
          <w:rPr>
            <w:rFonts w:ascii="游明朝" w:eastAsia="游明朝" w:hAnsi="游明朝" w:cs="游明朝"/>
            <w:color w:val="000000" w:themeColor="text1"/>
            <w:sz w:val="22"/>
            <w:szCs w:val="22"/>
            <w:u w:color="222222"/>
            <w:shd w:val="clear" w:color="auto" w:fill="FFFFFF"/>
            <w:lang w:val="ja-JP"/>
          </w:rPr>
          <w:t>なお，系列の急激な変化を扱う手法として変化点検知が</w:t>
        </w:r>
        <w:r>
          <w:rPr>
            <w:rFonts w:ascii="游明朝" w:eastAsia="游明朝" w:hAnsi="游明朝" w:cs="游明朝" w:hint="eastAsia"/>
            <w:color w:val="000000" w:themeColor="text1"/>
            <w:sz w:val="22"/>
            <w:szCs w:val="22"/>
            <w:u w:color="222222"/>
            <w:shd w:val="clear" w:color="auto" w:fill="FFFFFF"/>
            <w:lang w:val="ja-JP"/>
          </w:rPr>
          <w:t>存在する</w:t>
        </w:r>
        <w:r w:rsidRPr="00045F3D">
          <w:rPr>
            <w:rFonts w:ascii="游明朝" w:eastAsia="游明朝" w:hAnsi="游明朝" w:cs="游明朝"/>
            <w:color w:val="000000" w:themeColor="text1"/>
            <w:sz w:val="22"/>
            <w:szCs w:val="22"/>
            <w:u w:color="222222"/>
            <w:shd w:val="clear" w:color="auto" w:fill="FFFFFF"/>
            <w:lang w:val="ja-JP"/>
          </w:rPr>
          <w:t>．変化点検知は観測に基づいて変化の発生を検出することを目的とするのに対し，本研究は将来の販売冊数を分位点として予測することを目的としており，両者は異なる問題設定である．</w:t>
        </w:r>
      </w:ins>
      <w:ins w:id="179" w:author="MIKAWA Kenta" w:date="2026-09-24T14:04:00Z" w16du:dateUtc="2026-09-24T05:04:00Z">
        <w:r w:rsidRPr="00045F3D">
          <w:rPr>
            <w:rFonts w:ascii="游明朝" w:eastAsia="游明朝" w:hAnsi="游明朝" w:cs="游明朝"/>
            <w:color w:val="000000" w:themeColor="text1"/>
            <w:sz w:val="22"/>
            <w:szCs w:val="22"/>
            <w:u w:color="222222"/>
            <w:shd w:val="clear" w:color="auto" w:fill="FFFFFF"/>
            <w:lang w:val="ja-JP"/>
          </w:rPr>
          <w:t>本研究で対象とするスパイクは，79.5%が1日，94.9%が2日以内に収まり，最長でも7日と短期間である．変化点検知は変化発生後の観測に基づいてその発生を検出するため，このような短期間のスパイクでは，検出時点ですでに需要の急増が収束している可能性がある．したがって，本研究の目的であるスパイクへの事前の対応には，将来の需要を予測することが重要となる．なお，変化点検知を参照ウィンドウの選択等に活用することについては，今後の課題とする．</w:t>
        </w:r>
      </w:ins>
      <w:del w:id="180" w:author="MIKAWA Kenta" w:date="2026-09-24T14:01:00Z" w16du:dateUtc="2026-09-24T05:01:00Z">
        <w:r w:rsidDel="00045F3D">
          <w:rPr>
            <w:rFonts w:ascii="游明朝" w:eastAsia="游明朝" w:hAnsi="游明朝" w:cs="游明朝"/>
            <w:color w:val="000000" w:themeColor="text1"/>
            <w:sz w:val="22"/>
            <w:szCs w:val="22"/>
            <w:u w:color="222222"/>
            <w:shd w:val="clear" w:color="auto" w:fill="FFFFFF"/>
            <w:lang w:val="ja-JP"/>
          </w:rPr>
          <w:delText>なお，系列の急激な変化を扱う手法として変化点検知があるが，本研究では比較対象としない．変化点検知は観測から変化の発生を判定する検出の問題であり，出力は変化点の位置や確率であるため，将来の販売冊数を分位点として出力する本研究とはMAEやRMSEで並べて比較できない．また，検知は変化が始まった後の観測に基づくため遅れを伴う．本研究が対象とするスパイクは，需要が平常水準から大きく離れた時点が連続する区間のうち79.5%が1日，94.9%が2日以内に収まり，最も長いものでも7日である．そのため，検知できた時点ではすでにスパイクが過ぎている．一方，変化点検知を参照ウィンドウの検索範囲の限定などに用いる余地はあり，今後の課題である．</w:delText>
        </w:r>
      </w:del>
    </w:p>
    <w:p w14:paraId="6D470848" w14:textId="46D470C8" w:rsidR="007109C2" w:rsidRPr="00C53D9D" w:rsidRDefault="007109C2">
      <w:pPr>
        <w:rPr>
          <w:rFonts w:ascii="游明朝" w:eastAsia="游明朝" w:hAnsi="游明朝" w:cs="游明朝"/>
          <w:color w:val="222222"/>
          <w:sz w:val="22"/>
          <w:szCs w:val="22"/>
          <w:u w:color="222222"/>
          <w:shd w:val="clear" w:color="auto" w:fill="FFFFFF"/>
          <w:rPrChange w:id="181" w:author="MIKAWA Kenta" w:date="2026-09-24T14:09:00Z" w16du:dateUtc="2026-09-24T05:09:00Z">
            <w:rPr>
              <w:rFonts w:ascii="游明朝" w:eastAsia="游明朝" w:hAnsi="游明朝" w:cs="游明朝"/>
              <w:color w:val="222222"/>
              <w:sz w:val="22"/>
              <w:szCs w:val="22"/>
              <w:u w:color="222222"/>
              <w:shd w:val="clear" w:color="auto" w:fill="FFFFFF"/>
              <w:lang w:val="ja-JP"/>
            </w:rPr>
          </w:rPrChange>
        </w:rPr>
      </w:pPr>
    </w:p>
    <w:p w14:paraId="5915ACE3" w14:textId="77777777" w:rsidR="007109C2" w:rsidRDefault="007109C2">
      <w:pPr>
        <w:rPr>
          <w:rFonts w:ascii="游明朝" w:eastAsia="游明朝" w:hAnsi="游明朝" w:cs="游明朝"/>
          <w:color w:val="222222"/>
          <w:sz w:val="22"/>
          <w:szCs w:val="22"/>
          <w:u w:color="222222"/>
          <w:shd w:val="clear" w:color="auto" w:fill="FFFFFF"/>
        </w:rPr>
      </w:pPr>
    </w:p>
    <w:p w14:paraId="2F966E89" w14:textId="77777777"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#A</w:t>
      </w:r>
      <w:r w:rsidRPr="001A2D82">
        <w:rPr>
          <w:rFonts w:asciiTheme="majorEastAsia" w:eastAsiaTheme="majorEastAsia" w:hAnsiTheme="majorEastAsia" w:cs="游明朝"/>
          <w:b/>
          <w:bCs/>
          <w:sz w:val="22"/>
          <w:szCs w:val="22"/>
          <w:lang w:val="ja-JP"/>
        </w:rPr>
        <w:t>から頂いたコメント】</w:t>
      </w:r>
    </w:p>
    <w:p w14:paraId="391B5117"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本研究では主として販売冊数の時系列情報を用いて予測していると理解している．一方で，書籍の突発的な売上増加には，SNS上での話題化，ドラマ化・映画化，本屋大賞等の受賞やノミネート，</w:t>
      </w:r>
      <w:r>
        <w:rPr>
          <w:rFonts w:ascii="游明朝" w:eastAsia="游明朝" w:hAnsi="游明朝" w:cs="游明朝"/>
          <w:color w:val="222222"/>
          <w:sz w:val="22"/>
          <w:szCs w:val="22"/>
          <w:u w:color="222222"/>
          <w:shd w:val="clear" w:color="auto" w:fill="FFFFFF"/>
          <w:lang w:val="ja-JP"/>
        </w:rPr>
        <w:lastRenderedPageBreak/>
        <w:t>メディアでの紹介など，外生的な要因が大きく関与すると考えられる．これらの情報を共変量として利用する可能性について，今後の課題を含めて考察していただきたい．</w:t>
      </w:r>
    </w:p>
    <w:p w14:paraId="6802B898"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4B7085DF"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36CC9002" w14:textId="020EBEEA" w:rsidR="007109C2" w:rsidRDefault="002B0294" w:rsidP="00BF5D2B">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hint="eastAsia"/>
          <w:color w:val="222222"/>
          <w:sz w:val="22"/>
          <w:szCs w:val="22"/>
          <w:u w:color="222222"/>
          <w:shd w:val="clear" w:color="auto" w:fill="FFFFFF"/>
          <w:lang w:val="ja-JP"/>
        </w:rPr>
        <w:t>大変貴重なご指摘，誠にありがとうございました．販売冊数の履歴だけでは外生的な契機を捉えきれず，データの外から得られる情報を活用することが重要である，というご指摘の通りでございます．提供いただいたデータには，SNSでの話題化や映像化，受賞といった情報は含まれておらず，販売実績のほかは出版社，著者名，分類，本体価格といった書籍属性のみでした．そのうえで，現在の手法で補えている点と，今後の対応方針を</w:t>
      </w:r>
      <w:ins w:id="182" w:author="MIKAWA Kenta" w:date="2026-09-24T15:54:00Z" w16du:dateUtc="2026-09-24T06:54:00Z">
        <w:r w:rsidR="00BF5D2B">
          <w:rPr>
            <w:rFonts w:ascii="游明朝" w:eastAsia="游明朝" w:hAnsi="游明朝" w:cs="游明朝" w:hint="eastAsia"/>
            <w:color w:val="222222"/>
            <w:sz w:val="22"/>
            <w:szCs w:val="22"/>
            <w:u w:color="222222"/>
            <w:shd w:val="clear" w:color="auto" w:fill="FFFFFF"/>
            <w:lang w:val="ja-JP"/>
          </w:rPr>
          <w:t>説明させていただきます</w:t>
        </w:r>
      </w:ins>
      <w:del w:id="183" w:author="MIKAWA Kenta" w:date="2026-09-24T15:54:00Z" w16du:dateUtc="2026-09-24T06:54:00Z">
        <w:r w:rsidDel="00BF5D2B">
          <w:rPr>
            <w:rFonts w:ascii="游明朝" w:eastAsia="游明朝" w:hAnsi="游明朝" w:cs="游明朝" w:hint="eastAsia"/>
            <w:color w:val="222222"/>
            <w:sz w:val="22"/>
            <w:szCs w:val="22"/>
            <w:u w:color="222222"/>
            <w:shd w:val="clear" w:color="auto" w:fill="FFFFFF"/>
            <w:lang w:val="ja-JP"/>
          </w:rPr>
          <w:delText>申し上げます</w:delText>
        </w:r>
      </w:del>
      <w:r>
        <w:rPr>
          <w:rFonts w:ascii="游明朝" w:eastAsia="游明朝" w:hAnsi="游明朝" w:cs="游明朝" w:hint="eastAsia"/>
          <w:color w:val="222222"/>
          <w:sz w:val="22"/>
          <w:szCs w:val="22"/>
          <w:u w:color="222222"/>
          <w:shd w:val="clear" w:color="auto" w:fill="FFFFFF"/>
          <w:lang w:val="ja-JP"/>
        </w:rPr>
        <w:t>．</w:t>
      </w:r>
    </w:p>
    <w:p w14:paraId="60BD67F4"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まず，提案手法は外生的な要因を間接的に取り込んでいる面がございます．外生的な契機で生じたスパイクは過去に他の書籍にも現れており，提案手法はその変動パターンを系列横断的に検索して参照するためです．実験3で提案手法の誤りが実際のスパイクの近傍に集中することは，その現れと考えております．</w:t>
      </w:r>
    </w:p>
    <w:p w14:paraId="35E3FDC0" w14:textId="107BB1A1" w:rsidR="00BF5D2B" w:rsidRDefault="00BF5D2B">
      <w:pPr>
        <w:ind w:firstLine="220"/>
        <w:rPr>
          <w:ins w:id="184" w:author="MIKAWA Kenta" w:date="2026-09-24T15:56:00Z" w16du:dateUtc="2026-09-24T06:56:00Z"/>
          <w:rFonts w:ascii="游明朝" w:eastAsia="游明朝" w:hAnsi="游明朝" w:cs="游明朝"/>
          <w:color w:val="222222"/>
          <w:sz w:val="22"/>
          <w:szCs w:val="22"/>
          <w:u w:color="222222"/>
          <w:shd w:val="clear" w:color="auto" w:fill="FFFFFF"/>
          <w:lang w:val="ja-JP"/>
        </w:rPr>
      </w:pPr>
      <w:ins w:id="185" w:author="MIKAWA Kenta" w:date="2026-09-24T15:55:00Z" w16du:dateUtc="2026-09-24T06:55:00Z">
        <w:r>
          <w:rPr>
            <w:rFonts w:ascii="游明朝" w:eastAsia="游明朝" w:hAnsi="游明朝" w:cs="游明朝" w:hint="eastAsia"/>
            <w:color w:val="222222"/>
            <w:sz w:val="22"/>
            <w:szCs w:val="22"/>
            <w:u w:color="222222"/>
            <w:shd w:val="clear" w:color="auto" w:fill="FFFFFF"/>
            <w:lang w:val="ja-JP"/>
          </w:rPr>
          <w:t>他方</w:t>
        </w:r>
      </w:ins>
      <w:del w:id="186" w:author="MIKAWA Kenta" w:date="2026-09-24T15:55:00Z" w16du:dateUtc="2026-09-24T06:55:00Z">
        <w:r w:rsidR="00A430FE" w:rsidDel="00BF5D2B">
          <w:rPr>
            <w:rFonts w:ascii="游明朝" w:eastAsia="游明朝" w:hAnsi="游明朝" w:cs="游明朝" w:hint="eastAsia"/>
            <w:color w:val="222222"/>
            <w:sz w:val="22"/>
            <w:szCs w:val="22"/>
            <w:u w:color="222222"/>
            <w:shd w:val="clear" w:color="auto" w:fill="FFFFFF"/>
            <w:lang w:val="ja-JP"/>
          </w:rPr>
          <w:delText>しかし</w:delText>
        </w:r>
      </w:del>
      <w:r w:rsidR="00A430FE">
        <w:rPr>
          <w:rFonts w:ascii="游明朝" w:eastAsia="游明朝" w:hAnsi="游明朝" w:cs="游明朝" w:hint="eastAsia"/>
          <w:color w:val="222222"/>
          <w:sz w:val="22"/>
          <w:szCs w:val="22"/>
          <w:u w:color="222222"/>
          <w:shd w:val="clear" w:color="auto" w:fill="FFFFFF"/>
          <w:lang w:val="ja-JP"/>
        </w:rPr>
        <w:t>，</w:t>
      </w:r>
      <w:r w:rsidR="0041754F">
        <w:rPr>
          <w:rFonts w:ascii="游明朝" w:eastAsia="游明朝" w:hAnsi="游明朝" w:cs="游明朝"/>
          <w:color w:val="222222"/>
          <w:sz w:val="22"/>
          <w:szCs w:val="22"/>
          <w:u w:color="222222"/>
          <w:shd w:val="clear" w:color="auto" w:fill="FFFFFF"/>
          <w:lang w:val="ja-JP"/>
        </w:rPr>
        <w:t>査読者のご指摘の通り，外生的な要因を扱うことはモデルの性能向上に寄与する可能性が高いと考えております．</w:t>
      </w:r>
      <w:ins w:id="187" w:author="MIKAWA Kenta" w:date="2026-09-24T15:56:00Z" w16du:dateUtc="2026-09-24T06:56:00Z">
        <w:r>
          <w:rPr>
            <w:rFonts w:ascii="游明朝" w:eastAsia="游明朝" w:hAnsi="游明朝" w:cs="游明朝" w:hint="eastAsia"/>
            <w:color w:val="222222"/>
            <w:sz w:val="22"/>
            <w:szCs w:val="22"/>
            <w:u w:color="222222"/>
            <w:shd w:val="clear" w:color="auto" w:fill="FFFFFF"/>
            <w:lang w:val="ja-JP"/>
          </w:rPr>
          <w:t>この点を踏まえ</w:t>
        </w:r>
      </w:ins>
      <w:ins w:id="188" w:author="MIKAWA Kenta" w:date="2026-09-24T15:57:00Z" w16du:dateUtc="2026-09-24T06:57:00Z">
        <w:r>
          <w:rPr>
            <w:rFonts w:ascii="游明朝" w:eastAsia="游明朝" w:hAnsi="游明朝" w:cs="游明朝" w:hint="eastAsia"/>
            <w:color w:val="222222"/>
            <w:sz w:val="22"/>
            <w:szCs w:val="22"/>
            <w:u w:color="222222"/>
            <w:shd w:val="clear" w:color="auto" w:fill="FFFFFF"/>
            <w:lang w:val="ja-JP"/>
          </w:rPr>
          <w:t>ると，</w:t>
        </w:r>
        <w:r w:rsidRPr="00BF5D2B">
          <w:rPr>
            <w:rFonts w:ascii="游明朝" w:eastAsia="游明朝" w:hAnsi="游明朝" w:cs="游明朝"/>
            <w:color w:val="222222"/>
            <w:sz w:val="22"/>
            <w:szCs w:val="22"/>
            <w:u w:color="222222"/>
            <w:shd w:val="clear" w:color="auto" w:fill="FFFFFF"/>
            <w:lang w:val="ja-JP"/>
          </w:rPr>
          <w:t>出版社や分類等の属性を検索条件に加え，予測対象と関連する書籍から参照を取得する方法が考えられます．また，受賞・ノミネート・メディア紹介の時点やSNS上の反応量を収集し，共変量として用いる方法</w:t>
        </w:r>
      </w:ins>
      <w:ins w:id="189" w:author="MIKAWA Kenta" w:date="2026-09-24T15:58:00Z" w16du:dateUtc="2026-09-24T06:58:00Z">
        <w:r>
          <w:rPr>
            <w:rFonts w:ascii="游明朝" w:eastAsia="游明朝" w:hAnsi="游明朝" w:cs="游明朝" w:hint="eastAsia"/>
            <w:color w:val="222222"/>
            <w:sz w:val="22"/>
            <w:szCs w:val="22"/>
            <w:u w:color="222222"/>
            <w:shd w:val="clear" w:color="auto" w:fill="FFFFFF"/>
            <w:lang w:val="ja-JP"/>
          </w:rPr>
          <w:t>も</w:t>
        </w:r>
      </w:ins>
      <w:ins w:id="190" w:author="MIKAWA Kenta" w:date="2026-09-24T15:57:00Z" w16du:dateUtc="2026-09-24T06:57:00Z">
        <w:r w:rsidRPr="00BF5D2B">
          <w:rPr>
            <w:rFonts w:ascii="游明朝" w:eastAsia="游明朝" w:hAnsi="游明朝" w:cs="游明朝"/>
            <w:color w:val="222222"/>
            <w:sz w:val="22"/>
            <w:szCs w:val="22"/>
            <w:u w:color="222222"/>
            <w:shd w:val="clear" w:color="auto" w:fill="FFFFFF"/>
            <w:lang w:val="ja-JP"/>
          </w:rPr>
          <w:t>考えられます．</w:t>
        </w:r>
      </w:ins>
      <w:ins w:id="191" w:author="MIKAWA Kenta" w:date="2026-09-24T15:58:00Z" w16du:dateUtc="2026-09-24T06:58:00Z">
        <w:r>
          <w:rPr>
            <w:rFonts w:ascii="游明朝" w:eastAsia="游明朝" w:hAnsi="游明朝" w:cs="游明朝" w:hint="eastAsia"/>
            <w:color w:val="222222"/>
            <w:sz w:val="22"/>
            <w:szCs w:val="22"/>
            <w:u w:color="222222"/>
            <w:shd w:val="clear" w:color="auto" w:fill="FFFFFF"/>
            <w:lang w:val="ja-JP"/>
          </w:rPr>
          <w:t>しかしながら，</w:t>
        </w:r>
      </w:ins>
      <w:ins w:id="192" w:author="MIKAWA Kenta" w:date="2026-09-24T15:57:00Z" w16du:dateUtc="2026-09-24T06:57:00Z">
        <w:r w:rsidRPr="00BF5D2B">
          <w:rPr>
            <w:rFonts w:ascii="游明朝" w:eastAsia="游明朝" w:hAnsi="游明朝" w:cs="游明朝"/>
            <w:color w:val="222222"/>
            <w:sz w:val="22"/>
            <w:szCs w:val="22"/>
            <w:u w:color="222222"/>
            <w:shd w:val="clear" w:color="auto" w:fill="FFFFFF"/>
            <w:lang w:val="ja-JP"/>
          </w:rPr>
          <w:t>本研究で用いた基盤モデルは単変量入力を前提としているため，後者には共変量を扱う入力・統合機構の拡張が必要</w:t>
        </w:r>
      </w:ins>
      <w:ins w:id="193" w:author="MIKAWA Kenta" w:date="2026-09-24T15:58:00Z" w16du:dateUtc="2026-09-24T06:58:00Z">
        <w:r>
          <w:rPr>
            <w:rFonts w:ascii="游明朝" w:eastAsia="游明朝" w:hAnsi="游明朝" w:cs="游明朝" w:hint="eastAsia"/>
            <w:color w:val="222222"/>
            <w:sz w:val="22"/>
            <w:szCs w:val="22"/>
            <w:u w:color="222222"/>
            <w:shd w:val="clear" w:color="auto" w:fill="FFFFFF"/>
            <w:lang w:val="ja-JP"/>
          </w:rPr>
          <w:t>となります</w:t>
        </w:r>
      </w:ins>
      <w:ins w:id="194" w:author="MIKAWA Kenta" w:date="2026-09-24T15:57:00Z" w16du:dateUtc="2026-09-24T06:57:00Z">
        <w:r w:rsidRPr="00BF5D2B">
          <w:rPr>
            <w:rFonts w:ascii="游明朝" w:eastAsia="游明朝" w:hAnsi="游明朝" w:cs="游明朝"/>
            <w:color w:val="222222"/>
            <w:sz w:val="22"/>
            <w:szCs w:val="22"/>
            <w:u w:color="222222"/>
            <w:shd w:val="clear" w:color="auto" w:fill="FFFFFF"/>
            <w:lang w:val="ja-JP"/>
          </w:rPr>
          <w:t>．</w:t>
        </w:r>
      </w:ins>
    </w:p>
    <w:p w14:paraId="5D49E391" w14:textId="6E3040AE" w:rsidR="007109C2" w:rsidDel="00BF5D2B" w:rsidRDefault="0041754F">
      <w:pPr>
        <w:rPr>
          <w:del w:id="195" w:author="MIKAWA Kenta" w:date="2026-09-24T15:58:00Z" w16du:dateUtc="2026-09-24T06:58:00Z"/>
          <w:rFonts w:ascii="游明朝" w:eastAsia="游明朝" w:hAnsi="游明朝" w:cs="游明朝"/>
          <w:color w:val="222222"/>
          <w:sz w:val="22"/>
          <w:szCs w:val="22"/>
          <w:u w:color="222222"/>
          <w:shd w:val="clear" w:color="auto" w:fill="FFFFFF"/>
          <w:lang w:val="ja-JP"/>
        </w:rPr>
        <w:pPrChange w:id="196" w:author="MIKAWA Kenta" w:date="2026-09-24T15:58:00Z" w16du:dateUtc="2026-09-24T06:58:00Z">
          <w:pPr>
            <w:ind w:firstLine="220"/>
          </w:pPr>
        </w:pPrChange>
      </w:pPr>
      <w:del w:id="197" w:author="MIKAWA Kenta" w:date="2026-09-24T15:58:00Z" w16du:dateUtc="2026-09-24T06:58:00Z">
        <w:r w:rsidDel="00BF5D2B">
          <w:rPr>
            <w:rFonts w:ascii="游明朝" w:eastAsia="游明朝" w:hAnsi="游明朝" w:cs="游明朝"/>
            <w:color w:val="222222"/>
            <w:sz w:val="22"/>
            <w:szCs w:val="22"/>
            <w:u w:color="222222"/>
            <w:shd w:val="clear" w:color="auto" w:fill="FFFFFF"/>
            <w:lang w:val="ja-JP"/>
          </w:rPr>
          <w:delText>そこで，考えられる方策について，以下の通り考察と今後の課題を追記いたしました．データに含まれる書籍属性を参照ウィンドウの検索条件に加える方法は，現在のデータのままで実現できます．受賞や映像化の日付を外部から収集し，共変量として与える方法も考えられますが，本研究の基盤モデルは単変量であり共変量を直接扱えないため，共変量を扱える基盤モデルへの拡張が必要になります．</w:delText>
        </w:r>
      </w:del>
    </w:p>
    <w:p w14:paraId="76AC090A" w14:textId="2B7A10B9"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以上</w:t>
      </w:r>
      <w:ins w:id="198" w:author="MIKAWA Kenta" w:date="2026-09-24T15:58:00Z" w16du:dateUtc="2026-09-24T06:58:00Z">
        <w:r w:rsidR="00BF5D2B">
          <w:rPr>
            <w:rFonts w:ascii="游明朝" w:eastAsia="游明朝" w:hAnsi="游明朝" w:cs="游明朝" w:hint="eastAsia"/>
            <w:color w:val="222222"/>
            <w:sz w:val="22"/>
            <w:szCs w:val="22"/>
            <w:u w:color="222222"/>
            <w:shd w:val="clear" w:color="auto" w:fill="FFFFFF"/>
            <w:lang w:val="ja-JP"/>
          </w:rPr>
          <w:t>の内容について</w:t>
        </w:r>
      </w:ins>
      <w:del w:id="199" w:author="MIKAWA Kenta" w:date="2026-09-24T15:58:00Z" w16du:dateUtc="2026-09-24T06:58:00Z">
        <w:r w:rsidDel="00BF5D2B">
          <w:rPr>
            <w:rFonts w:ascii="游明朝" w:eastAsia="游明朝" w:hAnsi="游明朝" w:cs="游明朝"/>
            <w:color w:val="222222"/>
            <w:sz w:val="22"/>
            <w:szCs w:val="22"/>
            <w:u w:color="222222"/>
            <w:shd w:val="clear" w:color="auto" w:fill="FFFFFF"/>
            <w:lang w:val="ja-JP"/>
          </w:rPr>
          <w:delText>を</w:delText>
        </w:r>
      </w:del>
      <w:r>
        <w:rPr>
          <w:rFonts w:ascii="游明朝" w:eastAsia="游明朝" w:hAnsi="游明朝" w:cs="游明朝"/>
          <w:color w:val="222222"/>
          <w:sz w:val="22"/>
          <w:szCs w:val="22"/>
          <w:u w:color="222222"/>
          <w:shd w:val="clear" w:color="auto" w:fill="FFFFFF"/>
          <w:lang w:val="ja-JP"/>
        </w:rPr>
        <w:t>，5.4.2 実験2の考察に追記いたしました．</w:t>
      </w:r>
    </w:p>
    <w:p w14:paraId="40E3BCE5"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7BD26532" w14:textId="77777777" w:rsidR="007109C2" w:rsidRDefault="0041754F">
      <w:pPr>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新原稿 p.8 右カラム，5.4.2 実験2（記載の追加）：</w:t>
      </w:r>
    </w:p>
    <w:p w14:paraId="51811E5B" w14:textId="513E6848"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この限界に対しては，外生的な契機を共変量として扱う拡張が考えられる．</w:t>
      </w:r>
      <w:ins w:id="200" w:author="MIKAWA Kenta" w:date="2026-09-24T16:01:00Z" w16du:dateUtc="2026-09-24T07:01:00Z">
        <w:r w:rsidR="00BF5D2B">
          <w:rPr>
            <w:rFonts w:ascii="游明朝" w:eastAsia="游明朝" w:hAnsi="游明朝" w:cs="游明朝" w:hint="eastAsia"/>
            <w:color w:val="000000" w:themeColor="text1"/>
            <w:sz w:val="22"/>
            <w:szCs w:val="22"/>
            <w:u w:color="222222"/>
            <w:shd w:val="clear" w:color="auto" w:fill="FFFFFF"/>
            <w:lang w:val="ja-JP"/>
          </w:rPr>
          <w:t>ただし，</w:t>
        </w:r>
      </w:ins>
      <w:r>
        <w:rPr>
          <w:rFonts w:ascii="游明朝" w:eastAsia="游明朝" w:hAnsi="游明朝" w:cs="游明朝" w:hint="eastAsia"/>
          <w:color w:val="000000" w:themeColor="text1"/>
          <w:sz w:val="22"/>
          <w:szCs w:val="22"/>
          <w:u w:color="222222"/>
          <w:shd w:val="clear" w:color="auto" w:fill="FFFFFF"/>
          <w:lang w:val="ja-JP"/>
        </w:rPr>
        <w:t>本</w:t>
      </w:r>
      <w:r>
        <w:rPr>
          <w:rFonts w:ascii="游明朝" w:eastAsia="游明朝" w:hAnsi="游明朝" w:cs="游明朝"/>
          <w:color w:val="000000" w:themeColor="text1"/>
          <w:sz w:val="22"/>
          <w:szCs w:val="22"/>
          <w:u w:color="222222"/>
          <w:shd w:val="clear" w:color="auto" w:fill="FFFFFF"/>
          <w:lang w:val="ja-JP"/>
        </w:rPr>
        <w:t>研究</w:t>
      </w:r>
      <w:ins w:id="201" w:author="MIKAWA Kenta" w:date="2026-09-24T16:01:00Z" w16du:dateUtc="2026-09-24T07:01:00Z">
        <w:r w:rsidR="00BF5D2B">
          <w:rPr>
            <w:rFonts w:ascii="游明朝" w:eastAsia="游明朝" w:hAnsi="游明朝" w:cs="游明朝" w:hint="eastAsia"/>
            <w:color w:val="000000" w:themeColor="text1"/>
            <w:sz w:val="22"/>
            <w:szCs w:val="22"/>
            <w:u w:color="222222"/>
            <w:shd w:val="clear" w:color="auto" w:fill="FFFFFF"/>
            <w:lang w:val="ja-JP"/>
          </w:rPr>
          <w:t>で用いる</w:t>
        </w:r>
      </w:ins>
      <w:del w:id="202" w:author="MIKAWA Kenta" w:date="2026-09-24T16:01:00Z" w16du:dateUtc="2026-09-24T07:01:00Z">
        <w:r w:rsidDel="00BF5D2B">
          <w:rPr>
            <w:rFonts w:ascii="游明朝" w:eastAsia="游明朝" w:hAnsi="游明朝" w:cs="游明朝"/>
            <w:color w:val="000000" w:themeColor="text1"/>
            <w:sz w:val="22"/>
            <w:szCs w:val="22"/>
            <w:u w:color="222222"/>
            <w:shd w:val="clear" w:color="auto" w:fill="FFFFFF"/>
            <w:lang w:val="ja-JP"/>
          </w:rPr>
          <w:delText>の</w:delText>
        </w:r>
      </w:del>
      <w:r>
        <w:rPr>
          <w:rFonts w:ascii="游明朝" w:eastAsia="游明朝" w:hAnsi="游明朝" w:cs="游明朝"/>
          <w:color w:val="000000" w:themeColor="text1"/>
          <w:sz w:val="22"/>
          <w:szCs w:val="22"/>
          <w:u w:color="222222"/>
          <w:shd w:val="clear" w:color="auto" w:fill="FFFFFF"/>
          <w:lang w:val="ja-JP"/>
        </w:rPr>
        <w:t>基盤モデルは単変量</w:t>
      </w:r>
      <w:ins w:id="203" w:author="MIKAWA Kenta" w:date="2026-09-24T16:01:00Z" w16du:dateUtc="2026-09-24T07:01:00Z">
        <w:r w:rsidR="00BF5D2B">
          <w:rPr>
            <w:rFonts w:ascii="游明朝" w:eastAsia="游明朝" w:hAnsi="游明朝" w:cs="游明朝" w:hint="eastAsia"/>
            <w:color w:val="000000" w:themeColor="text1"/>
            <w:sz w:val="22"/>
            <w:szCs w:val="22"/>
            <w:u w:color="222222"/>
            <w:shd w:val="clear" w:color="auto" w:fill="FFFFFF"/>
            <w:lang w:val="ja-JP"/>
          </w:rPr>
          <w:t>時系列を対象としており，</w:t>
        </w:r>
      </w:ins>
      <w:del w:id="204" w:author="MIKAWA Kenta" w:date="2026-09-24T16:01:00Z" w16du:dateUtc="2026-09-24T07:01:00Z">
        <w:r w:rsidDel="00BF5D2B">
          <w:rPr>
            <w:rFonts w:ascii="游明朝" w:eastAsia="游明朝" w:hAnsi="游明朝" w:cs="游明朝"/>
            <w:color w:val="000000" w:themeColor="text1"/>
            <w:sz w:val="22"/>
            <w:szCs w:val="22"/>
            <w:u w:color="222222"/>
            <w:shd w:val="clear" w:color="auto" w:fill="FFFFFF"/>
            <w:lang w:val="ja-JP"/>
          </w:rPr>
          <w:delText>であり</w:delText>
        </w:r>
      </w:del>
      <w:r>
        <w:rPr>
          <w:rFonts w:ascii="游明朝" w:eastAsia="游明朝" w:hAnsi="游明朝" w:cs="游明朝"/>
          <w:color w:val="000000" w:themeColor="text1"/>
          <w:sz w:val="22"/>
          <w:szCs w:val="22"/>
          <w:u w:color="222222"/>
          <w:shd w:val="clear" w:color="auto" w:fill="FFFFFF"/>
          <w:lang w:val="ja-JP"/>
        </w:rPr>
        <w:t>共変量を直接</w:t>
      </w:r>
      <w:del w:id="205" w:author="MIKAWA Kenta" w:date="2026-09-24T16:01:00Z" w16du:dateUtc="2026-09-24T07:01:00Z">
        <w:r w:rsidDel="00BF5D2B">
          <w:rPr>
            <w:rFonts w:ascii="游明朝" w:eastAsia="游明朝" w:hAnsi="游明朝" w:cs="游明朝" w:hint="eastAsia"/>
            <w:color w:val="000000" w:themeColor="text1"/>
            <w:sz w:val="22"/>
            <w:szCs w:val="22"/>
            <w:u w:color="222222"/>
            <w:shd w:val="clear" w:color="auto" w:fill="FFFFFF"/>
            <w:lang w:val="ja-JP"/>
          </w:rPr>
          <w:delText>扱えないため</w:delText>
        </w:r>
      </w:del>
      <w:ins w:id="206" w:author="MIKAWA Kenta" w:date="2026-09-24T16:01:00Z" w16du:dateUtc="2026-09-24T07:01:00Z">
        <w:r w:rsidR="00BF5D2B">
          <w:rPr>
            <w:rFonts w:ascii="游明朝" w:eastAsia="游明朝" w:hAnsi="游明朝" w:cs="游明朝" w:hint="eastAsia"/>
            <w:color w:val="000000" w:themeColor="text1"/>
            <w:sz w:val="22"/>
            <w:szCs w:val="22"/>
            <w:u w:color="222222"/>
            <w:shd w:val="clear" w:color="auto" w:fill="FFFFFF"/>
            <w:lang w:val="ja-JP"/>
          </w:rPr>
          <w:t>考慮することはできない．このため，</w:t>
        </w:r>
      </w:ins>
      <w:r>
        <w:rPr>
          <w:rFonts w:ascii="游明朝" w:eastAsia="游明朝" w:hAnsi="游明朝" w:cs="游明朝"/>
          <w:color w:val="000000" w:themeColor="text1"/>
          <w:sz w:val="22"/>
          <w:szCs w:val="22"/>
          <w:u w:color="222222"/>
          <w:shd w:val="clear" w:color="auto" w:fill="FFFFFF"/>
          <w:lang w:val="ja-JP"/>
        </w:rPr>
        <w:t>基盤モデル</w:t>
      </w:r>
      <w:ins w:id="207" w:author="MIKAWA Kenta" w:date="2026-09-24T16:02:00Z" w16du:dateUtc="2026-09-24T07:02:00Z">
        <w:r w:rsidR="00BF5D2B">
          <w:rPr>
            <w:rFonts w:ascii="游明朝" w:eastAsia="游明朝" w:hAnsi="游明朝" w:cs="游明朝" w:hint="eastAsia"/>
            <w:color w:val="000000" w:themeColor="text1"/>
            <w:sz w:val="22"/>
            <w:szCs w:val="22"/>
            <w:u w:color="222222"/>
            <w:shd w:val="clear" w:color="auto" w:fill="FFFFFF"/>
            <w:lang w:val="ja-JP"/>
          </w:rPr>
          <w:t>自身</w:t>
        </w:r>
      </w:ins>
      <w:r>
        <w:rPr>
          <w:rFonts w:ascii="游明朝" w:eastAsia="游明朝" w:hAnsi="游明朝" w:cs="游明朝"/>
          <w:color w:val="000000" w:themeColor="text1"/>
          <w:sz w:val="22"/>
          <w:szCs w:val="22"/>
          <w:u w:color="222222"/>
          <w:shd w:val="clear" w:color="auto" w:fill="FFFFFF"/>
          <w:lang w:val="ja-JP"/>
        </w:rPr>
        <w:t>の拡張</w:t>
      </w:r>
      <w:del w:id="208" w:author="MIKAWA Kenta" w:date="2026-09-24T16:02:00Z" w16du:dateUtc="2026-09-24T07:02:00Z">
        <w:r w:rsidDel="00BF5D2B">
          <w:rPr>
            <w:rFonts w:ascii="游明朝" w:eastAsia="游明朝" w:hAnsi="游明朝" w:cs="游明朝"/>
            <w:color w:val="000000" w:themeColor="text1"/>
            <w:sz w:val="22"/>
            <w:szCs w:val="22"/>
            <w:u w:color="222222"/>
            <w:shd w:val="clear" w:color="auto" w:fill="FFFFFF"/>
            <w:lang w:val="ja-JP"/>
          </w:rPr>
          <w:delText>を要するが</w:delText>
        </w:r>
      </w:del>
      <w:ins w:id="209" w:author="MIKAWA Kenta" w:date="2026-09-24T16:02:00Z" w16du:dateUtc="2026-09-24T07:02:00Z">
        <w:r w:rsidR="00BF5D2B">
          <w:rPr>
            <w:rFonts w:ascii="游明朝" w:eastAsia="游明朝" w:hAnsi="游明朝" w:cs="游明朝" w:hint="eastAsia"/>
            <w:color w:val="000000" w:themeColor="text1"/>
            <w:sz w:val="22"/>
            <w:szCs w:val="22"/>
            <w:u w:color="222222"/>
            <w:shd w:val="clear" w:color="auto" w:fill="FFFFFF"/>
            <w:lang w:val="ja-JP"/>
          </w:rPr>
          <w:t>が必要となる．</w:t>
        </w:r>
      </w:ins>
      <w:del w:id="210" w:author="MIKAWA Kenta" w:date="2026-09-24T16:02:00Z" w16du:dateUtc="2026-09-24T07:02:00Z">
        <w:r w:rsidDel="00BF5D2B">
          <w:rPr>
            <w:rFonts w:ascii="游明朝" w:eastAsia="游明朝" w:hAnsi="游明朝" w:cs="游明朝"/>
            <w:color w:val="000000" w:themeColor="text1"/>
            <w:sz w:val="22"/>
            <w:szCs w:val="22"/>
            <w:u w:color="222222"/>
            <w:shd w:val="clear" w:color="auto" w:fill="FFFFFF"/>
            <w:lang w:val="ja-JP"/>
          </w:rPr>
          <w:delText>，</w:delText>
        </w:r>
      </w:del>
      <w:ins w:id="211" w:author="MIKAWA Kenta" w:date="2026-09-24T16:02:00Z" w16du:dateUtc="2026-09-24T07:02:00Z">
        <w:r w:rsidR="00BF5D2B">
          <w:rPr>
            <w:rFonts w:ascii="游明朝" w:eastAsia="游明朝" w:hAnsi="游明朝" w:cs="游明朝" w:hint="eastAsia"/>
            <w:color w:val="000000" w:themeColor="text1"/>
            <w:sz w:val="22"/>
            <w:szCs w:val="22"/>
            <w:u w:color="222222"/>
            <w:shd w:val="clear" w:color="auto" w:fill="FFFFFF"/>
            <w:lang w:val="ja-JP"/>
          </w:rPr>
          <w:t>一方，</w:t>
        </w:r>
      </w:ins>
      <w:commentRangeStart w:id="212"/>
      <w:commentRangeStart w:id="213"/>
      <w:r>
        <w:rPr>
          <w:rFonts w:ascii="游明朝" w:eastAsia="游明朝" w:hAnsi="游明朝" w:cs="游明朝" w:hint="eastAsia"/>
          <w:color w:val="000000" w:themeColor="text1"/>
          <w:sz w:val="22"/>
          <w:szCs w:val="22"/>
          <w:u w:color="222222"/>
          <w:shd w:val="clear" w:color="auto" w:fill="FFFFFF"/>
          <w:lang w:val="ja-JP"/>
        </w:rPr>
        <w:t>出</w:t>
      </w:r>
      <w:r>
        <w:rPr>
          <w:rFonts w:ascii="游明朝" w:eastAsia="游明朝" w:hAnsi="游明朝" w:cs="游明朝"/>
          <w:color w:val="000000" w:themeColor="text1"/>
          <w:sz w:val="22"/>
          <w:szCs w:val="22"/>
          <w:u w:color="222222"/>
          <w:shd w:val="clear" w:color="auto" w:fill="FFFFFF"/>
          <w:lang w:val="ja-JP"/>
        </w:rPr>
        <w:t>版社や分類などの書籍属性を参照ウィンドウの検索条件に加える方法であれば，現在のデータのまま実現できる．</w:t>
      </w:r>
      <w:commentRangeEnd w:id="212"/>
      <w:r w:rsidR="00BF5D2B">
        <w:rPr>
          <w:rStyle w:val="ac"/>
          <w:rFonts w:ascii="游明朝" w:eastAsia="游明朝" w:hAnsi="游明朝" w:cs="游明朝"/>
          <w:color w:val="000000" w:themeColor="text1"/>
          <w:sz w:val="22"/>
          <w:szCs w:val="22"/>
          <w:u w:color="222222"/>
          <w:shd w:val="clear" w:color="auto" w:fill="FFFFFF"/>
          <w:lang w:val="ja-JP"/>
        </w:rPr>
        <w:commentReference w:id="212"/>
      </w:r>
      <w:commentRangeEnd w:id="213"/>
      <w:r w:rsidR="00C36EF8">
        <w:rPr>
          <w:rStyle w:val="ac"/>
          <w:rFonts w:ascii="游明朝" w:eastAsia="游明朝" w:hAnsi="游明朝" w:cs="游明朝"/>
          <w:color w:val="000000" w:themeColor="text1"/>
          <w:sz w:val="22"/>
          <w:szCs w:val="22"/>
          <w:u w:color="222222"/>
          <w:shd w:val="clear" w:color="auto" w:fill="FFFFFF"/>
          <w:lang w:val="ja-JP"/>
        </w:rPr>
        <w:commentReference w:id="213"/>
      </w:r>
    </w:p>
    <w:p w14:paraId="6176782D" w14:textId="77777777" w:rsidR="007109C2" w:rsidRDefault="007109C2">
      <w:pPr>
        <w:rPr>
          <w:rFonts w:ascii="游明朝" w:eastAsia="游明朝" w:hAnsi="游明朝" w:cs="游明朝"/>
          <w:color w:val="222222"/>
          <w:sz w:val="22"/>
          <w:szCs w:val="22"/>
          <w:u w:color="222222"/>
          <w:shd w:val="clear" w:color="auto" w:fill="FFFFFF"/>
        </w:rPr>
      </w:pPr>
    </w:p>
    <w:p w14:paraId="18ED3E80" w14:textId="77777777" w:rsidR="007109C2" w:rsidRDefault="0041754F">
      <w:pPr>
        <w:spacing w:line="320" w:lineRule="exact"/>
        <w:ind w:firstLine="220"/>
        <w:rPr>
          <w:rFonts w:ascii="游明朝" w:eastAsia="游明朝" w:hAnsi="游明朝" w:cs="游明朝"/>
          <w:sz w:val="22"/>
          <w:szCs w:val="22"/>
          <w:lang w:val="ja-JP"/>
        </w:rPr>
      </w:pPr>
      <w:r>
        <w:rPr>
          <w:rFonts w:ascii="游明朝" w:eastAsia="游明朝" w:hAnsi="游明朝" w:cs="游明朝"/>
          <w:sz w:val="22"/>
          <w:szCs w:val="22"/>
          <w:lang w:val="ja-JP"/>
        </w:rPr>
        <w:t>以上のように，頂きましたコメントに対しまして入念な推敲を重ね，論文の加筆・修正を致しましたので，ご確認の程，何卒宜しくお願い申し上げます．</w:t>
      </w:r>
    </w:p>
    <w:p w14:paraId="60837A68" w14:textId="77777777" w:rsidR="007109C2" w:rsidRDefault="007109C2">
      <w:pPr>
        <w:spacing w:line="320" w:lineRule="exact"/>
        <w:ind w:firstLine="220"/>
        <w:rPr>
          <w:rFonts w:ascii="游明朝" w:eastAsia="游明朝" w:hAnsi="游明朝" w:cs="游明朝"/>
          <w:sz w:val="22"/>
          <w:szCs w:val="22"/>
          <w:lang w:val="ja-JP"/>
        </w:rPr>
      </w:pPr>
    </w:p>
    <w:p w14:paraId="2EFBD3AE" w14:textId="77777777" w:rsidR="007109C2" w:rsidRDefault="0041754F">
      <w:pPr>
        <w:jc w:val="center"/>
      </w:pPr>
      <w:r>
        <w:rPr>
          <w:rFonts w:ascii="游明朝" w:eastAsia="游明朝" w:hAnsi="游明朝" w:cs="游明朝"/>
          <w:sz w:val="22"/>
          <w:szCs w:val="22"/>
        </w:rPr>
        <w:t>-----------------------------------------------------------------------------------------------------------</w:t>
      </w:r>
    </w:p>
    <w:p w14:paraId="0DF48345" w14:textId="77777777" w:rsidR="007109C2" w:rsidRDefault="007109C2">
      <w:pPr>
        <w:rPr>
          <w:rFonts w:ascii="游明朝" w:eastAsia="游明朝" w:hAnsi="游明朝" w:cs="游明朝"/>
          <w:b/>
          <w:bCs/>
          <w:sz w:val="22"/>
          <w:szCs w:val="22"/>
          <w:lang w:val="ja-JP"/>
        </w:rPr>
      </w:pPr>
    </w:p>
    <w:p w14:paraId="785CA55C" w14:textId="77777777"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#B</w:t>
      </w:r>
      <w:r w:rsidRPr="001A2D82">
        <w:rPr>
          <w:rFonts w:asciiTheme="majorEastAsia" w:eastAsiaTheme="majorEastAsia" w:hAnsiTheme="majorEastAsia" w:cs="游明朝"/>
          <w:b/>
          <w:bCs/>
          <w:sz w:val="22"/>
          <w:szCs w:val="22"/>
          <w:lang w:val="ja-JP"/>
        </w:rPr>
        <w:t>から頂いたコメント】</w:t>
      </w:r>
    </w:p>
    <w:p w14:paraId="1540BC93"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実験1〜5について，各実験が提案手法のどの側面を検証するためのものかは本文中で述べられているものの，実験結果の報告前の段階で，「どのような結果が得られれば提案手法の有用性が支持されるのか」がやや読み取りづらいです．たとえば，実験1では全体的な予測精度，実験2では需要水準別の誤差特性，実験3ではスパイク予測の時間的近接性，実験4では予測区間幅と需要変動の対応，実験5では代表系列における挙動確認を意図していると理解しました．各実験の目的と期待される結果の解釈を実験設定の段階で簡潔に整理すると，結果の読み取りがより容易になると考</w:t>
      </w:r>
      <w:r>
        <w:rPr>
          <w:rFonts w:ascii="游明朝" w:eastAsia="游明朝" w:hAnsi="游明朝" w:cs="游明朝"/>
          <w:color w:val="222222"/>
          <w:sz w:val="22"/>
          <w:szCs w:val="22"/>
          <w:u w:color="222222"/>
          <w:shd w:val="clear" w:color="auto" w:fill="FFFFFF"/>
          <w:lang w:val="ja-JP"/>
        </w:rPr>
        <w:lastRenderedPageBreak/>
        <w:t>えられます．</w:t>
      </w:r>
    </w:p>
    <w:p w14:paraId="6F8F1A82"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5FF8D586"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68246FE3" w14:textId="41727AAB"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ご指摘ありがとうございました．各実験の結果</w:t>
      </w:r>
      <w:ins w:id="214" w:author="MIKAWA Kenta" w:date="2026-09-24T16:06:00Z" w16du:dateUtc="2026-09-24T07:06:00Z">
        <w:r w:rsidR="00C36EF8">
          <w:rPr>
            <w:rFonts w:ascii="游明朝" w:eastAsia="游明朝" w:hAnsi="游明朝" w:cs="游明朝" w:hint="eastAsia"/>
            <w:color w:val="222222"/>
            <w:sz w:val="22"/>
            <w:szCs w:val="22"/>
            <w:u w:color="222222"/>
            <w:shd w:val="clear" w:color="auto" w:fill="FFFFFF"/>
            <w:lang w:val="ja-JP"/>
          </w:rPr>
          <w:t>の確認方法について記載が足らず，大変失礼いたしました．</w:t>
        </w:r>
      </w:ins>
      <w:del w:id="215" w:author="MIKAWA Kenta" w:date="2026-09-24T16:06:00Z" w16du:dateUtc="2026-09-24T07:06:00Z">
        <w:r w:rsidDel="00C36EF8">
          <w:rPr>
            <w:rFonts w:ascii="游明朝" w:eastAsia="游明朝" w:hAnsi="游明朝" w:cs="游明朝" w:hint="eastAsia"/>
            <w:color w:val="222222"/>
            <w:sz w:val="22"/>
            <w:szCs w:val="22"/>
            <w:u w:color="222222"/>
            <w:shd w:val="clear" w:color="auto" w:fill="FFFFFF"/>
            <w:lang w:val="ja-JP"/>
          </w:rPr>
          <w:delText>を</w:delText>
        </w:r>
        <w:r w:rsidDel="00C36EF8">
          <w:rPr>
            <w:rFonts w:ascii="游明朝" w:eastAsia="游明朝" w:hAnsi="游明朝" w:cs="游明朝"/>
            <w:color w:val="222222"/>
            <w:sz w:val="22"/>
            <w:szCs w:val="22"/>
            <w:u w:color="222222"/>
            <w:shd w:val="clear" w:color="auto" w:fill="FFFFFF"/>
            <w:lang w:val="ja-JP"/>
          </w:rPr>
          <w:delText>どう読めばよいかを，結果の報告前に述べておりませんでした．</w:delText>
        </w:r>
      </w:del>
    </w:p>
    <w:p w14:paraId="58E53B1E" w14:textId="536947CC" w:rsidR="007109C2" w:rsidRDefault="0041754F">
      <w:pPr>
        <w:ind w:firstLine="220"/>
        <w:rPr>
          <w:ins w:id="216" w:author="MIKAWA Kenta" w:date="2026-09-24T16:08:00Z" w16du:dateUtc="2026-09-24T07:08:00Z"/>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w:t>
      </w:r>
      <w:ins w:id="217" w:author="MIKAWA Kenta" w:date="2026-09-24T16:07:00Z" w16du:dateUtc="2026-09-24T07:07:00Z">
        <w:r w:rsidR="00C36EF8">
          <w:rPr>
            <w:rFonts w:ascii="游明朝" w:eastAsia="游明朝" w:hAnsi="游明朝" w:cs="游明朝" w:hint="eastAsia"/>
            <w:color w:val="222222"/>
            <w:sz w:val="22"/>
            <w:szCs w:val="22"/>
            <w:u w:color="222222"/>
            <w:shd w:val="clear" w:color="auto" w:fill="FFFFFF"/>
            <w:lang w:val="ja-JP"/>
          </w:rPr>
          <w:t>指摘いただきました</w:t>
        </w:r>
      </w:ins>
      <w:del w:id="218" w:author="MIKAWA Kenta" w:date="2026-09-24T16:07:00Z" w16du:dateUtc="2026-09-24T07:07:00Z">
        <w:r w:rsidDel="00C36EF8">
          <w:rPr>
            <w:rFonts w:ascii="游明朝" w:eastAsia="游明朝" w:hAnsi="游明朝" w:cs="游明朝"/>
            <w:color w:val="222222"/>
            <w:sz w:val="22"/>
            <w:szCs w:val="22"/>
            <w:u w:color="222222"/>
            <w:shd w:val="clear" w:color="auto" w:fill="FFFFFF"/>
            <w:lang w:val="ja-JP"/>
          </w:rPr>
          <w:delText>理解の</w:delText>
        </w:r>
      </w:del>
      <w:r>
        <w:rPr>
          <w:rFonts w:ascii="游明朝" w:eastAsia="游明朝" w:hAnsi="游明朝" w:cs="游明朝"/>
          <w:color w:val="222222"/>
          <w:sz w:val="22"/>
          <w:szCs w:val="22"/>
          <w:u w:color="222222"/>
          <w:shd w:val="clear" w:color="auto" w:fill="FFFFFF"/>
          <w:lang w:val="ja-JP"/>
        </w:rPr>
        <w:t>通りの意図で各実験を設けております．</w:t>
      </w:r>
      <w:del w:id="219" w:author="MIKAWA Kenta" w:date="2026-09-24T16:07:00Z" w16du:dateUtc="2026-09-24T07:07:00Z">
        <w:r w:rsidDel="00C36EF8">
          <w:rPr>
            <w:rFonts w:ascii="游明朝" w:eastAsia="游明朝" w:hAnsi="游明朝" w:cs="游明朝" w:hint="eastAsia"/>
            <w:color w:val="222222"/>
            <w:sz w:val="22"/>
            <w:szCs w:val="22"/>
            <w:u w:color="222222"/>
            <w:shd w:val="clear" w:color="auto" w:fill="FFFFFF"/>
            <w:lang w:val="ja-JP"/>
          </w:rPr>
          <w:delText>そこで</w:delText>
        </w:r>
      </w:del>
      <w:ins w:id="220" w:author="MIKAWA Kenta" w:date="2026-09-24T16:07:00Z" w16du:dateUtc="2026-09-24T07:07:00Z">
        <w:r w:rsidR="00C36EF8">
          <w:rPr>
            <w:rFonts w:ascii="游明朝" w:eastAsia="游明朝" w:hAnsi="游明朝" w:cs="游明朝" w:hint="eastAsia"/>
            <w:color w:val="222222"/>
            <w:sz w:val="22"/>
            <w:szCs w:val="22"/>
            <w:u w:color="222222"/>
            <w:shd w:val="clear" w:color="auto" w:fill="FFFFFF"/>
            <w:lang w:val="ja-JP"/>
          </w:rPr>
          <w:t>旧原稿にはこの点の記載がございませんでしたので，</w:t>
        </w:r>
      </w:ins>
      <w:r>
        <w:rPr>
          <w:rFonts w:ascii="游明朝" w:eastAsia="游明朝" w:hAnsi="游明朝" w:cs="游明朝"/>
          <w:color w:val="222222"/>
          <w:sz w:val="22"/>
          <w:szCs w:val="22"/>
          <w:u w:color="222222"/>
          <w:shd w:val="clear" w:color="auto" w:fill="FFFFFF"/>
          <w:lang w:val="ja-JP"/>
        </w:rPr>
        <w:t>5.3 実験設定の各実験の説明に，どのような結果が得られれば提案手法が支持されるのかを</w:t>
      </w:r>
      <w:del w:id="221" w:author="MIKAWA Kenta" w:date="2026-09-24T16:07:00Z" w16du:dateUtc="2026-09-24T07:07:00Z">
        <w:r w:rsidDel="00C36EF8">
          <w:rPr>
            <w:rFonts w:ascii="游明朝" w:eastAsia="游明朝" w:hAnsi="游明朝" w:cs="游明朝" w:hint="eastAsia"/>
            <w:color w:val="222222"/>
            <w:sz w:val="22"/>
            <w:szCs w:val="22"/>
            <w:u w:color="222222"/>
            <w:shd w:val="clear" w:color="auto" w:fill="FFFFFF"/>
            <w:lang w:val="ja-JP"/>
          </w:rPr>
          <w:delText>1文ずつ加えました</w:delText>
        </w:r>
      </w:del>
      <w:ins w:id="222" w:author="MIKAWA Kenta" w:date="2026-09-24T16:08:00Z" w16du:dateUtc="2026-09-24T07:08:00Z">
        <w:r w:rsidR="00BD1D8A">
          <w:rPr>
            <w:rFonts w:ascii="游明朝" w:eastAsia="游明朝" w:hAnsi="游明朝" w:cs="游明朝" w:hint="eastAsia"/>
            <w:color w:val="222222"/>
            <w:sz w:val="22"/>
            <w:szCs w:val="22"/>
            <w:u w:color="222222"/>
            <w:shd w:val="clear" w:color="auto" w:fill="FFFFFF"/>
            <w:lang w:val="ja-JP"/>
          </w:rPr>
          <w:t>以下の通り</w:t>
        </w:r>
      </w:ins>
      <w:ins w:id="223" w:author="MIKAWA Kenta" w:date="2026-09-24T16:07:00Z" w16du:dateUtc="2026-09-24T07:07:00Z">
        <w:r w:rsidR="00C36EF8">
          <w:rPr>
            <w:rFonts w:ascii="游明朝" w:eastAsia="游明朝" w:hAnsi="游明朝" w:cs="游明朝" w:hint="eastAsia"/>
            <w:color w:val="222222"/>
            <w:sz w:val="22"/>
            <w:szCs w:val="22"/>
            <w:u w:color="222222"/>
            <w:shd w:val="clear" w:color="auto" w:fill="FFFFFF"/>
            <w:lang w:val="ja-JP"/>
          </w:rPr>
          <w:t>追記</w:t>
        </w:r>
        <w:commentRangeStart w:id="224"/>
        <w:r w:rsidR="00C36EF8">
          <w:rPr>
            <w:rFonts w:ascii="游明朝" w:eastAsia="游明朝" w:hAnsi="游明朝" w:cs="游明朝" w:hint="eastAsia"/>
            <w:color w:val="222222"/>
            <w:sz w:val="22"/>
            <w:szCs w:val="22"/>
            <w:u w:color="222222"/>
            <w:shd w:val="clear" w:color="auto" w:fill="FFFFFF"/>
            <w:lang w:val="ja-JP"/>
          </w:rPr>
          <w:t>するものと</w:t>
        </w:r>
      </w:ins>
      <w:ins w:id="225" w:author="MIKAWA Kenta" w:date="2026-09-24T16:08:00Z" w16du:dateUtc="2026-09-24T07:08:00Z">
        <w:r w:rsidR="00C36EF8">
          <w:rPr>
            <w:rFonts w:ascii="游明朝" w:eastAsia="游明朝" w:hAnsi="游明朝" w:cs="游明朝" w:hint="eastAsia"/>
            <w:color w:val="222222"/>
            <w:sz w:val="22"/>
            <w:szCs w:val="22"/>
            <w:u w:color="222222"/>
            <w:shd w:val="clear" w:color="auto" w:fill="FFFFFF"/>
            <w:lang w:val="ja-JP"/>
          </w:rPr>
          <w:t>いたしました</w:t>
        </w:r>
      </w:ins>
      <w:commentRangeEnd w:id="224"/>
      <w:r w:rsidR="00BD1D8A">
        <w:rPr>
          <w:rStyle w:val="ac"/>
          <w:rFonts w:ascii="游明朝" w:eastAsia="游明朝" w:hAnsi="游明朝" w:cs="游明朝"/>
          <w:color w:val="222222"/>
          <w:sz w:val="22"/>
          <w:szCs w:val="22"/>
          <w:u w:color="222222"/>
          <w:shd w:val="clear" w:color="auto" w:fill="FFFFFF"/>
          <w:lang w:val="ja-JP"/>
        </w:rPr>
        <w:commentReference w:id="224"/>
      </w:r>
      <w:r>
        <w:rPr>
          <w:rFonts w:ascii="游明朝" w:eastAsia="游明朝" w:hAnsi="游明朝" w:cs="游明朝"/>
          <w:color w:val="222222"/>
          <w:sz w:val="22"/>
          <w:szCs w:val="22"/>
          <w:u w:color="222222"/>
          <w:shd w:val="clear" w:color="auto" w:fill="FFFFFF"/>
          <w:lang w:val="ja-JP"/>
        </w:rPr>
        <w:t>．</w:t>
      </w:r>
    </w:p>
    <w:p w14:paraId="411CA96F" w14:textId="77777777" w:rsidR="00BD1D8A" w:rsidRDefault="00BD1D8A">
      <w:pPr>
        <w:ind w:firstLine="220"/>
        <w:rPr>
          <w:rFonts w:ascii="游明朝" w:eastAsia="游明朝" w:hAnsi="游明朝" w:cs="游明朝"/>
          <w:color w:val="222222"/>
          <w:sz w:val="22"/>
          <w:szCs w:val="22"/>
          <w:u w:color="222222"/>
          <w:shd w:val="clear" w:color="auto" w:fill="FFFFFF"/>
          <w:lang w:val="ja-JP"/>
        </w:rPr>
      </w:pPr>
    </w:p>
    <w:p w14:paraId="6D19DE10" w14:textId="77777777" w:rsidR="007109C2" w:rsidRDefault="007109C2">
      <w:pPr>
        <w:spacing w:line="200" w:lineRule="exact"/>
        <w:rPr>
          <w:rFonts w:ascii="游明朝" w:eastAsia="游明朝" w:hAnsi="游明朝" w:cs="游明朝"/>
          <w:color w:val="222222"/>
          <w:sz w:val="22"/>
          <w:szCs w:val="22"/>
          <w:u w:color="222222"/>
          <w:shd w:val="clear" w:color="auto" w:fill="FFFFFF"/>
          <w:lang w:val="ja-JP"/>
        </w:rPr>
      </w:pPr>
    </w:p>
    <w:p w14:paraId="146908CC" w14:textId="77777777" w:rsidR="007109C2" w:rsidRDefault="0041754F">
      <w:pPr>
        <w:rPr>
          <w:rFonts w:ascii="游明朝" w:eastAsia="游明朝" w:hAnsi="游明朝" w:cs="游明朝"/>
          <w:b/>
          <w:bCs/>
          <w:color w:val="000000" w:themeColor="text1"/>
          <w:sz w:val="22"/>
          <w:szCs w:val="22"/>
          <w:u w:val="single"/>
          <w:shd w:val="clear" w:color="auto" w:fill="FFFFFF"/>
          <w:lang w:val="ja-JP"/>
        </w:rPr>
      </w:pPr>
      <w:commentRangeStart w:id="226"/>
      <w:r>
        <w:rPr>
          <w:rFonts w:ascii="游明朝" w:eastAsia="游明朝" w:hAnsi="游明朝" w:cs="游明朝"/>
          <w:b/>
          <w:bCs/>
          <w:color w:val="000000" w:themeColor="text1"/>
          <w:sz w:val="22"/>
          <w:szCs w:val="22"/>
          <w:u w:val="single"/>
          <w:shd w:val="clear" w:color="auto" w:fill="FFFFFF"/>
          <w:lang w:val="ja-JP"/>
        </w:rPr>
        <w:t xml:space="preserve">　新原稿 p.6〜7，5.3 実験設定（記載の追加）：</w:t>
      </w:r>
      <w:commentRangeEnd w:id="226"/>
      <w:r w:rsidR="00BD1D8A">
        <w:rPr>
          <w:rStyle w:val="ac"/>
          <w:rFonts w:ascii="游明朝" w:eastAsia="游明朝" w:hAnsi="游明朝" w:cs="游明朝"/>
          <w:b/>
          <w:bCs/>
          <w:color w:val="000000" w:themeColor="text1"/>
          <w:sz w:val="22"/>
          <w:szCs w:val="22"/>
          <w:u w:val="single"/>
          <w:shd w:val="clear" w:color="auto" w:fill="FFFFFF"/>
          <w:lang w:val="ja-JP"/>
        </w:rPr>
        <w:commentReference w:id="226"/>
      </w:r>
    </w:p>
    <w:p w14:paraId="1C832CB0"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commentRangeStart w:id="227"/>
      <w:commentRangeStart w:id="228"/>
      <w:r>
        <w:rPr>
          <w:rFonts w:ascii="游明朝" w:eastAsia="游明朝" w:hAnsi="游明朝" w:cs="游明朝"/>
          <w:color w:val="000000" w:themeColor="text1"/>
          <w:sz w:val="22"/>
          <w:szCs w:val="22"/>
          <w:u w:color="222222"/>
          <w:shd w:val="clear" w:color="auto" w:fill="FFFFFF"/>
          <w:lang w:val="ja-JP"/>
        </w:rPr>
        <w:t>実験1：</w:t>
      </w:r>
      <w:commentRangeEnd w:id="227"/>
      <w:r w:rsidR="00BD1D8A">
        <w:rPr>
          <w:rStyle w:val="ac"/>
          <w:rFonts w:ascii="游明朝" w:eastAsia="游明朝" w:hAnsi="游明朝" w:cs="游明朝"/>
          <w:color w:val="000000" w:themeColor="text1"/>
          <w:sz w:val="22"/>
          <w:szCs w:val="22"/>
          <w:u w:color="222222"/>
          <w:shd w:val="clear" w:color="auto" w:fill="FFFFFF"/>
          <w:lang w:val="ja-JP"/>
        </w:rPr>
        <w:commentReference w:id="227"/>
      </w:r>
      <w:commentRangeEnd w:id="228"/>
      <w:r w:rsidR="00BD1D8A">
        <w:rPr>
          <w:rStyle w:val="ac"/>
          <w:rFonts w:ascii="游明朝" w:eastAsia="游明朝" w:hAnsi="游明朝" w:cs="游明朝"/>
          <w:color w:val="000000" w:themeColor="text1"/>
          <w:sz w:val="22"/>
          <w:szCs w:val="22"/>
          <w:u w:color="222222"/>
          <w:shd w:val="clear" w:color="auto" w:fill="FFFFFF"/>
          <w:lang w:val="ja-JP"/>
        </w:rPr>
        <w:commentReference w:id="228"/>
      </w:r>
      <w:r>
        <w:rPr>
          <w:rFonts w:ascii="游明朝" w:eastAsia="游明朝" w:hAnsi="游明朝" w:cs="游明朝"/>
          <w:color w:val="000000" w:themeColor="text1"/>
          <w:sz w:val="22"/>
          <w:szCs w:val="22"/>
          <w:u w:color="222222"/>
          <w:shd w:val="clear" w:color="auto" w:fill="FFFFFF"/>
          <w:lang w:val="ja-JP"/>
        </w:rPr>
        <w:t>いずれの分位点でも従来手法よりMAEとRMSEが小さければ，予測全体の精度が改善したといえる．</w:t>
      </w:r>
    </w:p>
    <w:p w14:paraId="6F5626B7"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実験2：スパイク域で誤差が小さく，かつ静穏域でも誤差が増えていなければ，スパイクの捕捉と平常時の精度が両立しているといえる．あわせて系列ごとのスパイクの多さでも層別し，スパイクが多く現れる系列ほど改善が大きければ，過去の類似事例の参照が効いているといえる．</w:t>
      </w:r>
    </w:p>
    <w:p w14:paraId="57181EF5"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実験3：</w:t>
      </w:r>
      <m:oMath>
        <m:r>
          <w:rPr>
            <w:rFonts w:ascii="Cambria Math" w:hAnsi="Cambria Math"/>
            <w:sz w:val="22"/>
            <w:szCs w:val="22"/>
          </w:rPr>
          <m:t>|Δ|</m:t>
        </m:r>
      </m:oMath>
      <w:r>
        <w:rPr>
          <w:rFonts w:ascii="游明朝" w:eastAsia="游明朝" w:hAnsi="游明朝" w:cs="游明朝"/>
          <w:color w:val="000000" w:themeColor="text1"/>
          <w:sz w:val="22"/>
          <w:szCs w:val="22"/>
          <w:u w:color="222222"/>
          <w:shd w:val="clear" w:color="auto" w:fill="FFFFFF"/>
          <w:lang w:val="ja-JP"/>
        </w:rPr>
        <w:t>の小さい割合が従来手法より高ければ，予測したスパイクが実際のスパイクの近くに集まっているといえる．</w:t>
      </w:r>
    </w:p>
    <w:p w14:paraId="53688D2C"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実験4：幅の広い区分ほど実績の</w:t>
      </w:r>
      <m:oMath>
        <m:r>
          <w:rPr>
            <w:rFonts w:ascii="Cambria Math" w:hAnsi="Cambria Math"/>
            <w:sz w:val="22"/>
            <w:szCs w:val="22"/>
          </w:rPr>
          <m:t>z</m:t>
        </m:r>
      </m:oMath>
      <w:r>
        <w:rPr>
          <w:rFonts w:ascii="游明朝" w:eastAsia="游明朝" w:hAnsi="游明朝" w:cs="游明朝"/>
          <w:color w:val="000000" w:themeColor="text1"/>
          <w:sz w:val="22"/>
          <w:szCs w:val="22"/>
          <w:u w:color="222222"/>
          <w:shd w:val="clear" w:color="auto" w:fill="FFFFFF"/>
          <w:lang w:val="ja-JP"/>
        </w:rPr>
        <w:t>スコアが高ければ，予測の不確実性が実際の需要変動に対応しているといえる．</w:t>
      </w:r>
    </w:p>
    <w:p w14:paraId="6CFCA799"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実験5：需要が減衰する系列で過大な予測が抑えられ，急増する系列で予測が立ち上がっていれば，2つの工夫がそれぞれ意図した通りに働いているといえる．</w:t>
      </w:r>
    </w:p>
    <w:p w14:paraId="33B697E3" w14:textId="77777777" w:rsidR="007109C2" w:rsidRDefault="007109C2">
      <w:pPr>
        <w:rPr>
          <w:rFonts w:ascii="游明朝" w:eastAsia="游明朝" w:hAnsi="游明朝" w:cs="游明朝"/>
          <w:color w:val="222222"/>
          <w:sz w:val="22"/>
          <w:szCs w:val="22"/>
          <w:u w:color="222222"/>
          <w:shd w:val="clear" w:color="auto" w:fill="FFFFFF"/>
          <w:lang w:val="ja-JP"/>
        </w:rPr>
      </w:pPr>
    </w:p>
    <w:p w14:paraId="7EEDAA51" w14:textId="77777777" w:rsidR="007109C2" w:rsidRDefault="007109C2">
      <w:pPr>
        <w:rPr>
          <w:rFonts w:ascii="游明朝" w:eastAsia="游明朝" w:hAnsi="游明朝" w:cs="游明朝"/>
          <w:color w:val="222222"/>
          <w:sz w:val="22"/>
          <w:szCs w:val="22"/>
          <w:u w:color="222222"/>
          <w:shd w:val="clear" w:color="auto" w:fill="FFFFFF"/>
        </w:rPr>
      </w:pPr>
    </w:p>
    <w:p w14:paraId="7EABD0DF" w14:textId="77777777"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#B</w:t>
      </w:r>
      <w:r w:rsidRPr="001A2D82">
        <w:rPr>
          <w:rFonts w:asciiTheme="majorEastAsia" w:eastAsiaTheme="majorEastAsia" w:hAnsiTheme="majorEastAsia" w:cs="游明朝"/>
          <w:b/>
          <w:bCs/>
          <w:sz w:val="22"/>
          <w:szCs w:val="22"/>
          <w:lang w:val="ja-JP"/>
        </w:rPr>
        <w:t>から頂いたコメント】</w:t>
      </w:r>
    </w:p>
    <w:p w14:paraId="2078E6FC"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実験2：各 z スコアの区分に含まれる観測数はどの程度でしょうか？特に z&gt;3 のようなスパイク域は時点数が少ない可能性があるので，そこでの MAE/RMSE がどれくらい安定しているかに疑義が生じます．各区分の観測数などを併記すると，表2の解釈可能性が高まると考えられます．</w:t>
      </w:r>
    </w:p>
    <w:p w14:paraId="594221A5"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59119773"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12EBEED2" w14:textId="657EAAAC"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ご指摘</w:t>
      </w:r>
      <w:r w:rsidR="009E1FD8">
        <w:rPr>
          <w:rFonts w:ascii="游明朝" w:eastAsia="游明朝" w:hAnsi="游明朝" w:cs="游明朝" w:hint="eastAsia"/>
          <w:color w:val="222222"/>
          <w:sz w:val="22"/>
          <w:szCs w:val="22"/>
          <w:u w:color="222222"/>
          <w:shd w:val="clear" w:color="auto" w:fill="FFFFFF"/>
          <w:lang w:val="ja-JP"/>
        </w:rPr>
        <w:t>いただきまして誠に</w:t>
      </w:r>
      <w:r>
        <w:rPr>
          <w:rFonts w:ascii="游明朝" w:eastAsia="游明朝" w:hAnsi="游明朝" w:cs="游明朝"/>
          <w:color w:val="222222"/>
          <w:sz w:val="22"/>
          <w:szCs w:val="22"/>
          <w:u w:color="222222"/>
          <w:shd w:val="clear" w:color="auto" w:fill="FFFFFF"/>
          <w:lang w:val="ja-JP"/>
        </w:rPr>
        <w:t>ありがとうございました．時点数を示してお</w:t>
      </w:r>
      <w:r w:rsidR="009E1FD8">
        <w:rPr>
          <w:rFonts w:ascii="游明朝" w:eastAsia="游明朝" w:hAnsi="游明朝" w:cs="游明朝" w:hint="eastAsia"/>
          <w:color w:val="222222"/>
          <w:sz w:val="22"/>
          <w:szCs w:val="22"/>
          <w:u w:color="222222"/>
          <w:shd w:val="clear" w:color="auto" w:fill="FFFFFF"/>
          <w:lang w:val="ja-JP"/>
        </w:rPr>
        <w:t>らず，可読性が低い文章となってしまっておりました．大変失礼いたしました．</w:t>
      </w:r>
      <w:r w:rsidR="009E1FD8" w:rsidDel="009E1FD8">
        <w:rPr>
          <w:rFonts w:ascii="游明朝" w:eastAsia="游明朝" w:hAnsi="游明朝" w:cs="游明朝"/>
          <w:color w:val="222222"/>
          <w:sz w:val="22"/>
          <w:szCs w:val="22"/>
          <w:u w:color="222222"/>
          <w:shd w:val="clear" w:color="auto" w:fill="FFFFFF"/>
          <w:lang w:val="ja-JP"/>
        </w:rPr>
        <w:t xml:space="preserve"> </w:t>
      </w:r>
    </w:p>
    <w:p w14:paraId="0035B22E" w14:textId="4896BA34" w:rsidR="007109C2" w:rsidRDefault="009E1FD8">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hint="eastAsia"/>
          <w:color w:val="222222"/>
          <w:sz w:val="22"/>
          <w:szCs w:val="22"/>
          <w:u w:color="222222"/>
          <w:shd w:val="clear" w:color="auto" w:fill="FFFFFF"/>
          <w:lang w:val="ja-JP"/>
        </w:rPr>
        <w:t>当該実験における評価の対象は1,157書名の64日分，計74,048時点です．時点数は，</w:t>
      </w:r>
      <m:oMath>
        <m:r>
          <w:rPr>
            <w:rFonts w:ascii="Cambria Math" w:hAnsi="Cambria Math"/>
            <w:sz w:val="22"/>
            <w:szCs w:val="22"/>
          </w:rPr>
          <m:t>z</m:t>
        </m:r>
      </m:oMath>
      <w:r>
        <w:rPr>
          <w:rFonts w:ascii="游明朝" w:eastAsia="游明朝" w:hAnsi="游明朝" w:cs="游明朝" w:hint="eastAsia"/>
          <w:color w:val="222222"/>
          <w:sz w:val="22"/>
          <w:szCs w:val="22"/>
          <w:u w:color="222222"/>
          <w:shd w:val="clear" w:color="auto" w:fill="FFFFFF"/>
          <w:lang w:val="ja-JP"/>
        </w:rPr>
        <w:t>スコアが−1未満の区分が3,381時点，−1〜0が46,775時点，0〜1が14,144時点，1〜2が6,054時点，2〜3が2,261時点，3以上が</w:t>
      </w:r>
      <w:commentRangeStart w:id="229"/>
      <w:commentRangeStart w:id="230"/>
      <w:commentRangeStart w:id="231"/>
      <w:r>
        <w:rPr>
          <w:rFonts w:ascii="游明朝" w:eastAsia="游明朝" w:hAnsi="游明朝" w:cs="游明朝" w:hint="eastAsia"/>
          <w:color w:val="222222"/>
          <w:sz w:val="22"/>
          <w:szCs w:val="22"/>
          <w:u w:color="222222"/>
          <w:shd w:val="clear" w:color="auto" w:fill="FFFFFF"/>
          <w:lang w:val="ja-JP"/>
        </w:rPr>
        <w:t>1,433時点</w:t>
      </w:r>
      <w:commentRangeEnd w:id="229"/>
      <w:r w:rsidR="00422E04">
        <w:rPr>
          <w:rStyle w:val="ac"/>
          <w:rFonts w:ascii="游明朝" w:eastAsia="游明朝" w:hAnsi="游明朝" w:cs="游明朝" w:hint="eastAsia"/>
          <w:color w:val="222222"/>
          <w:sz w:val="22"/>
          <w:szCs w:val="22"/>
          <w:u w:color="222222"/>
          <w:shd w:val="clear" w:color="auto" w:fill="FFFFFF"/>
          <w:lang w:val="ja-JP"/>
        </w:rPr>
        <w:commentReference w:id="229"/>
      </w:r>
      <w:commentRangeEnd w:id="230"/>
      <w:r w:rsidR="009B3D8B">
        <w:rPr>
          <w:rStyle w:val="ac"/>
          <w:rFonts w:ascii="游明朝" w:eastAsia="游明朝" w:hAnsi="游明朝" w:cs="游明朝" w:hint="eastAsia"/>
          <w:color w:val="222222"/>
          <w:sz w:val="22"/>
          <w:szCs w:val="22"/>
          <w:u w:color="222222"/>
          <w:shd w:val="clear" w:color="auto" w:fill="FFFFFF"/>
          <w:lang w:val="ja-JP"/>
        </w:rPr>
        <w:commentReference w:id="230"/>
      </w:r>
      <w:commentRangeEnd w:id="231"/>
      <w:r w:rsidR="009B3D8B">
        <w:rPr>
          <w:rStyle w:val="ac"/>
          <w:rFonts w:ascii="游明朝" w:eastAsia="游明朝" w:hAnsi="游明朝" w:cs="游明朝" w:hint="eastAsia"/>
          <w:color w:val="222222"/>
          <w:sz w:val="22"/>
          <w:szCs w:val="22"/>
          <w:u w:color="222222"/>
          <w:shd w:val="clear" w:color="auto" w:fill="FFFFFF"/>
          <w:lang w:val="ja-JP"/>
        </w:rPr>
        <w:commentReference w:id="231"/>
      </w:r>
      <w:ins w:id="232" w:author="MIKAWA Kenta" w:date="2026-09-24T16:11:00Z" w16du:dateUtc="2026-09-24T07:11:00Z">
        <w:r w:rsidR="00573212">
          <w:rPr>
            <w:rFonts w:ascii="游明朝" w:eastAsia="游明朝" w:hAnsi="游明朝" w:cs="游明朝" w:hint="eastAsia"/>
            <w:color w:val="222222"/>
            <w:sz w:val="22"/>
            <w:szCs w:val="22"/>
            <w:u w:color="222222"/>
            <w:shd w:val="clear" w:color="auto" w:fill="FFFFFF"/>
            <w:lang w:val="ja-JP"/>
          </w:rPr>
          <w:t>となります</w:t>
        </w:r>
      </w:ins>
      <w:del w:id="233" w:author="MIKAWA Kenta" w:date="2026-09-24T16:11:00Z" w16du:dateUtc="2026-09-24T07:11:00Z">
        <w:r w:rsidDel="00573212">
          <w:rPr>
            <w:rFonts w:ascii="游明朝" w:eastAsia="游明朝" w:hAnsi="游明朝" w:cs="游明朝" w:hint="eastAsia"/>
            <w:color w:val="222222"/>
            <w:sz w:val="22"/>
            <w:szCs w:val="22"/>
            <w:u w:color="222222"/>
            <w:shd w:val="clear" w:color="auto" w:fill="FFFFFF"/>
            <w:lang w:val="ja-JP"/>
          </w:rPr>
          <w:delText>です</w:delText>
        </w:r>
      </w:del>
      <w:r>
        <w:rPr>
          <w:rFonts w:ascii="游明朝" w:eastAsia="游明朝" w:hAnsi="游明朝" w:cs="游明朝" w:hint="eastAsia"/>
          <w:color w:val="222222"/>
          <w:sz w:val="22"/>
          <w:szCs w:val="22"/>
          <w:u w:color="222222"/>
          <w:shd w:val="clear" w:color="auto" w:fill="FFFFFF"/>
          <w:lang w:val="ja-JP"/>
        </w:rPr>
        <w:t>．</w:t>
      </w:r>
    </w:p>
    <w:p w14:paraId="2701318E" w14:textId="676BD4FC" w:rsidR="007109C2" w:rsidRDefault="009E1FD8">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hint="eastAsia"/>
          <w:color w:val="222222"/>
          <w:sz w:val="22"/>
          <w:szCs w:val="22"/>
          <w:u w:color="222222"/>
          <w:shd w:val="clear" w:color="auto" w:fill="FFFFFF"/>
          <w:lang w:val="ja-JP"/>
        </w:rPr>
        <w:t>また，ご指摘いただきました通り，</w:t>
      </w:r>
      <m:oMath>
        <m:r>
          <w:rPr>
            <w:rFonts w:ascii="Cambria Math" w:hAnsi="Cambria Math"/>
            <w:sz w:val="22"/>
            <w:szCs w:val="22"/>
          </w:rPr>
          <m:t>z</m:t>
        </m:r>
      </m:oMath>
      <w:r>
        <w:rPr>
          <w:rFonts w:ascii="游明朝" w:eastAsia="游明朝" w:hAnsi="游明朝" w:cs="游明朝" w:hint="eastAsia"/>
          <w:color w:val="222222"/>
          <w:sz w:val="22"/>
          <w:szCs w:val="22"/>
          <w:u w:color="222222"/>
          <w:shd w:val="clear" w:color="auto" w:fill="FFFFFF"/>
          <w:lang w:val="ja-JP"/>
        </w:rPr>
        <w:t>スコアが0を超える範囲では，区分が上になるほど時点数は少なくなります．ただし最も少ない</w:t>
      </w:r>
      <m:oMath>
        <m:r>
          <w:rPr>
            <w:rFonts w:ascii="Cambria Math" w:hAnsi="Cambria Math"/>
            <w:sz w:val="22"/>
            <w:szCs w:val="22"/>
          </w:rPr>
          <m:t>z&gt;3</m:t>
        </m:r>
      </m:oMath>
      <w:r>
        <w:rPr>
          <w:rFonts w:ascii="游明朝" w:eastAsia="游明朝" w:hAnsi="游明朝" w:cs="游明朝" w:hint="eastAsia"/>
          <w:color w:val="222222"/>
          <w:sz w:val="22"/>
          <w:szCs w:val="22"/>
          <w:u w:color="222222"/>
          <w:shd w:val="clear" w:color="auto" w:fill="FFFFFF"/>
          <w:lang w:val="ja-JP"/>
        </w:rPr>
        <w:t>の区分にも1,433時点が含まれており，標本数としては問題ないと考えております．</w:t>
      </w:r>
    </w:p>
    <w:p w14:paraId="146F2F39"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以上を踏まえ，表2に各区分の時点数を示す行を追加し，本文にもその旨を記載いたしました．</w:t>
      </w:r>
    </w:p>
    <w:p w14:paraId="087360C6" w14:textId="77777777" w:rsidR="007109C2" w:rsidRDefault="007109C2">
      <w:pPr>
        <w:rPr>
          <w:rFonts w:ascii="游明朝" w:eastAsia="游明朝" w:hAnsi="游明朝" w:cs="游明朝"/>
          <w:color w:val="222222"/>
          <w:sz w:val="22"/>
          <w:szCs w:val="22"/>
          <w:u w:color="222222"/>
          <w:shd w:val="clear" w:color="auto" w:fill="FFFFFF"/>
          <w:lang w:val="ja-JP"/>
        </w:rPr>
      </w:pPr>
    </w:p>
    <w:p w14:paraId="4D542ED9" w14:textId="77777777" w:rsidR="007109C2" w:rsidRDefault="0041754F">
      <w:pPr>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新原稿 p.9，</w:t>
      </w:r>
      <w:commentRangeStart w:id="234"/>
      <w:r>
        <w:rPr>
          <w:rFonts w:ascii="游明朝" w:eastAsia="游明朝" w:hAnsi="游明朝" w:cs="游明朝"/>
          <w:b/>
          <w:bCs/>
          <w:color w:val="000000" w:themeColor="text1"/>
          <w:sz w:val="22"/>
          <w:szCs w:val="22"/>
          <w:u w:val="single"/>
          <w:shd w:val="clear" w:color="auto" w:fill="FFFFFF"/>
          <w:lang w:val="ja-JP"/>
        </w:rPr>
        <w:t>表2（記載の追加</w:t>
      </w:r>
      <w:commentRangeEnd w:id="234"/>
      <w:r w:rsidR="00A05CF7">
        <w:rPr>
          <w:rStyle w:val="ac"/>
          <w:rFonts w:ascii="游明朝" w:eastAsia="游明朝" w:hAnsi="游明朝" w:cs="游明朝"/>
          <w:b/>
          <w:bCs/>
          <w:color w:val="000000" w:themeColor="text1"/>
          <w:sz w:val="22"/>
          <w:szCs w:val="22"/>
          <w:u w:val="single"/>
          <w:shd w:val="clear" w:color="auto" w:fill="FFFFFF"/>
          <w:lang w:val="ja-JP"/>
        </w:rPr>
        <w:commentReference w:id="234"/>
      </w:r>
      <w:r>
        <w:rPr>
          <w:rFonts w:ascii="游明朝" w:eastAsia="游明朝" w:hAnsi="游明朝" w:cs="游明朝"/>
          <w:b/>
          <w:bCs/>
          <w:color w:val="000000" w:themeColor="text1"/>
          <w:sz w:val="22"/>
          <w:szCs w:val="22"/>
          <w:u w:val="single"/>
          <w:shd w:val="clear" w:color="auto" w:fill="FFFFFF"/>
          <w:lang w:val="ja-JP"/>
        </w:rPr>
        <w:t>）：</w:t>
      </w:r>
    </w:p>
    <w:p w14:paraId="31960709" w14:textId="77777777" w:rsidR="007109C2" w:rsidRPr="009E1FD8" w:rsidRDefault="0041754F">
      <w:pPr>
        <w:ind w:leftChars="202" w:left="424"/>
        <w:rPr>
          <w:rFonts w:ascii="游明朝" w:eastAsia="游明朝" w:hAnsi="游明朝" w:cs="游明朝"/>
          <w:color w:val="000000" w:themeColor="text1"/>
          <w:sz w:val="22"/>
          <w:szCs w:val="22"/>
          <w:u w:color="222222"/>
          <w:shd w:val="clear" w:color="auto" w:fill="FFFFFF"/>
        </w:rPr>
      </w:pPr>
      <w:r>
        <w:rPr>
          <w:rFonts w:ascii="游明朝" w:eastAsia="游明朝" w:hAnsi="游明朝" w:cs="游明朝"/>
          <w:color w:val="000000" w:themeColor="text1"/>
          <w:sz w:val="22"/>
          <w:szCs w:val="22"/>
          <w:u w:color="222222"/>
          <w:shd w:val="clear" w:color="auto" w:fill="FFFFFF"/>
          <w:lang w:val="ja-JP"/>
        </w:rPr>
        <w:t>各区分の時点数を示す行を最上段に追加．なお表2につきましては，図表の視認性に関する査読者#Aのご指摘にも併せて対応しており，</w:t>
      </w:r>
      <m:oMath>
        <m:r>
          <w:rPr>
            <w:rFonts w:ascii="Cambria Math" w:hAnsi="Cambria Math"/>
            <w:sz w:val="22"/>
            <w:szCs w:val="22"/>
          </w:rPr>
          <m:t>z</m:t>
        </m:r>
      </m:oMath>
      <w:r>
        <w:rPr>
          <w:rFonts w:ascii="游明朝" w:eastAsia="游明朝" w:hAnsi="游明朝" w:cs="游明朝"/>
          <w:color w:val="000000" w:themeColor="text1"/>
          <w:sz w:val="22"/>
          <w:szCs w:val="22"/>
          <w:u w:color="222222"/>
          <w:shd w:val="clear" w:color="auto" w:fill="FFFFFF"/>
          <w:lang w:val="ja-JP"/>
        </w:rPr>
        <w:t>スコアの区分を1刻みに統合して列数を減らすとともに，表全体の縮小表示をやめて文字を大きくしております．</w:t>
      </w:r>
    </w:p>
    <w:p w14:paraId="6398B3B1" w14:textId="77777777" w:rsidR="007109C2" w:rsidRDefault="007109C2">
      <w:pPr>
        <w:rPr>
          <w:rFonts w:ascii="游明朝" w:eastAsia="游明朝" w:hAnsi="游明朝" w:cs="游明朝"/>
          <w:color w:val="222222"/>
          <w:sz w:val="22"/>
          <w:szCs w:val="22"/>
          <w:u w:color="222222"/>
          <w:shd w:val="clear" w:color="auto" w:fill="FFFFFF"/>
          <w:lang w:val="ja-JP"/>
        </w:rPr>
      </w:pPr>
    </w:p>
    <w:p w14:paraId="74327BD1" w14:textId="77777777" w:rsidR="007109C2" w:rsidRDefault="0041754F">
      <w:pPr>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lastRenderedPageBreak/>
        <w:t xml:space="preserve">　新原稿 p.7 右カラム，5.4.2 実験2（記載の追加）：</w:t>
      </w:r>
    </w:p>
    <w:p w14:paraId="4FC4FE0E"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なお，各区分に含まれる時点数は表2の最上段に示す通りである．最も時点数の少ない</w:t>
      </w:r>
      <m:oMath>
        <m:r>
          <w:rPr>
            <w:rFonts w:ascii="Cambria Math" w:hAnsi="Cambria Math"/>
            <w:sz w:val="22"/>
            <w:szCs w:val="22"/>
          </w:rPr>
          <m:t>z&gt;3</m:t>
        </m:r>
      </m:oMath>
      <w:r>
        <w:rPr>
          <w:rFonts w:ascii="游明朝" w:eastAsia="游明朝" w:hAnsi="游明朝" w:cs="游明朝"/>
          <w:color w:val="000000" w:themeColor="text1"/>
          <w:sz w:val="22"/>
          <w:szCs w:val="22"/>
          <w:u w:color="222222"/>
          <w:shd w:val="clear" w:color="auto" w:fill="FFFFFF"/>
          <w:lang w:val="ja-JP"/>
        </w:rPr>
        <w:t>の区分にも1,433時点（全時点の1.9%）が含まれており，区分ごとの比較に足る標本数が確保されている．</w:t>
      </w:r>
    </w:p>
    <w:p w14:paraId="535345F6" w14:textId="77777777" w:rsidR="007109C2" w:rsidRDefault="007109C2">
      <w:pPr>
        <w:rPr>
          <w:rFonts w:ascii="游明朝" w:eastAsia="游明朝" w:hAnsi="游明朝" w:cs="游明朝"/>
          <w:color w:val="222222"/>
          <w:sz w:val="22"/>
          <w:szCs w:val="22"/>
          <w:u w:color="222222"/>
          <w:shd w:val="clear" w:color="auto" w:fill="FFFFFF"/>
          <w:lang w:val="ja-JP"/>
        </w:rPr>
      </w:pPr>
    </w:p>
    <w:p w14:paraId="3CAFD744" w14:textId="77777777" w:rsidR="007109C2" w:rsidRDefault="007109C2">
      <w:pPr>
        <w:rPr>
          <w:rFonts w:ascii="游明朝" w:eastAsia="游明朝" w:hAnsi="游明朝" w:cs="游明朝"/>
          <w:color w:val="222222"/>
          <w:sz w:val="22"/>
          <w:szCs w:val="22"/>
          <w:u w:color="222222"/>
          <w:shd w:val="clear" w:color="auto" w:fill="FFFFFF"/>
        </w:rPr>
      </w:pPr>
    </w:p>
    <w:p w14:paraId="40E230EE" w14:textId="77777777"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#B</w:t>
      </w:r>
      <w:r w:rsidRPr="001A2D82">
        <w:rPr>
          <w:rFonts w:asciiTheme="majorEastAsia" w:eastAsiaTheme="majorEastAsia" w:hAnsiTheme="majorEastAsia" w:cs="游明朝"/>
          <w:b/>
          <w:bCs/>
          <w:sz w:val="22"/>
          <w:szCs w:val="22"/>
          <w:lang w:val="ja-JP"/>
        </w:rPr>
        <w:t>から頂いたコメント】</w:t>
      </w:r>
    </w:p>
    <w:p w14:paraId="407C0383"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実験2では，各時点の実績値を「その系列全体の平均と標準偏差」で標準化した z スコアに基づいて時点を区分していると説明されています．一方で，時系列予測において評価期間を含む全期間の統計量を前処理やモデルの入力に用いる場合，将来情報の利用，すなわち data leakage と誤解される可能性があると思われます．本実験では，当該 z スコアはモデルの学習・推論に用いられるものではなく，予測後に需要水準別の誤差を確認するための事後的な層別指標であると理解しました．この理解でよい場合，z スコアの算出に用いた期間，および当該 z スコアがモデルの学習・推論には用いられていないことを本文中で明示するとよいと思われます．</w:t>
      </w:r>
    </w:p>
    <w:p w14:paraId="709F8564"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32CD2E23"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046FC245" w14:textId="675E82D4" w:rsidR="007109C2" w:rsidDel="003B66F7" w:rsidRDefault="009E1FD8">
      <w:pPr>
        <w:ind w:firstLine="220"/>
        <w:rPr>
          <w:del w:id="235" w:author="MIKAWA Kenta" w:date="2026-09-24T16:26:00Z" w16du:dateUtc="2026-09-24T07:26:00Z"/>
          <w:rFonts w:ascii="游明朝" w:eastAsia="游明朝" w:hAnsi="游明朝" w:cs="游明朝"/>
          <w:color w:val="222222"/>
          <w:sz w:val="22"/>
          <w:szCs w:val="22"/>
          <w:u w:color="222222"/>
          <w:shd w:val="clear" w:color="auto" w:fill="FFFFFF"/>
          <w:lang w:val="ja-JP"/>
        </w:rPr>
      </w:pPr>
      <w:r>
        <w:rPr>
          <w:rFonts w:ascii="游明朝" w:eastAsia="游明朝" w:hAnsi="游明朝" w:cs="游明朝" w:hint="eastAsia"/>
          <w:color w:val="222222"/>
          <w:sz w:val="22"/>
          <w:szCs w:val="22"/>
          <w:u w:color="222222"/>
          <w:shd w:val="clear" w:color="auto" w:fill="FFFFFF"/>
          <w:lang w:val="ja-JP"/>
        </w:rPr>
        <w:t>大変貴重なご指摘をいただきまして誠にありがとうございました．</w:t>
      </w:r>
      <w:del w:id="236" w:author="MIKAWA Kenta" w:date="2026-09-24T16:23:00Z" w16du:dateUtc="2026-09-24T07:23:00Z">
        <w:r w:rsidDel="008B2C77">
          <w:rPr>
            <w:rFonts w:ascii="游明朝" w:eastAsia="游明朝" w:hAnsi="游明朝" w:cs="游明朝" w:hint="eastAsia"/>
            <w:color w:val="222222"/>
            <w:sz w:val="22"/>
            <w:szCs w:val="22"/>
            <w:u w:color="222222"/>
            <w:shd w:val="clear" w:color="auto" w:fill="FFFFFF"/>
            <w:lang w:val="ja-JP"/>
          </w:rPr>
          <w:delText>査読者の</w:delText>
        </w:r>
      </w:del>
      <w:r>
        <w:rPr>
          <w:rFonts w:ascii="游明朝" w:eastAsia="游明朝" w:hAnsi="游明朝" w:cs="游明朝" w:hint="eastAsia"/>
          <w:color w:val="222222"/>
          <w:sz w:val="22"/>
          <w:szCs w:val="22"/>
          <w:u w:color="222222"/>
          <w:shd w:val="clear" w:color="auto" w:fill="FFFFFF"/>
          <w:lang w:val="ja-JP"/>
        </w:rPr>
        <w:t>ご指摘の通り，</w:t>
      </w:r>
      <w:ins w:id="237" w:author="MIKAWA Kenta" w:date="2026-09-24T16:24:00Z" w16du:dateUtc="2026-09-24T07:24:00Z">
        <w:r w:rsidR="008B2C77">
          <w:rPr>
            <w:rFonts w:ascii="游明朝" w:eastAsia="游明朝" w:hAnsi="游明朝" w:cs="游明朝" w:hint="eastAsia"/>
            <w:color w:val="222222"/>
            <w:sz w:val="22"/>
            <w:szCs w:val="22"/>
            <w:u w:color="222222"/>
            <w:shd w:val="clear" w:color="auto" w:fill="FFFFFF"/>
            <w:lang w:val="ja-JP"/>
          </w:rPr>
          <w:t>当該指標は</w:t>
        </w:r>
      </w:ins>
      <w:r>
        <w:rPr>
          <w:rFonts w:ascii="游明朝" w:eastAsia="游明朝" w:hAnsi="游明朝" w:cs="游明朝" w:hint="eastAsia"/>
          <w:color w:val="222222"/>
          <w:sz w:val="22"/>
          <w:szCs w:val="22"/>
          <w:u w:color="222222"/>
          <w:shd w:val="clear" w:color="auto" w:fill="FFFFFF"/>
          <w:lang w:val="ja-JP"/>
        </w:rPr>
        <w:t>事後的な層別指標</w:t>
      </w:r>
      <w:del w:id="238" w:author="MIKAWA Kenta" w:date="2026-09-24T16:24:00Z" w16du:dateUtc="2026-09-24T07:24:00Z">
        <w:r w:rsidDel="008B2C77">
          <w:rPr>
            <w:rFonts w:ascii="游明朝" w:eastAsia="游明朝" w:hAnsi="游明朝" w:cs="游明朝" w:hint="eastAsia"/>
            <w:color w:val="222222"/>
            <w:sz w:val="22"/>
            <w:szCs w:val="22"/>
            <w:u w:color="222222"/>
            <w:shd w:val="clear" w:color="auto" w:fill="FFFFFF"/>
            <w:lang w:val="ja-JP"/>
          </w:rPr>
          <w:delText>であるという</w:delText>
        </w:r>
      </w:del>
      <w:ins w:id="239" w:author="MIKAWA Kenta" w:date="2026-09-24T16:24:00Z" w16du:dateUtc="2026-09-24T07:24:00Z">
        <w:r w:rsidR="008B2C77">
          <w:rPr>
            <w:rFonts w:ascii="游明朝" w:eastAsia="游明朝" w:hAnsi="游明朝" w:cs="游明朝" w:hint="eastAsia"/>
            <w:color w:val="222222"/>
            <w:sz w:val="22"/>
            <w:szCs w:val="22"/>
            <w:u w:color="222222"/>
            <w:shd w:val="clear" w:color="auto" w:fill="FFFFFF"/>
            <w:lang w:val="ja-JP"/>
          </w:rPr>
          <w:t>として位置付けられるものと</w:t>
        </w:r>
      </w:ins>
      <w:r>
        <w:rPr>
          <w:rFonts w:ascii="游明朝" w:eastAsia="游明朝" w:hAnsi="游明朝" w:cs="游明朝" w:hint="eastAsia"/>
          <w:color w:val="222222"/>
          <w:sz w:val="22"/>
          <w:szCs w:val="22"/>
          <w:u w:color="222222"/>
          <w:shd w:val="clear" w:color="auto" w:fill="FFFFFF"/>
          <w:lang w:val="ja-JP"/>
        </w:rPr>
        <w:t>認識</w:t>
      </w:r>
      <w:del w:id="240" w:author="MIKAWA Kenta" w:date="2026-09-24T16:24:00Z" w16du:dateUtc="2026-09-24T07:24:00Z">
        <w:r w:rsidDel="00B033BC">
          <w:rPr>
            <w:rFonts w:ascii="游明朝" w:eastAsia="游明朝" w:hAnsi="游明朝" w:cs="游明朝" w:hint="eastAsia"/>
            <w:color w:val="222222"/>
            <w:sz w:val="22"/>
            <w:szCs w:val="22"/>
            <w:u w:color="222222"/>
            <w:shd w:val="clear" w:color="auto" w:fill="FFFFFF"/>
            <w:lang w:val="ja-JP"/>
          </w:rPr>
          <w:delText>となり</w:delText>
        </w:r>
      </w:del>
      <w:ins w:id="241" w:author="MIKAWA Kenta" w:date="2026-09-24T16:24:00Z" w16du:dateUtc="2026-09-24T07:24:00Z">
        <w:r w:rsidR="00B033BC">
          <w:rPr>
            <w:rFonts w:ascii="游明朝" w:eastAsia="游明朝" w:hAnsi="游明朝" w:cs="游明朝" w:hint="eastAsia"/>
            <w:color w:val="222222"/>
            <w:sz w:val="22"/>
            <w:szCs w:val="22"/>
            <w:u w:color="222222"/>
            <w:shd w:val="clear" w:color="auto" w:fill="FFFFFF"/>
            <w:lang w:val="ja-JP"/>
          </w:rPr>
          <w:t>しており</w:t>
        </w:r>
      </w:ins>
      <w:r>
        <w:rPr>
          <w:rFonts w:ascii="游明朝" w:eastAsia="游明朝" w:hAnsi="游明朝" w:cs="游明朝" w:hint="eastAsia"/>
          <w:color w:val="222222"/>
          <w:sz w:val="22"/>
          <w:szCs w:val="22"/>
          <w:u w:color="222222"/>
          <w:shd w:val="clear" w:color="auto" w:fill="FFFFFF"/>
          <w:lang w:val="ja-JP"/>
        </w:rPr>
        <w:t>ます</w:t>
      </w:r>
      <w:r w:rsidR="0041754F">
        <w:rPr>
          <w:rFonts w:ascii="游明朝" w:eastAsia="游明朝" w:hAnsi="游明朝" w:cs="游明朝"/>
          <w:color w:val="222222"/>
          <w:sz w:val="22"/>
          <w:szCs w:val="22"/>
          <w:u w:color="222222"/>
          <w:shd w:val="clear" w:color="auto" w:fill="FFFFFF"/>
          <w:lang w:val="ja-JP"/>
        </w:rPr>
        <w:t>．この</w:t>
      </w:r>
      <m:oMath>
        <m:r>
          <w:rPr>
            <w:rFonts w:ascii="Cambria Math" w:hAnsi="Cambria Math"/>
            <w:sz w:val="22"/>
            <w:szCs w:val="22"/>
          </w:rPr>
          <m:t>z</m:t>
        </m:r>
      </m:oMath>
      <w:r w:rsidR="0041754F">
        <w:rPr>
          <w:rFonts w:ascii="游明朝" w:eastAsia="游明朝" w:hAnsi="游明朝" w:cs="游明朝"/>
          <w:color w:val="222222"/>
          <w:sz w:val="22"/>
          <w:szCs w:val="22"/>
          <w:u w:color="222222"/>
          <w:shd w:val="clear" w:color="auto" w:fill="FFFFFF"/>
          <w:lang w:val="ja-JP"/>
        </w:rPr>
        <w:t>スコアは，予測</w:t>
      </w:r>
      <w:del w:id="242" w:author="MIKAWA Kenta" w:date="2026-09-24T16:26:00Z" w16du:dateUtc="2026-09-24T07:26:00Z">
        <w:r w:rsidR="0041754F" w:rsidDel="00B068C2">
          <w:rPr>
            <w:rFonts w:ascii="游明朝" w:eastAsia="游明朝" w:hAnsi="游明朝" w:cs="游明朝"/>
            <w:color w:val="222222"/>
            <w:sz w:val="22"/>
            <w:szCs w:val="22"/>
            <w:u w:color="222222"/>
            <w:shd w:val="clear" w:color="auto" w:fill="FFFFFF"/>
            <w:lang w:val="ja-JP"/>
          </w:rPr>
          <w:delText>を終えた</w:delText>
        </w:r>
      </w:del>
      <w:r w:rsidR="0041754F">
        <w:rPr>
          <w:rFonts w:ascii="游明朝" w:eastAsia="游明朝" w:hAnsi="游明朝" w:cs="游明朝"/>
          <w:color w:val="222222"/>
          <w:sz w:val="22"/>
          <w:szCs w:val="22"/>
          <w:u w:color="222222"/>
          <w:shd w:val="clear" w:color="auto" w:fill="FFFFFF"/>
          <w:lang w:val="ja-JP"/>
        </w:rPr>
        <w:t>後に誤差を需要水準別に集計するための指標であり，モデルの学習にも推論にも</w:t>
      </w:r>
      <w:ins w:id="243" w:author="MIKAWA Kenta" w:date="2026-09-24T16:26:00Z" w16du:dateUtc="2026-09-24T07:26:00Z">
        <w:r w:rsidR="00B068C2">
          <w:rPr>
            <w:rFonts w:ascii="游明朝" w:eastAsia="游明朝" w:hAnsi="游明朝" w:cs="游明朝" w:hint="eastAsia"/>
            <w:color w:val="222222"/>
            <w:sz w:val="22"/>
            <w:szCs w:val="22"/>
            <w:u w:color="222222"/>
            <w:shd w:val="clear" w:color="auto" w:fill="FFFFFF"/>
            <w:lang w:val="ja-JP"/>
          </w:rPr>
          <w:t>使用して</w:t>
        </w:r>
      </w:ins>
      <w:del w:id="244" w:author="MIKAWA Kenta" w:date="2026-09-24T16:26:00Z" w16du:dateUtc="2026-09-24T07:26:00Z">
        <w:r w:rsidR="0041754F" w:rsidDel="00B068C2">
          <w:rPr>
            <w:rFonts w:ascii="游明朝" w:eastAsia="游明朝" w:hAnsi="游明朝" w:cs="游明朝"/>
            <w:color w:val="222222"/>
            <w:sz w:val="22"/>
            <w:szCs w:val="22"/>
            <w:u w:color="222222"/>
            <w:shd w:val="clear" w:color="auto" w:fill="FFFFFF"/>
            <w:lang w:val="ja-JP"/>
          </w:rPr>
          <w:delText>用いて</w:delText>
        </w:r>
      </w:del>
      <w:r w:rsidR="0041754F">
        <w:rPr>
          <w:rFonts w:ascii="游明朝" w:eastAsia="游明朝" w:hAnsi="游明朝" w:cs="游明朝"/>
          <w:color w:val="222222"/>
          <w:sz w:val="22"/>
          <w:szCs w:val="22"/>
          <w:u w:color="222222"/>
          <w:shd w:val="clear" w:color="auto" w:fill="FFFFFF"/>
          <w:lang w:val="ja-JP"/>
        </w:rPr>
        <w:t>おりません．</w:t>
      </w:r>
      <m:oMath>
        <m:r>
          <w:ins w:id="245" w:author="MIKAWA Kenta" w:date="2026-09-24T16:26:00Z" w16du:dateUtc="2026-09-24T07:26:00Z">
            <w:rPr>
              <w:rFonts w:ascii="Cambria Math" w:hAnsi="Cambria Math"/>
              <w:sz w:val="22"/>
              <w:szCs w:val="22"/>
            </w:rPr>
            <m:t>z</m:t>
          </w:ins>
        </m:r>
      </m:oMath>
      <w:ins w:id="246" w:author="MIKAWA Kenta" w:date="2026-09-24T16:26:00Z" w16du:dateUtc="2026-09-24T07:26:00Z">
        <w:r w:rsidR="003B66F7">
          <w:rPr>
            <w:rFonts w:ascii="游明朝" w:eastAsia="游明朝" w:hAnsi="游明朝" w:cs="游明朝"/>
            <w:color w:val="222222"/>
            <w:sz w:val="22"/>
            <w:szCs w:val="22"/>
            <w:u w:color="222222"/>
            <w:shd w:val="clear" w:color="auto" w:fill="FFFFFF"/>
            <w:lang w:val="ja-JP"/>
          </w:rPr>
          <w:t>スコア</w:t>
        </w:r>
        <w:r w:rsidR="003B66F7">
          <w:rPr>
            <w:rFonts w:ascii="游明朝" w:eastAsia="游明朝" w:hAnsi="游明朝" w:cs="游明朝" w:hint="eastAsia"/>
            <w:color w:val="222222"/>
            <w:sz w:val="22"/>
            <w:szCs w:val="22"/>
            <w:u w:color="222222"/>
            <w:shd w:val="clear" w:color="auto" w:fill="FFFFFF"/>
            <w:lang w:val="ja-JP"/>
          </w:rPr>
          <w:t>の</w:t>
        </w:r>
      </w:ins>
    </w:p>
    <w:p w14:paraId="4E7C8477" w14:textId="30550DBD" w:rsidR="007109C2" w:rsidRDefault="0041754F">
      <w:pPr>
        <w:rPr>
          <w:rFonts w:ascii="游明朝" w:eastAsia="游明朝" w:hAnsi="游明朝" w:cs="游明朝"/>
          <w:color w:val="222222"/>
          <w:sz w:val="22"/>
          <w:szCs w:val="22"/>
          <w:u w:color="222222"/>
          <w:shd w:val="clear" w:color="auto" w:fill="FFFFFF"/>
          <w:lang w:val="ja-JP"/>
        </w:rPr>
        <w:pPrChange w:id="247" w:author="MIKAWA Kenta" w:date="2026-09-24T16:26:00Z" w16du:dateUtc="2026-09-24T07:26:00Z">
          <w:pPr>
            <w:ind w:firstLine="220"/>
          </w:pPr>
        </w:pPrChange>
      </w:pPr>
      <w:r>
        <w:rPr>
          <w:rFonts w:ascii="游明朝" w:eastAsia="游明朝" w:hAnsi="游明朝" w:cs="游明朝"/>
          <w:color w:val="222222"/>
          <w:sz w:val="22"/>
          <w:szCs w:val="22"/>
          <w:u w:color="222222"/>
          <w:shd w:val="clear" w:color="auto" w:fill="FFFFFF"/>
          <w:lang w:val="ja-JP"/>
        </w:rPr>
        <w:t>算出に用いた期間は，各書名の評価期間，すなわち予測対象の64日です．この64日の実績値から書名ごとに平均と標準偏差を求め，各時点の実績値を標準化しております．実験3でスパイクを定義する際の</w:t>
      </w:r>
      <m:oMath>
        <m:r>
          <w:rPr>
            <w:rFonts w:ascii="Cambria Math" w:hAnsi="Cambria Math"/>
            <w:sz w:val="22"/>
            <w:szCs w:val="22"/>
          </w:rPr>
          <m:t>z</m:t>
        </m:r>
      </m:oMath>
      <w:r>
        <w:rPr>
          <w:rFonts w:ascii="游明朝" w:eastAsia="游明朝" w:hAnsi="游明朝" w:cs="游明朝"/>
          <w:color w:val="222222"/>
          <w:sz w:val="22"/>
          <w:szCs w:val="22"/>
          <w:u w:color="222222"/>
          <w:shd w:val="clear" w:color="auto" w:fill="FFFFFF"/>
          <w:lang w:val="ja-JP"/>
        </w:rPr>
        <w:t>スコア，実験4で集計する</w:t>
      </w:r>
      <m:oMath>
        <m:r>
          <w:rPr>
            <w:rFonts w:ascii="Cambria Math" w:hAnsi="Cambria Math"/>
            <w:sz w:val="22"/>
            <w:szCs w:val="22"/>
          </w:rPr>
          <m:t>z</m:t>
        </m:r>
      </m:oMath>
      <w:r>
        <w:rPr>
          <w:rFonts w:ascii="游明朝" w:eastAsia="游明朝" w:hAnsi="游明朝" w:cs="游明朝"/>
          <w:color w:val="222222"/>
          <w:sz w:val="22"/>
          <w:szCs w:val="22"/>
          <w:u w:color="222222"/>
          <w:shd w:val="clear" w:color="auto" w:fill="FFFFFF"/>
          <w:lang w:val="ja-JP"/>
        </w:rPr>
        <w:t>スコアも</w:t>
      </w:r>
      <w:ins w:id="248" w:author="MIKAWA Kenta" w:date="2026-09-24T16:25:00Z" w16du:dateUtc="2026-09-24T07:25:00Z">
        <w:r w:rsidR="00B033BC">
          <w:rPr>
            <w:rFonts w:ascii="游明朝" w:eastAsia="游明朝" w:hAnsi="游明朝" w:cs="游明朝" w:hint="eastAsia"/>
            <w:color w:val="222222"/>
            <w:sz w:val="22"/>
            <w:szCs w:val="22"/>
            <w:u w:color="222222"/>
            <w:shd w:val="clear" w:color="auto" w:fill="FFFFFF"/>
            <w:lang w:val="ja-JP"/>
          </w:rPr>
          <w:t>同一のものを</w:t>
        </w:r>
      </w:ins>
      <w:ins w:id="249" w:author="MIKAWA Kenta" w:date="2026-09-24T16:26:00Z" w16du:dateUtc="2026-09-24T07:26:00Z">
        <w:r w:rsidR="003B66F7">
          <w:rPr>
            <w:rFonts w:ascii="游明朝" w:eastAsia="游明朝" w:hAnsi="游明朝" w:cs="游明朝" w:hint="eastAsia"/>
            <w:color w:val="222222"/>
            <w:sz w:val="22"/>
            <w:szCs w:val="22"/>
            <w:u w:color="222222"/>
            <w:shd w:val="clear" w:color="auto" w:fill="FFFFFF"/>
            <w:lang w:val="ja-JP"/>
          </w:rPr>
          <w:t>使用</w:t>
        </w:r>
      </w:ins>
      <w:ins w:id="250" w:author="MIKAWA Kenta" w:date="2026-09-24T16:25:00Z" w16du:dateUtc="2026-09-24T07:25:00Z">
        <w:r w:rsidR="00B033BC">
          <w:rPr>
            <w:rFonts w:ascii="游明朝" w:eastAsia="游明朝" w:hAnsi="游明朝" w:cs="游明朝" w:hint="eastAsia"/>
            <w:color w:val="222222"/>
            <w:sz w:val="22"/>
            <w:szCs w:val="22"/>
            <w:u w:color="222222"/>
            <w:shd w:val="clear" w:color="auto" w:fill="FFFFFF"/>
            <w:lang w:val="ja-JP"/>
          </w:rPr>
          <w:t>しております</w:t>
        </w:r>
      </w:ins>
      <w:del w:id="251" w:author="MIKAWA Kenta" w:date="2026-09-24T16:25:00Z" w16du:dateUtc="2026-09-24T07:25:00Z">
        <w:r w:rsidDel="00B033BC">
          <w:rPr>
            <w:rFonts w:ascii="游明朝" w:eastAsia="游明朝" w:hAnsi="游明朝" w:cs="游明朝" w:hint="eastAsia"/>
            <w:color w:val="222222"/>
            <w:sz w:val="22"/>
            <w:szCs w:val="22"/>
            <w:u w:color="222222"/>
            <w:shd w:val="clear" w:color="auto" w:fill="FFFFFF"/>
            <w:lang w:val="ja-JP"/>
          </w:rPr>
          <w:delText>同</w:delText>
        </w:r>
        <w:r w:rsidDel="00B033BC">
          <w:rPr>
            <w:rFonts w:ascii="游明朝" w:eastAsia="游明朝" w:hAnsi="游明朝" w:cs="游明朝"/>
            <w:color w:val="222222"/>
            <w:sz w:val="22"/>
            <w:szCs w:val="22"/>
            <w:u w:color="222222"/>
            <w:shd w:val="clear" w:color="auto" w:fill="FFFFFF"/>
            <w:lang w:val="ja-JP"/>
          </w:rPr>
          <w:delText>じものです</w:delText>
        </w:r>
      </w:del>
      <w:r>
        <w:rPr>
          <w:rFonts w:ascii="游明朝" w:eastAsia="游明朝" w:hAnsi="游明朝" w:cs="游明朝"/>
          <w:color w:val="222222"/>
          <w:sz w:val="22"/>
          <w:szCs w:val="22"/>
          <w:u w:color="222222"/>
          <w:shd w:val="clear" w:color="auto" w:fill="FFFFFF"/>
          <w:lang w:val="ja-JP"/>
        </w:rPr>
        <w:t>．</w:t>
      </w:r>
    </w:p>
    <w:p w14:paraId="19F2BA4D" w14:textId="0902EED6" w:rsidR="007109C2" w:rsidRDefault="00755915">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hint="eastAsia"/>
          <w:color w:val="222222"/>
          <w:sz w:val="22"/>
          <w:szCs w:val="22"/>
          <w:u w:color="222222"/>
          <w:shd w:val="clear" w:color="auto" w:fill="FFFFFF"/>
          <w:lang w:val="ja-JP"/>
        </w:rPr>
        <w:t>なお，</w:t>
      </w:r>
      <w:ins w:id="252" w:author="MIKAWA Kenta" w:date="2026-09-24T16:26:00Z" w16du:dateUtc="2026-09-24T07:26:00Z">
        <w:r w:rsidR="00D045B2">
          <w:rPr>
            <w:rFonts w:ascii="游明朝" w:eastAsia="游明朝" w:hAnsi="游明朝" w:cs="游明朝" w:hint="eastAsia"/>
            <w:color w:val="222222"/>
            <w:sz w:val="22"/>
            <w:szCs w:val="22"/>
            <w:u w:color="222222"/>
            <w:shd w:val="clear" w:color="auto" w:fill="FFFFFF"/>
            <w:lang w:val="ja-JP"/>
          </w:rPr>
          <w:t>合わせての</w:t>
        </w:r>
      </w:ins>
      <w:del w:id="253" w:author="MIKAWA Kenta" w:date="2026-09-24T16:26:00Z" w16du:dateUtc="2026-09-24T07:26:00Z">
        <w:r w:rsidDel="00D045B2">
          <w:rPr>
            <w:rFonts w:ascii="游明朝" w:eastAsia="游明朝" w:hAnsi="游明朝" w:cs="游明朝" w:hint="eastAsia"/>
            <w:color w:val="222222"/>
            <w:sz w:val="22"/>
            <w:szCs w:val="22"/>
            <w:u w:color="222222"/>
            <w:shd w:val="clear" w:color="auto" w:fill="FFFFFF"/>
            <w:lang w:val="ja-JP"/>
          </w:rPr>
          <w:delText>こちらも</w:delText>
        </w:r>
      </w:del>
      <w:ins w:id="254" w:author="MIKAWA Kenta" w:date="2026-09-24T16:27:00Z" w16du:dateUtc="2026-09-24T07:27:00Z">
        <w:r w:rsidR="00D045B2">
          <w:rPr>
            <w:rFonts w:ascii="游明朝" w:eastAsia="游明朝" w:hAnsi="游明朝" w:cs="游明朝" w:hint="eastAsia"/>
            <w:color w:val="222222"/>
            <w:sz w:val="22"/>
            <w:szCs w:val="22"/>
            <w:u w:color="222222"/>
            <w:shd w:val="clear" w:color="auto" w:fill="FFFFFF"/>
            <w:lang w:val="ja-JP"/>
          </w:rPr>
          <w:t>ご</w:t>
        </w:r>
      </w:ins>
      <w:r>
        <w:rPr>
          <w:rFonts w:ascii="游明朝" w:eastAsia="游明朝" w:hAnsi="游明朝" w:cs="游明朝" w:hint="eastAsia"/>
          <w:color w:val="222222"/>
          <w:sz w:val="22"/>
          <w:szCs w:val="22"/>
          <w:u w:color="222222"/>
          <w:shd w:val="clear" w:color="auto" w:fill="FFFFFF"/>
          <w:lang w:val="ja-JP"/>
        </w:rPr>
        <w:t>確認となりますが，</w:t>
      </w:r>
      <w:r w:rsidR="0041754F">
        <w:rPr>
          <w:rFonts w:ascii="游明朝" w:eastAsia="游明朝" w:hAnsi="游明朝" w:cs="游明朝"/>
          <w:color w:val="222222"/>
          <w:sz w:val="22"/>
          <w:szCs w:val="22"/>
          <w:u w:color="222222"/>
          <w:shd w:val="clear" w:color="auto" w:fill="FFFFFF"/>
          <w:lang w:val="ja-JP"/>
        </w:rPr>
        <w:t>モデル側では将来の情報を用いておりません．入力の標準化は直近128日のローカルコンテキストの平均と標準偏差のみで行っており，参照ウィンドウの検索も，予測起点より前に終わるウィンドウに限っております．学習に用いる予測対象の期間も，評価期間と重ならないようにしております．</w:t>
      </w:r>
    </w:p>
    <w:p w14:paraId="0FE1D320" w14:textId="0DB27CB6"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以上</w:t>
      </w:r>
      <w:r w:rsidR="005831E9">
        <w:rPr>
          <w:rFonts w:ascii="游明朝" w:eastAsia="游明朝" w:hAnsi="游明朝" w:cs="游明朝" w:hint="eastAsia"/>
          <w:color w:val="222222"/>
          <w:sz w:val="22"/>
          <w:szCs w:val="22"/>
          <w:u w:color="222222"/>
          <w:shd w:val="clear" w:color="auto" w:fill="FFFFFF"/>
          <w:lang w:val="ja-JP"/>
        </w:rPr>
        <w:t>の点につきまして</w:t>
      </w:r>
      <w:r>
        <w:rPr>
          <w:rFonts w:ascii="游明朝" w:eastAsia="游明朝" w:hAnsi="游明朝" w:cs="游明朝"/>
          <w:color w:val="222222"/>
          <w:sz w:val="22"/>
          <w:szCs w:val="22"/>
          <w:u w:color="222222"/>
          <w:shd w:val="clear" w:color="auto" w:fill="FFFFFF"/>
          <w:lang w:val="ja-JP"/>
        </w:rPr>
        <w:t>，5.3 実験設定の実験2の説明に明記いたしました．</w:t>
      </w:r>
    </w:p>
    <w:p w14:paraId="656D1A1C"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258F99D0" w14:textId="77777777" w:rsidR="007109C2" w:rsidRDefault="0041754F">
      <w:pPr>
        <w:rPr>
          <w:rFonts w:ascii="游明朝" w:eastAsia="游明朝" w:hAnsi="游明朝" w:cs="游明朝"/>
          <w:b/>
          <w:bCs/>
          <w:color w:val="000000" w:themeColor="text1"/>
          <w:sz w:val="22"/>
          <w:szCs w:val="22"/>
          <w:u w:val="single"/>
          <w:shd w:val="clear" w:color="auto" w:fill="FFFFFF"/>
          <w:lang w:val="ja-JP"/>
        </w:rPr>
      </w:pPr>
      <w:r w:rsidRPr="001A2D82">
        <w:rPr>
          <w:rFonts w:ascii="游明朝" w:eastAsia="游明朝" w:hAnsi="游明朝" w:cs="游明朝"/>
          <w:b/>
          <w:bCs/>
          <w:color w:val="000000" w:themeColor="text1"/>
          <w:sz w:val="22"/>
          <w:szCs w:val="22"/>
          <w:u w:val="single"/>
          <w:shd w:val="clear" w:color="auto" w:fill="FFFFFF"/>
          <w:lang w:val="ja-JP"/>
        </w:rPr>
        <w:t xml:space="preserve">　新原稿 p.6 右カラム，5.3 実験設定（記載の追加）：</w:t>
      </w:r>
    </w:p>
    <w:p w14:paraId="110C7AC9" w14:textId="77777777" w:rsidR="007109C2" w:rsidRPr="00D045B2" w:rsidRDefault="0041754F">
      <w:pPr>
        <w:ind w:leftChars="202" w:left="424"/>
        <w:rPr>
          <w:rFonts w:ascii="游明朝" w:eastAsia="游明朝" w:hAnsi="游明朝" w:cs="游明朝"/>
          <w:color w:val="000000" w:themeColor="text1"/>
          <w:sz w:val="22"/>
          <w:szCs w:val="22"/>
          <w:u w:color="222222"/>
          <w:shd w:val="clear" w:color="auto" w:fill="FFFFFF"/>
          <w:rPrChange w:id="255" w:author="MIKAWA Kenta" w:date="2026-09-24T16:29:00Z" w16du:dateUtc="2026-09-24T07:29:00Z">
            <w:rPr>
              <w:rFonts w:ascii="游明朝" w:eastAsia="游明朝" w:hAnsi="游明朝" w:cs="游明朝"/>
              <w:color w:val="000000" w:themeColor="text1"/>
              <w:sz w:val="22"/>
              <w:szCs w:val="22"/>
              <w:u w:color="222222"/>
              <w:shd w:val="clear" w:color="auto" w:fill="FFFFFF"/>
              <w:lang w:val="ja-JP"/>
            </w:rPr>
          </w:rPrChange>
        </w:rPr>
      </w:pPr>
      <w:commentRangeStart w:id="256"/>
      <w:r>
        <w:rPr>
          <w:rFonts w:ascii="游明朝" w:eastAsia="游明朝" w:hAnsi="游明朝" w:cs="游明朝"/>
          <w:color w:val="000000" w:themeColor="text1"/>
          <w:sz w:val="22"/>
          <w:szCs w:val="22"/>
          <w:u w:color="222222"/>
          <w:shd w:val="clear" w:color="auto" w:fill="FFFFFF"/>
          <w:lang w:val="ja-JP"/>
        </w:rPr>
        <w:t>ここでの平均と標準偏差は，各系列の評価期間，すなわち予測対象の</w:t>
      </w:r>
      <m:oMath>
        <m:r>
          <w:rPr>
            <w:rFonts w:ascii="Cambria Math" w:hAnsi="Cambria Math"/>
            <w:sz w:val="22"/>
            <w:szCs w:val="22"/>
          </w:rPr>
          <m:t>64</m:t>
        </m:r>
      </m:oMath>
      <w:r>
        <w:rPr>
          <w:rFonts w:ascii="游明朝" w:eastAsia="游明朝" w:hAnsi="游明朝" w:cs="游明朝"/>
          <w:color w:val="000000" w:themeColor="text1"/>
          <w:sz w:val="22"/>
          <w:szCs w:val="22"/>
          <w:u w:color="222222"/>
          <w:shd w:val="clear" w:color="auto" w:fill="FFFFFF"/>
          <w:lang w:val="ja-JP"/>
        </w:rPr>
        <w:t>日の実績値から算出したものである．この</w:t>
      </w:r>
      <m:oMath>
        <m:r>
          <w:rPr>
            <w:rFonts w:ascii="Cambria Math" w:hAnsi="Cambria Math"/>
            <w:sz w:val="22"/>
            <w:szCs w:val="22"/>
          </w:rPr>
          <m:t>z</m:t>
        </m:r>
      </m:oMath>
      <w:r>
        <w:rPr>
          <w:rFonts w:ascii="游明朝" w:eastAsia="游明朝" w:hAnsi="游明朝" w:cs="游明朝"/>
          <w:color w:val="000000" w:themeColor="text1"/>
          <w:sz w:val="22"/>
          <w:szCs w:val="22"/>
          <w:u w:color="222222"/>
          <w:shd w:val="clear" w:color="auto" w:fill="FFFFFF"/>
          <w:lang w:val="ja-JP"/>
        </w:rPr>
        <w:t>スコアは，予測を終えた後に誤差を需要水準別に集計するための層別指標であり，モデルの学習および推論には一切用いていない．予測に用いる標準化はローカルコンテキストの平均と標準偏差のみによるため，評価期間の情報が予測に流入することはない．実験3および実験4で用いる</w:t>
      </w:r>
      <m:oMath>
        <m:r>
          <w:rPr>
            <w:rFonts w:ascii="Cambria Math" w:hAnsi="Cambria Math"/>
            <w:sz w:val="22"/>
            <w:szCs w:val="22"/>
          </w:rPr>
          <m:t>z</m:t>
        </m:r>
      </m:oMath>
      <w:r>
        <w:rPr>
          <w:rFonts w:ascii="游明朝" w:eastAsia="游明朝" w:hAnsi="游明朝" w:cs="游明朝"/>
          <w:color w:val="000000" w:themeColor="text1"/>
          <w:sz w:val="22"/>
          <w:szCs w:val="22"/>
          <w:u w:color="222222"/>
          <w:shd w:val="clear" w:color="auto" w:fill="FFFFFF"/>
          <w:lang w:val="ja-JP"/>
        </w:rPr>
        <w:t>スコアについても同様である．</w:t>
      </w:r>
      <w:commentRangeEnd w:id="256"/>
      <w:r w:rsidR="00D045B2" w:rsidRPr="00D045B2">
        <w:rPr>
          <w:rStyle w:val="ac"/>
          <w:rFonts w:ascii="游明朝" w:eastAsia="游明朝" w:hAnsi="游明朝" w:cs="游明朝"/>
          <w:color w:val="000000" w:themeColor="text1"/>
          <w:sz w:val="22"/>
          <w:szCs w:val="22"/>
          <w:u w:color="222222"/>
          <w:shd w:val="clear" w:color="auto" w:fill="FFFFFF"/>
          <w:rPrChange w:id="257" w:author="MIKAWA Kenta" w:date="2026-09-24T16:29:00Z" w16du:dateUtc="2026-09-24T07:29:00Z">
            <w:rPr>
              <w:rStyle w:val="ac"/>
              <w:rFonts w:ascii="游明朝" w:eastAsia="游明朝" w:hAnsi="游明朝" w:cs="游明朝"/>
              <w:color w:val="000000" w:themeColor="text1"/>
              <w:sz w:val="22"/>
              <w:szCs w:val="22"/>
              <w:u w:color="222222"/>
              <w:shd w:val="clear" w:color="auto" w:fill="FFFFFF"/>
              <w:lang w:val="ja-JP"/>
            </w:rPr>
          </w:rPrChange>
        </w:rPr>
        <w:commentReference w:id="256"/>
      </w:r>
    </w:p>
    <w:p w14:paraId="26CF29AB" w14:textId="55F7CB5D" w:rsidR="007109C2" w:rsidRPr="004E60FA" w:rsidRDefault="007109C2">
      <w:pPr>
        <w:rPr>
          <w:rFonts w:ascii="游明朝" w:eastAsia="游明朝" w:hAnsi="游明朝" w:cs="游明朝"/>
          <w:color w:val="222222"/>
          <w:sz w:val="22"/>
          <w:szCs w:val="22"/>
          <w:u w:color="222222"/>
          <w:shd w:val="clear" w:color="auto" w:fill="FFFFFF"/>
          <w:rPrChange w:id="258" w:author="MIKAWA Kenta" w:date="2026-09-24T16:30:00Z" w16du:dateUtc="2026-09-24T07:30:00Z">
            <w:rPr>
              <w:rFonts w:ascii="游明朝" w:eastAsia="游明朝" w:hAnsi="游明朝" w:cs="游明朝"/>
              <w:color w:val="222222"/>
              <w:sz w:val="22"/>
              <w:szCs w:val="22"/>
              <w:u w:color="222222"/>
              <w:shd w:val="clear" w:color="auto" w:fill="FFFFFF"/>
              <w:lang w:val="ja-JP"/>
            </w:rPr>
          </w:rPrChange>
        </w:rPr>
      </w:pPr>
    </w:p>
    <w:p w14:paraId="747E44E2" w14:textId="77777777" w:rsidR="007109C2" w:rsidRDefault="007109C2">
      <w:pPr>
        <w:rPr>
          <w:rFonts w:ascii="游明朝" w:eastAsia="游明朝" w:hAnsi="游明朝" w:cs="游明朝"/>
          <w:color w:val="222222"/>
          <w:sz w:val="22"/>
          <w:szCs w:val="22"/>
          <w:u w:color="222222"/>
          <w:shd w:val="clear" w:color="auto" w:fill="FFFFFF"/>
        </w:rPr>
      </w:pPr>
    </w:p>
    <w:p w14:paraId="2B25820C" w14:textId="77777777"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#B</w:t>
      </w:r>
      <w:r w:rsidRPr="001A2D82">
        <w:rPr>
          <w:rFonts w:asciiTheme="majorEastAsia" w:eastAsiaTheme="majorEastAsia" w:hAnsiTheme="majorEastAsia" w:cs="游明朝"/>
          <w:b/>
          <w:bCs/>
          <w:sz w:val="22"/>
          <w:szCs w:val="22"/>
          <w:lang w:val="ja-JP"/>
        </w:rPr>
        <w:t>から頂いたコメント】</w:t>
      </w:r>
    </w:p>
    <w:p w14:paraId="58FAC812"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実験3：表3の解釈について確認させてください．本文では，予測した各スパイクについて最も近い実スパイクとの時間差を求めたものを「誤検知」，実際の各スパイクについて最も近い予測スパイクとの時間差を求めたものを「見逃し」として集計していると理解しました．この理解に基づくと，たとえば誤検知における GateRAF の Δ=−10 の値は，「GateRAF が予測スパイクとした時点のうち，最も近い実スパイクよりも10日以上後方に位置したものの割合」を示している，という理解でよろしいでしょうか．「誤検知」および「見逃し」の割合の具体的な計算方法が本文からやや読み取りづらいため，</w:t>
      </w:r>
      <w:commentRangeStart w:id="259"/>
      <w:r>
        <w:rPr>
          <w:rFonts w:ascii="游明朝" w:eastAsia="游明朝" w:hAnsi="游明朝" w:cs="游明朝"/>
          <w:color w:val="222222"/>
          <w:sz w:val="22"/>
          <w:szCs w:val="22"/>
          <w:u w:color="222222"/>
          <w:shd w:val="clear" w:color="auto" w:fill="FFFFFF"/>
          <w:lang w:val="ja-JP"/>
        </w:rPr>
        <w:t>可能であれば数式または簡単な例を用いて説明していただけると</w:t>
      </w:r>
      <w:commentRangeEnd w:id="259"/>
      <w:r w:rsidR="008D59ED">
        <w:rPr>
          <w:rStyle w:val="ac"/>
          <w:rFonts w:ascii="游明朝" w:eastAsia="游明朝" w:hAnsi="游明朝" w:cs="游明朝"/>
          <w:color w:val="222222"/>
          <w:sz w:val="22"/>
          <w:szCs w:val="22"/>
          <w:u w:color="222222"/>
          <w:shd w:val="clear" w:color="auto" w:fill="FFFFFF"/>
          <w:lang w:val="ja-JP"/>
        </w:rPr>
        <w:commentReference w:id="259"/>
      </w:r>
      <w:r>
        <w:rPr>
          <w:rFonts w:ascii="游明朝" w:eastAsia="游明朝" w:hAnsi="游明朝" w:cs="游明朝"/>
          <w:color w:val="222222"/>
          <w:sz w:val="22"/>
          <w:szCs w:val="22"/>
          <w:u w:color="222222"/>
          <w:shd w:val="clear" w:color="auto" w:fill="FFFFFF"/>
          <w:lang w:val="ja-JP"/>
        </w:rPr>
        <w:t>，表3の</w:t>
      </w:r>
      <w:r>
        <w:rPr>
          <w:rFonts w:ascii="游明朝" w:eastAsia="游明朝" w:hAnsi="游明朝" w:cs="游明朝"/>
          <w:color w:val="222222"/>
          <w:sz w:val="22"/>
          <w:szCs w:val="22"/>
          <w:u w:color="222222"/>
          <w:shd w:val="clear" w:color="auto" w:fill="FFFFFF"/>
          <w:lang w:val="ja-JP"/>
        </w:rPr>
        <w:lastRenderedPageBreak/>
        <w:t>解釈が容易になると思われます．</w:t>
      </w:r>
    </w:p>
    <w:p w14:paraId="27DA3FD8"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7AD00B1F" w14:textId="77777777" w:rsidR="007109C2" w:rsidRDefault="0041754F">
      <w:pPr>
        <w:rPr>
          <w:rFonts w:asciiTheme="majorEastAsia" w:eastAsiaTheme="majorEastAsia" w:hAnsiTheme="majorEastAsia" w:cs="游明朝"/>
          <w:b/>
          <w:bCs/>
          <w:sz w:val="22"/>
          <w:szCs w:val="22"/>
          <w:lang w:val="ja-JP"/>
        </w:rPr>
      </w:pPr>
      <w:commentRangeStart w:id="260"/>
      <w:commentRangeStart w:id="261"/>
      <w:r w:rsidRPr="001A2D82">
        <w:rPr>
          <w:rFonts w:asciiTheme="majorEastAsia" w:eastAsiaTheme="majorEastAsia" w:hAnsiTheme="majorEastAsia" w:cs="游明朝"/>
          <w:b/>
          <w:bCs/>
          <w:sz w:val="22"/>
          <w:szCs w:val="22"/>
          <w:lang w:val="ja-JP"/>
        </w:rPr>
        <w:t>【著者の回答】</w:t>
      </w:r>
      <w:commentRangeEnd w:id="260"/>
      <w:r w:rsidR="008D59ED">
        <w:rPr>
          <w:rStyle w:val="ac"/>
          <w:rFonts w:asciiTheme="majorEastAsia" w:eastAsiaTheme="majorEastAsia" w:hAnsiTheme="majorEastAsia" w:cs="游明朝"/>
          <w:b/>
          <w:bCs/>
          <w:sz w:val="22"/>
          <w:szCs w:val="22"/>
          <w:lang w:val="ja-JP"/>
        </w:rPr>
        <w:commentReference w:id="260"/>
      </w:r>
      <w:commentRangeEnd w:id="261"/>
      <w:r w:rsidR="008D59ED">
        <w:rPr>
          <w:rStyle w:val="ac"/>
          <w:rFonts w:asciiTheme="majorEastAsia" w:eastAsiaTheme="majorEastAsia" w:hAnsiTheme="majorEastAsia" w:cs="游明朝"/>
          <w:b/>
          <w:bCs/>
          <w:sz w:val="22"/>
          <w:szCs w:val="22"/>
          <w:lang w:val="ja-JP"/>
        </w:rPr>
        <w:commentReference w:id="261"/>
      </w:r>
    </w:p>
    <w:p w14:paraId="1A47934F" w14:textId="4C8FBADE" w:rsidR="007109C2" w:rsidRDefault="001B534C">
      <w:pPr>
        <w:ind w:firstLine="220"/>
        <w:rPr>
          <w:rFonts w:ascii="游明朝" w:eastAsia="游明朝" w:hAnsi="游明朝" w:cs="游明朝"/>
          <w:color w:val="222222"/>
          <w:sz w:val="22"/>
          <w:szCs w:val="22"/>
          <w:u w:color="222222"/>
          <w:shd w:val="clear" w:color="auto" w:fill="FFFFFF"/>
          <w:lang w:val="ja-JP"/>
        </w:rPr>
      </w:pPr>
      <w:ins w:id="262" w:author="MIKAWA Kenta" w:date="2026-09-24T17:28:00Z" w16du:dateUtc="2026-09-24T08:28:00Z">
        <w:r>
          <w:rPr>
            <w:rFonts w:ascii="游明朝" w:eastAsia="游明朝" w:hAnsi="游明朝" w:cs="游明朝" w:hint="eastAsia"/>
            <w:color w:val="222222"/>
            <w:sz w:val="22"/>
            <w:szCs w:val="22"/>
            <w:u w:color="222222"/>
            <w:shd w:val="clear" w:color="auto" w:fill="FFFFFF"/>
            <w:lang w:val="ja-JP"/>
          </w:rPr>
          <w:t>ご指摘いただきまして誠にありがとうございました．また，記述に不明瞭な点があり，大変失礼いたしました．</w:t>
        </w:r>
      </w:ins>
      <w:ins w:id="263" w:author="MIKAWA Kenta" w:date="2026-09-24T17:29:00Z" w16du:dateUtc="2026-09-24T08:29:00Z">
        <w:r>
          <w:rPr>
            <w:rFonts w:ascii="游明朝" w:eastAsia="游明朝" w:hAnsi="游明朝" w:cs="游明朝" w:hint="eastAsia"/>
            <w:color w:val="222222"/>
            <w:sz w:val="22"/>
            <w:szCs w:val="22"/>
            <w:u w:color="222222"/>
            <w:shd w:val="clear" w:color="auto" w:fill="FFFFFF"/>
            <w:lang w:val="ja-JP"/>
          </w:rPr>
          <w:t>ご指摘いただきました通り，</w:t>
        </w:r>
      </w:ins>
      <w:moveToRangeStart w:id="264" w:author="MIKAWA Kenta" w:date="2026-09-24T17:29:00Z" w:name="move241163368"/>
      <m:oMath>
        <m:r>
          <w:rPr>
            <w:rFonts w:ascii="Cambria Math" w:hAnsi="Cambria Math"/>
            <w:sz w:val="22"/>
            <w:szCs w:val="22"/>
          </w:rPr>
          <m:t>Δ</m:t>
        </m:r>
      </m:oMath>
      <w:moveTo w:id="265" w:author="MIKAWA Kenta" w:date="2026-09-24T17:29:00Z" w16du:dateUtc="2026-09-24T08:29:00Z">
        <w:r>
          <w:rPr>
            <w:rFonts w:ascii="游明朝" w:eastAsia="游明朝" w:hAnsi="游明朝" w:cs="游明朝"/>
            <w:color w:val="222222"/>
            <w:sz w:val="22"/>
            <w:szCs w:val="22"/>
            <w:u w:color="222222"/>
            <w:shd w:val="clear" w:color="auto" w:fill="FFFFFF"/>
            <w:lang w:val="ja-JP"/>
          </w:rPr>
          <w:t>は実スパイクの日から予測スパイクの日を引いた値ですので，誤検知の</w:t>
        </w:r>
        <m:oMath>
          <m:r>
            <w:rPr>
              <w:rFonts w:ascii="Cambria Math" w:hAnsi="Cambria Math"/>
              <w:sz w:val="22"/>
              <w:szCs w:val="22"/>
            </w:rPr>
            <m:t>Δ</m:t>
          </m:r>
        </m:oMath>
        <w:moveTo w:id="266" w:author="MIKAWA Kenta" w:date="2026-09-24T17:29:00Z" w16du:dateUtc="2026-09-24T08:29:00Z">
          <w:r>
            <w:rPr>
              <w:rFonts w:ascii="游明朝" w:eastAsia="游明朝" w:hAnsi="游明朝" w:cs="游明朝"/>
              <w:color w:val="222222"/>
              <w:sz w:val="22"/>
              <w:szCs w:val="22"/>
              <w:u w:color="222222"/>
              <w:shd w:val="clear" w:color="auto" w:fill="FFFFFF"/>
              <w:lang w:val="ja-JP"/>
            </w:rPr>
            <w:t>が負であることは，予測したスパイクが最も近い実スパイクより後にあることを意味します．</w:t>
          </w:r>
        </w:moveTo>
        <w:moveToRangeEnd w:id="264"/>
        <w:ins w:id="267" w:author="MIKAWA Kenta" w:date="2026-09-24T17:29:00Z" w16du:dateUtc="2026-09-24T08:29:00Z">
          <w:r>
            <w:rPr>
              <w:rFonts w:ascii="游明朝" w:eastAsia="游明朝" w:hAnsi="游明朝" w:cs="游明朝" w:hint="eastAsia"/>
              <w:color w:val="222222"/>
              <w:sz w:val="22"/>
              <w:szCs w:val="22"/>
              <w:u w:color="222222"/>
              <w:shd w:val="clear" w:color="auto" w:fill="FFFFFF"/>
              <w:lang w:val="ja-JP"/>
            </w:rPr>
            <w:t>なお．他にいただきました査読の対応のため，表を一点追加しております．このため，旧原稿の表３は</w:t>
          </w:r>
        </w:ins>
        <w:ins w:id="268" w:author="MIKAWA Kenta" w:date="2026-09-24T17:30:00Z" w16du:dateUtc="2026-09-24T08:30:00Z">
          <w:r>
            <w:rPr>
              <w:rFonts w:ascii="游明朝" w:eastAsia="游明朝" w:hAnsi="游明朝" w:cs="游明朝" w:hint="eastAsia"/>
              <w:color w:val="222222"/>
              <w:sz w:val="22"/>
              <w:szCs w:val="22"/>
              <w:u w:color="222222"/>
              <w:shd w:val="clear" w:color="auto" w:fill="FFFFFF"/>
              <w:lang w:val="ja-JP"/>
            </w:rPr>
            <w:t>改訂稿では表</w:t>
          </w:r>
          <w:r>
            <w:rPr>
              <w:rFonts w:ascii="游明朝" w:eastAsia="游明朝" w:hAnsi="游明朝" w:cs="游明朝"/>
              <w:color w:val="222222"/>
              <w:sz w:val="22"/>
              <w:szCs w:val="22"/>
              <w:u w:color="222222"/>
              <w:shd w:val="clear" w:color="auto" w:fill="FFFFFF"/>
            </w:rPr>
            <w:t>4</w:t>
          </w:r>
          <w:r>
            <w:rPr>
              <w:rFonts w:ascii="游明朝" w:eastAsia="游明朝" w:hAnsi="游明朝" w:cs="游明朝" w:hint="eastAsia"/>
              <w:color w:val="222222"/>
              <w:sz w:val="22"/>
              <w:szCs w:val="22"/>
              <w:u w:color="222222"/>
              <w:shd w:val="clear" w:color="auto" w:fill="FFFFFF"/>
            </w:rPr>
            <w:t>へと変更となっております．このため，以降では表</w:t>
          </w:r>
          <w:r>
            <w:rPr>
              <w:rFonts w:ascii="游明朝" w:eastAsia="游明朝" w:hAnsi="游明朝" w:cs="游明朝"/>
              <w:color w:val="222222"/>
              <w:sz w:val="22"/>
              <w:szCs w:val="22"/>
              <w:u w:color="222222"/>
              <w:shd w:val="clear" w:color="auto" w:fill="FFFFFF"/>
            </w:rPr>
            <w:t>4</w:t>
          </w:r>
        </w:ins>
        <w:ins w:id="269" w:author="MIKAWA Kenta" w:date="2026-09-24T17:31:00Z" w16du:dateUtc="2026-09-24T08:31:00Z">
          <w:r w:rsidR="000C09B0">
            <w:rPr>
              <w:rFonts w:ascii="游明朝" w:eastAsia="游明朝" w:hAnsi="游明朝" w:cs="游明朝" w:hint="eastAsia"/>
              <w:color w:val="222222"/>
              <w:sz w:val="22"/>
              <w:szCs w:val="22"/>
              <w:u w:color="222222"/>
              <w:shd w:val="clear" w:color="auto" w:fill="FFFFFF"/>
            </w:rPr>
            <w:t>が</w:t>
          </w:r>
        </w:ins>
        <w:ins w:id="270" w:author="MIKAWA Kenta" w:date="2026-09-24T17:30:00Z" w16du:dateUtc="2026-09-24T08:30:00Z">
          <w:r>
            <w:rPr>
              <w:rFonts w:ascii="游明朝" w:eastAsia="游明朝" w:hAnsi="游明朝" w:cs="游明朝" w:hint="eastAsia"/>
              <w:color w:val="222222"/>
              <w:sz w:val="22"/>
              <w:szCs w:val="22"/>
              <w:u w:color="222222"/>
              <w:shd w:val="clear" w:color="auto" w:fill="FFFFFF"/>
            </w:rPr>
            <w:t>旧原稿の表３</w:t>
          </w:r>
        </w:ins>
        <w:ins w:id="271" w:author="MIKAWA Kenta" w:date="2026-09-24T17:31:00Z" w16du:dateUtc="2026-09-24T08:31:00Z">
          <w:r w:rsidR="000C09B0">
            <w:rPr>
              <w:rFonts w:ascii="游明朝" w:eastAsia="游明朝" w:hAnsi="游明朝" w:cs="游明朝" w:hint="eastAsia"/>
              <w:color w:val="222222"/>
              <w:sz w:val="22"/>
              <w:szCs w:val="22"/>
              <w:u w:color="222222"/>
              <w:shd w:val="clear" w:color="auto" w:fill="FFFFFF"/>
            </w:rPr>
            <w:t>であると読み替えていただきたく存じます．</w:t>
          </w:r>
          <w:r w:rsidR="000C09B0" w:rsidDel="000C09B0">
            <w:rPr>
              <w:rFonts w:ascii="游明朝" w:eastAsia="游明朝" w:hAnsi="游明朝" w:cs="游明朝" w:hint="eastAsia"/>
              <w:color w:val="222222"/>
              <w:sz w:val="22"/>
              <w:szCs w:val="22"/>
              <w:u w:color="222222"/>
              <w:shd w:val="clear" w:color="auto" w:fill="FFFFFF"/>
              <w:lang w:val="ja-JP"/>
            </w:rPr>
            <w:t xml:space="preserve"> </w:t>
          </w:r>
        </w:ins>
        <w:del w:id="272" w:author="MIKAWA Kenta" w:date="2026-09-24T17:31:00Z" w16du:dateUtc="2026-09-24T08:31:00Z">
          <w:r w:rsidR="0041754F" w:rsidDel="000C09B0">
            <w:rPr>
              <w:rFonts w:ascii="游明朝" w:eastAsia="游明朝" w:hAnsi="游明朝" w:cs="游明朝" w:hint="eastAsia"/>
              <w:color w:val="222222"/>
              <w:sz w:val="22"/>
              <w:szCs w:val="22"/>
              <w:u w:color="222222"/>
              <w:shd w:val="clear" w:color="auto" w:fill="FFFFFF"/>
              <w:lang w:val="ja-JP"/>
            </w:rPr>
            <w:delText>は</w:delText>
          </w:r>
          <w:r w:rsidR="0041754F" w:rsidDel="000C09B0">
            <w:rPr>
              <w:rFonts w:ascii="游明朝" w:eastAsia="游明朝" w:hAnsi="游明朝" w:cs="游明朝"/>
              <w:color w:val="222222"/>
              <w:sz w:val="22"/>
              <w:szCs w:val="22"/>
              <w:u w:color="222222"/>
              <w:shd w:val="clear" w:color="auto" w:fill="FFFFFF"/>
              <w:lang w:val="ja-JP"/>
            </w:rPr>
            <w:delText>じめに1点お断りいたします．改訂稿ではスパイクの発生頻度別の評価を表3として新たに追加したため，ご指摘いただきました表3は，改訂稿では表4に繰り下がっております．以下では改訂稿の番号で申し上げます．</w:delText>
          </w:r>
        </w:del>
      </w:moveTo>
    </w:p>
    <w:p w14:paraId="0183E924" w14:textId="568E5EA6" w:rsidR="003D5FEE" w:rsidRDefault="00000000">
      <w:pPr>
        <w:ind w:firstLine="220"/>
        <w:rPr>
          <w:rFonts w:ascii="游明朝" w:eastAsia="游明朝" w:hAnsi="游明朝" w:cs="游明朝"/>
          <w:color w:val="222222"/>
          <w:sz w:val="22"/>
          <w:szCs w:val="22"/>
          <w:u w:color="222222"/>
          <w:shd w:val="clear" w:color="auto" w:fill="FFFFFF"/>
          <w:lang w:val="ja-JP"/>
        </w:rPr>
      </w:pPr>
      <w:del w:id="273" w:author="MIKAWA Kenta" w:date="2026-09-24T17:31:00Z" w16du:dateUtc="2026-09-24T08:31:00Z">
        <w:r w:rsidDel="008D59ED">
          <w:rPr>
            <w:rFonts w:ascii="游明朝" w:eastAsia="游明朝" w:hAnsi="游明朝" w:cs="游明朝"/>
            <w:color w:val="222222"/>
            <w:sz w:val="22"/>
            <w:szCs w:val="22"/>
            <w:u w:color="222222"/>
            <w:shd w:val="clear" w:color="auto" w:fill="FFFFFF"/>
            <w:lang w:val="ja-JP"/>
          </w:rPr>
          <w:delText>ご理解の通りです．</w:delText>
        </w:r>
      </w:del>
      <w:moveFromRangeStart w:id="274" w:author="MIKAWA Kenta" w:date="2026-09-24T17:29:00Z" w:name="move241163368"/>
      <m:oMath>
        <m:r>
          <w:rPr>
            <w:rFonts w:ascii="Cambria Math" w:hAnsi="Cambria Math"/>
            <w:sz w:val="22"/>
            <w:szCs w:val="22"/>
          </w:rPr>
          <m:t>Δ</m:t>
        </m:r>
      </m:oMath>
      <w:moveFrom w:id="275" w:author="MIKAWA Kenta" w:date="2026-09-24T17:29:00Z" w16du:dateUtc="2026-09-24T08:29:00Z">
        <w:r w:rsidDel="001B534C">
          <w:rPr>
            <w:rFonts w:ascii="游明朝" w:eastAsia="游明朝" w:hAnsi="游明朝" w:cs="游明朝"/>
            <w:color w:val="222222"/>
            <w:sz w:val="22"/>
            <w:szCs w:val="22"/>
            <w:u w:color="222222"/>
            <w:shd w:val="clear" w:color="auto" w:fill="FFFFFF"/>
            <w:lang w:val="ja-JP"/>
          </w:rPr>
          <w:t>は実スパイクの日から予測スパイクの日を引いた値ですので，誤検知の</w:t>
        </w:r>
        <m:oMath>
          <m:r>
            <w:rPr>
              <w:rFonts w:ascii="Cambria Math" w:hAnsi="Cambria Math"/>
              <w:sz w:val="22"/>
              <w:szCs w:val="22"/>
            </w:rPr>
            <m:t>Δ</m:t>
          </m:r>
        </m:oMath>
        <w:moveFrom w:id="276" w:author="MIKAWA Kenta" w:date="2026-09-24T17:29:00Z" w16du:dateUtc="2026-09-24T08:29:00Z">
          <w:r w:rsidDel="001B534C">
            <w:rPr>
              <w:rFonts w:ascii="游明朝" w:eastAsia="游明朝" w:hAnsi="游明朝" w:cs="游明朝"/>
              <w:color w:val="222222"/>
              <w:sz w:val="22"/>
              <w:szCs w:val="22"/>
              <w:u w:color="222222"/>
              <w:shd w:val="clear" w:color="auto" w:fill="FFFFFF"/>
              <w:lang w:val="ja-JP"/>
            </w:rPr>
            <w:t>が負であることは，予測したスパイクが最も近い実スパイクより後にあることを意味します．</w:t>
          </w:r>
        </w:moveFrom>
        <w:moveFromRangeEnd w:id="274"/>
      </w:moveFrom>
    </w:p>
    <w:p w14:paraId="46EAF885" w14:textId="3C945831"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ただし，割合の分母について1点補足</w:t>
      </w:r>
      <w:r w:rsidR="005831E9">
        <w:rPr>
          <w:rFonts w:ascii="游明朝" w:eastAsia="游明朝" w:hAnsi="游明朝" w:cs="游明朝" w:hint="eastAsia"/>
          <w:color w:val="222222"/>
          <w:sz w:val="22"/>
          <w:szCs w:val="22"/>
          <w:u w:color="222222"/>
          <w:shd w:val="clear" w:color="auto" w:fill="FFFFFF"/>
          <w:lang w:val="ja-JP"/>
        </w:rPr>
        <w:t>させていただきますと，</w:t>
      </w:r>
      <w:r>
        <w:rPr>
          <w:rFonts w:ascii="游明朝" w:eastAsia="游明朝" w:hAnsi="游明朝" w:cs="游明朝"/>
          <w:color w:val="222222"/>
          <w:sz w:val="22"/>
          <w:szCs w:val="22"/>
          <w:u w:color="222222"/>
          <w:shd w:val="clear" w:color="auto" w:fill="FFFFFF"/>
          <w:lang w:val="ja-JP"/>
        </w:rPr>
        <w:t>分母は予測スパイクとした時点の総数ではなく，そのうち実スパイクと一致しなかったもの，すなわち誤検知の総件数</w:t>
      </w:r>
      <w:r w:rsidR="005831E9">
        <w:rPr>
          <w:rFonts w:ascii="游明朝" w:eastAsia="游明朝" w:hAnsi="游明朝" w:cs="游明朝" w:hint="eastAsia"/>
          <w:color w:val="222222"/>
          <w:sz w:val="22"/>
          <w:szCs w:val="22"/>
          <w:u w:color="222222"/>
          <w:shd w:val="clear" w:color="auto" w:fill="FFFFFF"/>
          <w:lang w:val="ja-JP"/>
        </w:rPr>
        <w:t>となります</w:t>
      </w:r>
      <w:r>
        <w:rPr>
          <w:rFonts w:ascii="游明朝" w:eastAsia="游明朝" w:hAnsi="游明朝" w:cs="游明朝"/>
          <w:color w:val="222222"/>
          <w:sz w:val="22"/>
          <w:szCs w:val="22"/>
          <w:u w:color="222222"/>
          <w:shd w:val="clear" w:color="auto" w:fill="FFFFFF"/>
          <w:lang w:val="ja-JP"/>
        </w:rPr>
        <w:t>．実スパイクと一致した予測スパイクは誤検知に含めないため，</w:t>
      </w:r>
      <m:oMath>
        <m:r>
          <w:rPr>
            <w:rFonts w:ascii="Cambria Math" w:hAnsi="Cambria Math"/>
            <w:sz w:val="22"/>
            <w:szCs w:val="22"/>
          </w:rPr>
          <m:t>Δ=0</m:t>
        </m:r>
      </m:oMath>
      <w:r>
        <w:rPr>
          <w:rFonts w:ascii="游明朝" w:eastAsia="游明朝" w:hAnsi="游明朝" w:cs="游明朝"/>
          <w:color w:val="222222"/>
          <w:sz w:val="22"/>
          <w:szCs w:val="22"/>
          <w:u w:color="222222"/>
          <w:shd w:val="clear" w:color="auto" w:fill="FFFFFF"/>
          <w:lang w:val="ja-JP"/>
        </w:rPr>
        <w:t>の割合は定義上0となります．見逃しも同様に，予測できなかった実スパイクの総件数を分母としております．</w:t>
      </w:r>
      <w:r w:rsidR="005831E9">
        <w:rPr>
          <w:rFonts w:ascii="游明朝" w:eastAsia="游明朝" w:hAnsi="游明朝" w:cs="游明朝" w:hint="eastAsia"/>
          <w:color w:val="222222"/>
          <w:sz w:val="22"/>
          <w:szCs w:val="22"/>
          <w:u w:color="222222"/>
          <w:shd w:val="clear" w:color="auto" w:fill="FFFFFF"/>
          <w:lang w:val="ja-JP"/>
        </w:rPr>
        <w:t>読み取りづらい内容となっておりまして，大変申し訳ありませんでした．</w:t>
      </w:r>
    </w:p>
    <w:p w14:paraId="3F4CD059" w14:textId="3A4AD2F3"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改訂稿では</w:t>
      </w:r>
      <w:r w:rsidR="00315218">
        <w:rPr>
          <w:rFonts w:ascii="游明朝" w:eastAsia="游明朝" w:hAnsi="游明朝" w:cs="游明朝" w:hint="eastAsia"/>
          <w:color w:val="222222"/>
          <w:sz w:val="22"/>
          <w:szCs w:val="22"/>
          <w:u w:color="222222"/>
          <w:shd w:val="clear" w:color="auto" w:fill="FFFFFF"/>
          <w:lang w:val="ja-JP"/>
        </w:rPr>
        <w:t>別の査読者からいただきましたご指摘に対応するため，</w:t>
      </w:r>
      <w:r>
        <w:rPr>
          <w:rFonts w:ascii="游明朝" w:eastAsia="游明朝" w:hAnsi="游明朝" w:cs="游明朝"/>
          <w:color w:val="222222"/>
          <w:sz w:val="22"/>
          <w:szCs w:val="22"/>
          <w:u w:color="222222"/>
          <w:shd w:val="clear" w:color="auto" w:fill="FFFFFF"/>
          <w:lang w:val="ja-JP"/>
        </w:rPr>
        <w:t>表の見やすさを優先し，</w:t>
      </w:r>
      <m:oMath>
        <m:r>
          <w:rPr>
            <w:rFonts w:ascii="Cambria Math" w:hAnsi="Cambria Math"/>
            <w:sz w:val="22"/>
            <w:szCs w:val="22"/>
          </w:rPr>
          <m:t>Δ</m:t>
        </m:r>
      </m:oMath>
      <w:r>
        <w:rPr>
          <w:rFonts w:ascii="游明朝" w:eastAsia="游明朝" w:hAnsi="游明朝" w:cs="游明朝"/>
          <w:color w:val="222222"/>
          <w:sz w:val="22"/>
          <w:szCs w:val="22"/>
          <w:u w:color="222222"/>
          <w:shd w:val="clear" w:color="auto" w:fill="FFFFFF"/>
          <w:lang w:val="ja-JP"/>
        </w:rPr>
        <w:t>を</w:t>
      </w:r>
      <m:oMath>
        <m:r>
          <w:rPr>
            <w:rFonts w:ascii="Cambria Math" w:hAnsi="Cambria Math"/>
            <w:sz w:val="22"/>
            <w:szCs w:val="22"/>
          </w:rPr>
          <m:t>-5</m:t>
        </m:r>
      </m:oMath>
      <w:r>
        <w:rPr>
          <w:rFonts w:ascii="游明朝" w:eastAsia="游明朝" w:hAnsi="游明朝" w:cs="游明朝"/>
          <w:color w:val="222222"/>
          <w:sz w:val="22"/>
          <w:szCs w:val="22"/>
          <w:u w:color="222222"/>
          <w:shd w:val="clear" w:color="auto" w:fill="FFFFFF"/>
          <w:lang w:val="ja-JP"/>
        </w:rPr>
        <w:t>〜</w:t>
      </w:r>
      <m:oMath>
        <m:r>
          <w:rPr>
            <w:rFonts w:ascii="Cambria Math" w:hAnsi="Cambria Math"/>
            <w:sz w:val="22"/>
            <w:szCs w:val="22"/>
          </w:rPr>
          <m:t>+5</m:t>
        </m:r>
      </m:oMath>
      <w:r>
        <w:rPr>
          <w:rFonts w:ascii="游明朝" w:eastAsia="游明朝" w:hAnsi="游明朝" w:cs="游明朝"/>
          <w:color w:val="222222"/>
          <w:sz w:val="22"/>
          <w:szCs w:val="22"/>
          <w:u w:color="222222"/>
          <w:shd w:val="clear" w:color="auto" w:fill="FFFFFF"/>
          <w:lang w:val="ja-JP"/>
        </w:rPr>
        <w:t>日の範囲にまとめております．前の原稿の</w:t>
      </w:r>
      <m:oMath>
        <m:r>
          <w:rPr>
            <w:rFonts w:ascii="Cambria Math" w:hAnsi="Cambria Math"/>
            <w:sz w:val="22"/>
            <w:szCs w:val="22"/>
          </w:rPr>
          <m:t>Δ=-10</m:t>
        </m:r>
      </m:oMath>
      <w:r>
        <w:rPr>
          <w:rFonts w:ascii="游明朝" w:eastAsia="游明朝" w:hAnsi="游明朝" w:cs="游明朝"/>
          <w:color w:val="222222"/>
          <w:sz w:val="22"/>
          <w:szCs w:val="22"/>
          <w:u w:color="222222"/>
          <w:shd w:val="clear" w:color="auto" w:fill="FFFFFF"/>
          <w:lang w:val="ja-JP"/>
        </w:rPr>
        <w:t>に相当するのは，改訂稿では</w:t>
      </w:r>
      <m:oMath>
        <m:r>
          <w:rPr>
            <w:rFonts w:ascii="Cambria Math" w:hAnsi="Cambria Math"/>
            <w:sz w:val="22"/>
            <w:szCs w:val="22"/>
          </w:rPr>
          <m:t>Δ≤-5</m:t>
        </m:r>
      </m:oMath>
      <w:r>
        <w:rPr>
          <w:rFonts w:ascii="游明朝" w:eastAsia="游明朝" w:hAnsi="游明朝" w:cs="游明朝"/>
          <w:color w:val="222222"/>
          <w:sz w:val="22"/>
          <w:szCs w:val="22"/>
          <w:u w:color="222222"/>
          <w:shd w:val="clear" w:color="auto" w:fill="FFFFFF"/>
          <w:lang w:val="ja-JP"/>
        </w:rPr>
        <w:t>の列，すなわち実スパイクより5日以上後に出された誤検知の割合です．</w:t>
      </w:r>
    </w:p>
    <w:p w14:paraId="00E1AB7F" w14:textId="395BC3FF" w:rsidR="007109C2" w:rsidRDefault="00315218">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hint="eastAsia"/>
          <w:color w:val="222222"/>
          <w:sz w:val="22"/>
          <w:szCs w:val="22"/>
          <w:u w:color="222222"/>
          <w:shd w:val="clear" w:color="auto" w:fill="FFFFFF"/>
          <w:lang w:val="ja-JP"/>
        </w:rPr>
        <w:t>算出方法を具体的に示すため，</w:t>
      </w:r>
      <w:r w:rsidR="0041754F">
        <w:rPr>
          <w:rFonts w:ascii="游明朝" w:eastAsia="游明朝" w:hAnsi="游明朝" w:cs="游明朝"/>
          <w:color w:val="222222"/>
          <w:sz w:val="22"/>
          <w:szCs w:val="22"/>
          <w:u w:color="222222"/>
          <w:shd w:val="clear" w:color="auto" w:fill="FFFFFF"/>
          <w:lang w:val="ja-JP"/>
        </w:rPr>
        <w:t>簡単な例を</w:t>
      </w:r>
      <w:r>
        <w:rPr>
          <w:rFonts w:ascii="游明朝" w:eastAsia="游明朝" w:hAnsi="游明朝" w:cs="游明朝" w:hint="eastAsia"/>
          <w:color w:val="222222"/>
          <w:sz w:val="22"/>
          <w:szCs w:val="22"/>
          <w:u w:color="222222"/>
          <w:shd w:val="clear" w:color="auto" w:fill="FFFFFF"/>
          <w:lang w:val="ja-JP"/>
        </w:rPr>
        <w:t>記載させていただきます</w:t>
      </w:r>
      <w:r w:rsidR="0041754F">
        <w:rPr>
          <w:rFonts w:ascii="游明朝" w:eastAsia="游明朝" w:hAnsi="游明朝" w:cs="游明朝" w:hint="eastAsia"/>
          <w:color w:val="222222"/>
          <w:sz w:val="22"/>
          <w:szCs w:val="22"/>
          <w:u w:color="222222"/>
          <w:shd w:val="clear" w:color="auto" w:fill="FFFFFF"/>
          <w:lang w:val="ja-JP"/>
        </w:rPr>
        <w:t>．</w:t>
      </w:r>
      <w:r w:rsidR="0041754F">
        <w:rPr>
          <w:rFonts w:ascii="游明朝" w:eastAsia="游明朝" w:hAnsi="游明朝" w:cs="游明朝"/>
          <w:color w:val="222222"/>
          <w:sz w:val="22"/>
          <w:szCs w:val="22"/>
          <w:u w:color="222222"/>
          <w:shd w:val="clear" w:color="auto" w:fill="FFFFFF"/>
          <w:lang w:val="ja-JP"/>
        </w:rPr>
        <w:t>ある書名</w:t>
      </w:r>
      <w:r>
        <w:rPr>
          <w:rFonts w:ascii="游明朝" w:eastAsia="游明朝" w:hAnsi="游明朝" w:cs="游明朝" w:hint="eastAsia"/>
          <w:color w:val="222222"/>
          <w:sz w:val="22"/>
          <w:szCs w:val="22"/>
          <w:u w:color="222222"/>
          <w:shd w:val="clear" w:color="auto" w:fill="FFFFFF"/>
          <w:lang w:val="ja-JP"/>
        </w:rPr>
        <w:t>について</w:t>
      </w:r>
      <w:r w:rsidR="0041754F">
        <w:rPr>
          <w:rFonts w:ascii="游明朝" w:eastAsia="游明朝" w:hAnsi="游明朝" w:cs="游明朝"/>
          <w:color w:val="222222"/>
          <w:sz w:val="22"/>
          <w:szCs w:val="22"/>
          <w:u w:color="222222"/>
          <w:shd w:val="clear" w:color="auto" w:fill="FFFFFF"/>
          <w:lang w:val="ja-JP"/>
        </w:rPr>
        <w:t>，実スパイクが20日目のみ</w:t>
      </w:r>
      <w:r>
        <w:rPr>
          <w:rFonts w:ascii="游明朝" w:eastAsia="游明朝" w:hAnsi="游明朝" w:cs="游明朝" w:hint="eastAsia"/>
          <w:color w:val="222222"/>
          <w:sz w:val="22"/>
          <w:szCs w:val="22"/>
          <w:u w:color="222222"/>
          <w:shd w:val="clear" w:color="auto" w:fill="FFFFFF"/>
          <w:lang w:val="ja-JP"/>
        </w:rPr>
        <w:t>に観測され</w:t>
      </w:r>
      <w:r w:rsidR="0041754F">
        <w:rPr>
          <w:rFonts w:ascii="游明朝" w:eastAsia="游明朝" w:hAnsi="游明朝" w:cs="游明朝"/>
          <w:color w:val="222222"/>
          <w:sz w:val="22"/>
          <w:szCs w:val="22"/>
          <w:u w:color="222222"/>
          <w:shd w:val="clear" w:color="auto" w:fill="FFFFFF"/>
          <w:lang w:val="ja-JP"/>
        </w:rPr>
        <w:t>，予測スパイクが17日目と25日目</w:t>
      </w:r>
      <w:r>
        <w:rPr>
          <w:rFonts w:ascii="游明朝" w:eastAsia="游明朝" w:hAnsi="游明朝" w:cs="游明朝" w:hint="eastAsia"/>
          <w:color w:val="222222"/>
          <w:sz w:val="22"/>
          <w:szCs w:val="22"/>
          <w:u w:color="222222"/>
          <w:shd w:val="clear" w:color="auto" w:fill="FFFFFF"/>
          <w:lang w:val="ja-JP"/>
        </w:rPr>
        <w:t>に観測された</w:t>
      </w:r>
      <w:r w:rsidR="0041754F">
        <w:rPr>
          <w:rFonts w:ascii="游明朝" w:eastAsia="游明朝" w:hAnsi="游明朝" w:cs="游明朝"/>
          <w:color w:val="222222"/>
          <w:sz w:val="22"/>
          <w:szCs w:val="22"/>
          <w:u w:color="222222"/>
          <w:shd w:val="clear" w:color="auto" w:fill="FFFFFF"/>
          <w:lang w:val="ja-JP"/>
        </w:rPr>
        <w:t>とします．17日目の予測は実スパイクと一致しないため誤検知</w:t>
      </w:r>
      <w:r>
        <w:rPr>
          <w:rFonts w:ascii="游明朝" w:eastAsia="游明朝" w:hAnsi="游明朝" w:cs="游明朝" w:hint="eastAsia"/>
          <w:color w:val="222222"/>
          <w:sz w:val="22"/>
          <w:szCs w:val="22"/>
          <w:u w:color="222222"/>
          <w:shd w:val="clear" w:color="auto" w:fill="FFFFFF"/>
          <w:lang w:val="ja-JP"/>
        </w:rPr>
        <w:t>となり</w:t>
      </w:r>
      <w:r w:rsidR="0041754F">
        <w:rPr>
          <w:rFonts w:ascii="游明朝" w:eastAsia="游明朝" w:hAnsi="游明朝" w:cs="游明朝"/>
          <w:color w:val="222222"/>
          <w:sz w:val="22"/>
          <w:szCs w:val="22"/>
          <w:u w:color="222222"/>
          <w:shd w:val="clear" w:color="auto" w:fill="FFFFFF"/>
          <w:lang w:val="ja-JP"/>
        </w:rPr>
        <w:t>，最も近い実スパイクは20日目</w:t>
      </w:r>
      <w:r>
        <w:rPr>
          <w:rFonts w:ascii="游明朝" w:eastAsia="游明朝" w:hAnsi="游明朝" w:cs="游明朝" w:hint="eastAsia"/>
          <w:color w:val="222222"/>
          <w:sz w:val="22"/>
          <w:szCs w:val="22"/>
          <w:u w:color="222222"/>
          <w:shd w:val="clear" w:color="auto" w:fill="FFFFFF"/>
          <w:lang w:val="ja-JP"/>
        </w:rPr>
        <w:t>となることか</w:t>
      </w:r>
      <w:r w:rsidR="0041754F">
        <w:rPr>
          <w:rFonts w:ascii="游明朝" w:eastAsia="游明朝" w:hAnsi="游明朝" w:cs="游明朝"/>
          <w:color w:val="222222"/>
          <w:sz w:val="22"/>
          <w:szCs w:val="22"/>
          <w:u w:color="222222"/>
          <w:shd w:val="clear" w:color="auto" w:fill="FFFFFF"/>
          <w:lang w:val="ja-JP"/>
        </w:rPr>
        <w:t>ら</w:t>
      </w:r>
      <m:oMath>
        <m:r>
          <w:rPr>
            <w:rFonts w:ascii="Cambria Math" w:hAnsi="Cambria Math"/>
            <w:sz w:val="22"/>
            <w:szCs w:val="22"/>
          </w:rPr>
          <m:t>Δ=20-17=+3</m:t>
        </m:r>
      </m:oMath>
      <w:r>
        <w:rPr>
          <w:rFonts w:ascii="游明朝" w:eastAsia="游明朝" w:hAnsi="游明朝" w:cs="游明朝" w:hint="eastAsia"/>
          <w:color w:val="222222"/>
          <w:sz w:val="22"/>
          <w:szCs w:val="22"/>
          <w:u w:color="222222"/>
          <w:shd w:val="clear" w:color="auto" w:fill="FFFFFF"/>
          <w:lang w:val="ja-JP"/>
        </w:rPr>
        <w:t>と計算することができます</w:t>
      </w:r>
      <w:r w:rsidR="0041754F">
        <w:rPr>
          <w:rFonts w:ascii="游明朝" w:eastAsia="游明朝" w:hAnsi="游明朝" w:cs="游明朝"/>
          <w:color w:val="222222"/>
          <w:sz w:val="22"/>
          <w:szCs w:val="22"/>
          <w:u w:color="222222"/>
          <w:shd w:val="clear" w:color="auto" w:fill="FFFFFF"/>
          <w:lang w:val="ja-JP"/>
        </w:rPr>
        <w:t>．</w:t>
      </w:r>
      <w:r>
        <w:rPr>
          <w:rFonts w:ascii="游明朝" w:eastAsia="游明朝" w:hAnsi="游明朝" w:cs="游明朝" w:hint="eastAsia"/>
          <w:color w:val="222222"/>
          <w:sz w:val="22"/>
          <w:szCs w:val="22"/>
          <w:u w:color="222222"/>
          <w:shd w:val="clear" w:color="auto" w:fill="FFFFFF"/>
          <w:lang w:val="ja-JP"/>
        </w:rPr>
        <w:t>同様に，</w:t>
      </w:r>
      <w:r w:rsidR="0041754F">
        <w:rPr>
          <w:rFonts w:ascii="游明朝" w:eastAsia="游明朝" w:hAnsi="游明朝" w:cs="游明朝"/>
          <w:color w:val="222222"/>
          <w:sz w:val="22"/>
          <w:szCs w:val="22"/>
          <w:u w:color="222222"/>
          <w:shd w:val="clear" w:color="auto" w:fill="FFFFFF"/>
          <w:lang w:val="ja-JP"/>
        </w:rPr>
        <w:t>25日目の予測</w:t>
      </w:r>
      <w:r>
        <w:rPr>
          <w:rFonts w:ascii="游明朝" w:eastAsia="游明朝" w:hAnsi="游明朝" w:cs="游明朝" w:hint="eastAsia"/>
          <w:color w:val="222222"/>
          <w:sz w:val="22"/>
          <w:szCs w:val="22"/>
          <w:u w:color="222222"/>
          <w:shd w:val="clear" w:color="auto" w:fill="FFFFFF"/>
          <w:lang w:val="ja-JP"/>
        </w:rPr>
        <w:t>について</w:t>
      </w:r>
      <w:r w:rsidR="0041754F">
        <w:rPr>
          <w:rFonts w:ascii="游明朝" w:eastAsia="游明朝" w:hAnsi="游明朝" w:cs="游明朝"/>
          <w:color w:val="222222"/>
          <w:sz w:val="22"/>
          <w:szCs w:val="22"/>
          <w:u w:color="222222"/>
          <w:shd w:val="clear" w:color="auto" w:fill="FFFFFF"/>
          <w:lang w:val="ja-JP"/>
        </w:rPr>
        <w:t>も誤検知で</w:t>
      </w:r>
      <w:r>
        <w:rPr>
          <w:rFonts w:ascii="游明朝" w:eastAsia="游明朝" w:hAnsi="游明朝" w:cs="游明朝" w:hint="eastAsia"/>
          <w:color w:val="222222"/>
          <w:sz w:val="22"/>
          <w:szCs w:val="22"/>
          <w:u w:color="222222"/>
          <w:shd w:val="clear" w:color="auto" w:fill="FFFFFF"/>
          <w:lang w:val="ja-JP"/>
        </w:rPr>
        <w:t>あり，</w:t>
      </w:r>
      <m:oMath>
        <m:r>
          <w:rPr>
            <w:rFonts w:ascii="Cambria Math" w:hAnsi="Cambria Math" w:hint="eastAsia"/>
            <w:sz w:val="22"/>
            <w:szCs w:val="22"/>
          </w:rPr>
          <m:t>Δ</m:t>
        </m:r>
        <m:r>
          <w:rPr>
            <w:rFonts w:ascii="Cambria Math" w:hAnsi="Cambria Math"/>
            <w:sz w:val="22"/>
            <w:szCs w:val="22"/>
          </w:rPr>
          <m:t>=20-25=-5</m:t>
        </m:r>
      </m:oMath>
      <w:r w:rsidR="0041754F">
        <w:rPr>
          <w:rFonts w:ascii="游明朝" w:eastAsia="游明朝" w:hAnsi="游明朝" w:cs="游明朝"/>
          <w:color w:val="222222"/>
          <w:sz w:val="22"/>
          <w:szCs w:val="22"/>
          <w:u w:color="222222"/>
          <w:shd w:val="clear" w:color="auto" w:fill="FFFFFF"/>
          <w:lang w:val="ja-JP"/>
        </w:rPr>
        <w:t>です．一方，20日目の実スパイクは</w:t>
      </w:r>
      <w:r>
        <w:rPr>
          <w:rFonts w:ascii="游明朝" w:eastAsia="游明朝" w:hAnsi="游明朝" w:cs="游明朝" w:hint="eastAsia"/>
          <w:color w:val="222222"/>
          <w:sz w:val="22"/>
          <w:szCs w:val="22"/>
          <w:u w:color="222222"/>
          <w:shd w:val="clear" w:color="auto" w:fill="FFFFFF"/>
          <w:lang w:val="ja-JP"/>
        </w:rPr>
        <w:t>正しく</w:t>
      </w:r>
      <w:r w:rsidR="0041754F">
        <w:rPr>
          <w:rFonts w:ascii="游明朝" w:eastAsia="游明朝" w:hAnsi="游明朝" w:cs="游明朝"/>
          <w:color w:val="222222"/>
          <w:sz w:val="22"/>
          <w:szCs w:val="22"/>
          <w:u w:color="222222"/>
          <w:shd w:val="clear" w:color="auto" w:fill="FFFFFF"/>
          <w:lang w:val="ja-JP"/>
        </w:rPr>
        <w:t>予測できていないため見逃し</w:t>
      </w:r>
      <w:r>
        <w:rPr>
          <w:rFonts w:ascii="游明朝" w:eastAsia="游明朝" w:hAnsi="游明朝" w:cs="游明朝" w:hint="eastAsia"/>
          <w:color w:val="222222"/>
          <w:sz w:val="22"/>
          <w:szCs w:val="22"/>
          <w:u w:color="222222"/>
          <w:shd w:val="clear" w:color="auto" w:fill="FFFFFF"/>
          <w:lang w:val="ja-JP"/>
        </w:rPr>
        <w:t>となり</w:t>
      </w:r>
      <w:r w:rsidR="0041754F">
        <w:rPr>
          <w:rFonts w:ascii="游明朝" w:eastAsia="游明朝" w:hAnsi="游明朝" w:cs="游明朝"/>
          <w:color w:val="222222"/>
          <w:sz w:val="22"/>
          <w:szCs w:val="22"/>
          <w:u w:color="222222"/>
          <w:shd w:val="clear" w:color="auto" w:fill="FFFFFF"/>
          <w:lang w:val="ja-JP"/>
        </w:rPr>
        <w:t>，最も近い予測スパイクは17日目</w:t>
      </w:r>
      <w:r>
        <w:rPr>
          <w:rFonts w:ascii="游明朝" w:eastAsia="游明朝" w:hAnsi="游明朝" w:cs="游明朝" w:hint="eastAsia"/>
          <w:color w:val="222222"/>
          <w:sz w:val="22"/>
          <w:szCs w:val="22"/>
          <w:u w:color="222222"/>
          <w:shd w:val="clear" w:color="auto" w:fill="FFFFFF"/>
          <w:lang w:val="ja-JP"/>
        </w:rPr>
        <w:t>となることから</w:t>
      </w:r>
      <m:oMath>
        <m:r>
          <w:rPr>
            <w:rFonts w:ascii="Cambria Math" w:hAnsi="Cambria Math"/>
            <w:sz w:val="22"/>
            <w:szCs w:val="22"/>
          </w:rPr>
          <m:t>Δ=20-17=+3</m:t>
        </m:r>
      </m:oMath>
      <w:r w:rsidR="0041754F">
        <w:rPr>
          <w:rFonts w:ascii="游明朝" w:eastAsia="游明朝" w:hAnsi="游明朝" w:cs="游明朝"/>
          <w:color w:val="222222"/>
          <w:sz w:val="22"/>
          <w:szCs w:val="22"/>
          <w:u w:color="222222"/>
          <w:shd w:val="clear" w:color="auto" w:fill="FFFFFF"/>
          <w:lang w:val="ja-JP"/>
        </w:rPr>
        <w:t>と</w:t>
      </w:r>
      <w:r>
        <w:rPr>
          <w:rFonts w:ascii="游明朝" w:eastAsia="游明朝" w:hAnsi="游明朝" w:cs="游明朝" w:hint="eastAsia"/>
          <w:color w:val="222222"/>
          <w:sz w:val="22"/>
          <w:szCs w:val="22"/>
          <w:u w:color="222222"/>
          <w:shd w:val="clear" w:color="auto" w:fill="FFFFFF"/>
          <w:lang w:val="ja-JP"/>
        </w:rPr>
        <w:t>計算を行うことができます</w:t>
      </w:r>
      <w:r w:rsidR="0041754F">
        <w:rPr>
          <w:rFonts w:ascii="游明朝" w:eastAsia="游明朝" w:hAnsi="游明朝" w:cs="游明朝"/>
          <w:color w:val="222222"/>
          <w:sz w:val="22"/>
          <w:szCs w:val="22"/>
          <w:u w:color="222222"/>
          <w:shd w:val="clear" w:color="auto" w:fill="FFFFFF"/>
          <w:lang w:val="ja-JP"/>
        </w:rPr>
        <w:t>．</w:t>
      </w:r>
    </w:p>
    <w:p w14:paraId="6C7CCD59" w14:textId="3E48BFA6"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このように求めた</w:t>
      </w:r>
      <m:oMath>
        <m:r>
          <w:rPr>
            <w:rFonts w:ascii="Cambria Math" w:hAnsi="Cambria Math"/>
            <w:sz w:val="22"/>
            <w:szCs w:val="22"/>
          </w:rPr>
          <m:t>Δ</m:t>
        </m:r>
      </m:oMath>
      <w:r>
        <w:rPr>
          <w:rFonts w:ascii="游明朝" w:eastAsia="游明朝" w:hAnsi="游明朝" w:cs="游明朝"/>
          <w:color w:val="222222"/>
          <w:sz w:val="22"/>
          <w:szCs w:val="22"/>
          <w:u w:color="222222"/>
          <w:shd w:val="clear" w:color="auto" w:fill="FFFFFF"/>
          <w:lang w:val="ja-JP"/>
        </w:rPr>
        <w:t>を，実スパイクと予測スパイクがともに1つ以上ある書名について全系列分集め，</w:t>
      </w:r>
      <m:oMath>
        <m:r>
          <w:rPr>
            <w:rFonts w:ascii="Cambria Math" w:hAnsi="Cambria Math"/>
            <w:sz w:val="22"/>
            <w:szCs w:val="22"/>
          </w:rPr>
          <m:t>Δ</m:t>
        </m:r>
      </m:oMath>
      <w:r>
        <w:rPr>
          <w:rFonts w:ascii="游明朝" w:eastAsia="游明朝" w:hAnsi="游明朝" w:cs="游明朝"/>
          <w:color w:val="222222"/>
          <w:sz w:val="22"/>
          <w:szCs w:val="22"/>
          <w:u w:color="222222"/>
          <w:shd w:val="clear" w:color="auto" w:fill="FFFFFF"/>
          <w:lang w:val="ja-JP"/>
        </w:rPr>
        <w:t>ごとの件数を誤検知・見逃しそれぞれの総件数で割ったものが表の値</w:t>
      </w:r>
      <w:r w:rsidR="00315218">
        <w:rPr>
          <w:rFonts w:ascii="游明朝" w:eastAsia="游明朝" w:hAnsi="游明朝" w:cs="游明朝" w:hint="eastAsia"/>
          <w:color w:val="222222"/>
          <w:sz w:val="22"/>
          <w:szCs w:val="22"/>
          <w:u w:color="222222"/>
          <w:shd w:val="clear" w:color="auto" w:fill="FFFFFF"/>
          <w:lang w:val="ja-JP"/>
        </w:rPr>
        <w:t>となります</w:t>
      </w:r>
      <w:r>
        <w:rPr>
          <w:rFonts w:ascii="游明朝" w:eastAsia="游明朝" w:hAnsi="游明朝" w:cs="游明朝"/>
          <w:color w:val="222222"/>
          <w:sz w:val="22"/>
          <w:szCs w:val="22"/>
          <w:u w:color="222222"/>
          <w:shd w:val="clear" w:color="auto" w:fill="FFFFFF"/>
          <w:lang w:val="ja-JP"/>
        </w:rPr>
        <w:t>．いずれか一方でも存在しない書名は，最も近い相手</w:t>
      </w:r>
      <w:r w:rsidR="00315218">
        <w:rPr>
          <w:rFonts w:ascii="游明朝" w:eastAsia="游明朝" w:hAnsi="游明朝" w:cs="游明朝" w:hint="eastAsia"/>
          <w:color w:val="222222"/>
          <w:sz w:val="22"/>
          <w:szCs w:val="22"/>
          <w:u w:color="222222"/>
          <w:shd w:val="clear" w:color="auto" w:fill="FFFFFF"/>
          <w:lang w:val="ja-JP"/>
        </w:rPr>
        <w:t>スパイク</w:t>
      </w:r>
      <w:r>
        <w:rPr>
          <w:rFonts w:ascii="游明朝" w:eastAsia="游明朝" w:hAnsi="游明朝" w:cs="游明朝"/>
          <w:color w:val="222222"/>
          <w:sz w:val="22"/>
          <w:szCs w:val="22"/>
          <w:u w:color="222222"/>
          <w:shd w:val="clear" w:color="auto" w:fill="FFFFFF"/>
          <w:lang w:val="ja-JP"/>
        </w:rPr>
        <w:t>が定まらないため対象外としております．</w:t>
      </w:r>
    </w:p>
    <w:p w14:paraId="1EB5EFF6"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以上を，5.3 実験設定に式と例を用いて明記いたしました．</w:t>
      </w:r>
    </w:p>
    <w:p w14:paraId="44C380FD"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1B3854D6" w14:textId="77777777" w:rsidR="007109C2" w:rsidRDefault="0041754F">
      <w:pPr>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新原稿 p.6 右カラム，5.3 実験設定（記載の修正・追加）：</w:t>
      </w:r>
    </w:p>
    <w:p w14:paraId="3C93B144" w14:textId="77777777" w:rsidR="003D5FEE" w:rsidRDefault="00000000">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予測した各スパイクについては最も近い実スパイクとの時間差を，実際の各スパイクについては最も近い予測スパイクとの時間差を符号付きの日数</w:t>
      </w:r>
      <m:oMath>
        <m:r>
          <w:rPr>
            <w:rFonts w:ascii="Cambria Math" w:hAnsi="Cambria Math"/>
            <w:sz w:val="22"/>
            <w:szCs w:val="22"/>
          </w:rPr>
          <m:t>Δ</m:t>
        </m:r>
      </m:oMath>
      <w:r>
        <w:rPr>
          <w:rFonts w:ascii="游明朝" w:eastAsia="游明朝" w:hAnsi="游明朝" w:cs="游明朝"/>
          <w:color w:val="000000" w:themeColor="text1"/>
          <w:sz w:val="22"/>
          <w:szCs w:val="22"/>
          <w:u w:color="222222"/>
          <w:shd w:val="clear" w:color="auto" w:fill="FFFFFF"/>
          <w:lang w:val="ja-JP"/>
        </w:rPr>
        <w:t>として求める．前者の分布を誤検知，後者の分布を見逃しと呼ぶ．</w:t>
      </w:r>
    </w:p>
    <w:p w14:paraId="5B1B50EF"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ある系列において，実スパイクの日を</w:t>
      </w:r>
      <m:oMath>
        <m:r>
          <w:rPr>
            <w:rFonts w:ascii="Cambria Math" w:hAnsi="Cambria Math"/>
            <w:sz w:val="22"/>
            <w:szCs w:val="22"/>
          </w:rPr>
          <m:t>a</m:t>
        </m:r>
      </m:oMath>
      <w:r>
        <w:rPr>
          <w:rFonts w:ascii="游明朝" w:eastAsia="游明朝" w:hAnsi="游明朝" w:cs="游明朝"/>
          <w:color w:val="000000" w:themeColor="text1"/>
          <w:sz w:val="22"/>
          <w:szCs w:val="22"/>
          <w:u w:color="222222"/>
          <w:shd w:val="clear" w:color="auto" w:fill="FFFFFF"/>
          <w:lang w:val="ja-JP"/>
        </w:rPr>
        <w:t>，予測スパイクの日を</w:t>
      </w:r>
      <m:oMath>
        <m:acc>
          <m:accPr>
            <m:ctrlPr>
              <w:rPr>
                <w:rFonts w:ascii="Cambria Math" w:hAnsi="Cambria Math"/>
                <w:i/>
              </w:rPr>
            </m:ctrlPr>
          </m:accPr>
          <m:e>
            <m:r>
              <w:rPr>
                <w:rFonts w:ascii="Cambria Math" w:hAnsi="Cambria Math"/>
                <w:sz w:val="22"/>
                <w:szCs w:val="22"/>
              </w:rPr>
              <m:t>a</m:t>
            </m:r>
          </m:e>
        </m:acc>
      </m:oMath>
      <w:r>
        <w:rPr>
          <w:rFonts w:ascii="游明朝" w:eastAsia="游明朝" w:hAnsi="游明朝" w:cs="游明朝"/>
          <w:color w:val="000000" w:themeColor="text1"/>
          <w:sz w:val="22"/>
          <w:szCs w:val="22"/>
          <w:u w:color="222222"/>
          <w:shd w:val="clear" w:color="auto" w:fill="FFFFFF"/>
          <w:lang w:val="ja-JP"/>
        </w:rPr>
        <w:t>と表す．実スパイクと一致した予測スパイクは誤検知に含めず，予測できた実スパイクは見逃しに含めない．誤検知については予測スパイクの日</w:t>
      </w:r>
      <m:oMath>
        <m:acc>
          <m:accPr>
            <m:ctrlPr>
              <w:rPr>
                <w:rFonts w:ascii="Cambria Math" w:hAnsi="Cambria Math"/>
                <w:i/>
              </w:rPr>
            </m:ctrlPr>
          </m:accPr>
          <m:e>
            <m:r>
              <w:rPr>
                <w:rFonts w:ascii="Cambria Math" w:hAnsi="Cambria Math"/>
                <w:sz w:val="22"/>
                <w:szCs w:val="22"/>
              </w:rPr>
              <m:t>a</m:t>
            </m:r>
          </m:e>
        </m:acc>
      </m:oMath>
      <w:r>
        <w:rPr>
          <w:rFonts w:ascii="游明朝" w:eastAsia="游明朝" w:hAnsi="游明朝" w:cs="游明朝"/>
          <w:color w:val="000000" w:themeColor="text1"/>
          <w:sz w:val="22"/>
          <w:szCs w:val="22"/>
          <w:u w:color="222222"/>
          <w:shd w:val="clear" w:color="auto" w:fill="FFFFFF"/>
          <w:lang w:val="ja-JP"/>
        </w:rPr>
        <w:t>に最も近い実スパイクの日</w:t>
      </w:r>
      <m:oMath>
        <m:r>
          <w:rPr>
            <w:rFonts w:ascii="Cambria Math" w:hAnsi="Cambria Math"/>
            <w:sz w:val="22"/>
            <w:szCs w:val="22"/>
          </w:rPr>
          <m:t>a</m:t>
        </m:r>
      </m:oMath>
      <w:r>
        <w:rPr>
          <w:rFonts w:ascii="游明朝" w:eastAsia="游明朝" w:hAnsi="游明朝" w:cs="游明朝"/>
          <w:color w:val="000000" w:themeColor="text1"/>
          <w:sz w:val="22"/>
          <w:szCs w:val="22"/>
          <w:u w:color="222222"/>
          <w:shd w:val="clear" w:color="auto" w:fill="FFFFFF"/>
          <w:lang w:val="ja-JP"/>
        </w:rPr>
        <w:t>をとり，見逃しについては実スパイクの日</w:t>
      </w:r>
      <m:oMath>
        <m:r>
          <w:rPr>
            <w:rFonts w:ascii="Cambria Math" w:hAnsi="Cambria Math"/>
            <w:sz w:val="22"/>
            <w:szCs w:val="22"/>
          </w:rPr>
          <m:t>a</m:t>
        </m:r>
      </m:oMath>
      <w:r>
        <w:rPr>
          <w:rFonts w:ascii="游明朝" w:eastAsia="游明朝" w:hAnsi="游明朝" w:cs="游明朝"/>
          <w:color w:val="000000" w:themeColor="text1"/>
          <w:sz w:val="22"/>
          <w:szCs w:val="22"/>
          <w:u w:color="222222"/>
          <w:shd w:val="clear" w:color="auto" w:fill="FFFFFF"/>
          <w:lang w:val="ja-JP"/>
        </w:rPr>
        <w:t>に最も近い予測スパイクの日</w:t>
      </w:r>
      <m:oMath>
        <m:acc>
          <m:accPr>
            <m:ctrlPr>
              <w:rPr>
                <w:rFonts w:ascii="Cambria Math" w:hAnsi="Cambria Math"/>
                <w:i/>
              </w:rPr>
            </m:ctrlPr>
          </m:accPr>
          <m:e>
            <m:r>
              <w:rPr>
                <w:rFonts w:ascii="Cambria Math" w:hAnsi="Cambria Math"/>
                <w:sz w:val="22"/>
                <w:szCs w:val="22"/>
              </w:rPr>
              <m:t>a</m:t>
            </m:r>
          </m:e>
        </m:acc>
      </m:oMath>
      <w:r>
        <w:rPr>
          <w:rFonts w:ascii="游明朝" w:eastAsia="游明朝" w:hAnsi="游明朝" w:cs="游明朝"/>
          <w:color w:val="000000" w:themeColor="text1"/>
          <w:sz w:val="22"/>
          <w:szCs w:val="22"/>
          <w:u w:color="222222"/>
          <w:shd w:val="clear" w:color="auto" w:fill="FFFFFF"/>
          <w:lang w:val="ja-JP"/>
        </w:rPr>
        <w:t>をとって，いずれも</w:t>
      </w:r>
    </w:p>
    <w:p w14:paraId="5404591B" w14:textId="77777777" w:rsidR="00775947" w:rsidRDefault="00000000">
      <w:pPr>
        <w:ind w:leftChars="202" w:left="424"/>
        <w:jc w:val="center"/>
        <w:rPr>
          <w:rFonts w:ascii="游明朝" w:eastAsia="游明朝" w:hAnsi="游明朝" w:cs="游明朝"/>
          <w:color w:val="000000" w:themeColor="text1"/>
          <w:sz w:val="22"/>
          <w:szCs w:val="22"/>
          <w:u w:color="222222"/>
          <w:shd w:val="clear" w:color="auto" w:fill="FFFFFF"/>
          <w:lang w:val="ja-JP"/>
        </w:rPr>
      </w:pPr>
      <m:oMathPara>
        <m:oMath>
          <m:r>
            <w:rPr>
              <w:rFonts w:ascii="Cambria Math" w:hAnsi="Cambria Math"/>
              <w:sz w:val="22"/>
              <w:szCs w:val="22"/>
            </w:rPr>
            <m:t>Δ=a-</m:t>
          </m:r>
          <m:acc>
            <m:accPr>
              <m:ctrlPr>
                <w:rPr>
                  <w:rFonts w:ascii="Cambria Math" w:hAnsi="Cambria Math"/>
                  <w:i/>
                </w:rPr>
              </m:ctrlPr>
            </m:accPr>
            <m:e>
              <m:r>
                <w:rPr>
                  <w:rFonts w:ascii="Cambria Math" w:hAnsi="Cambria Math"/>
                  <w:sz w:val="22"/>
                  <w:szCs w:val="22"/>
                </w:rPr>
                <m:t>a</m:t>
              </m:r>
            </m:e>
          </m:acc>
        </m:oMath>
      </m:oMathPara>
    </w:p>
    <w:p w14:paraId="674095B5" w14:textId="77777777" w:rsidR="00775947" w:rsidRDefault="00000000">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とする．</w:t>
      </w:r>
      <m:oMath>
        <m:r>
          <w:rPr>
            <w:rFonts w:ascii="Cambria Math" w:hAnsi="Cambria Math"/>
            <w:sz w:val="22"/>
            <w:szCs w:val="22"/>
          </w:rPr>
          <m:t>Δ</m:t>
        </m:r>
      </m:oMath>
      <w:r>
        <w:rPr>
          <w:rFonts w:ascii="游明朝" w:eastAsia="游明朝" w:hAnsi="游明朝" w:cs="游明朝"/>
          <w:color w:val="000000" w:themeColor="text1"/>
          <w:sz w:val="22"/>
          <w:szCs w:val="22"/>
          <w:u w:color="222222"/>
          <w:shd w:val="clear" w:color="auto" w:fill="FFFFFF"/>
          <w:lang w:val="ja-JP"/>
        </w:rPr>
        <w:t>は予測が実スパイクより前なら正，後なら負となり，</w:t>
      </w:r>
      <m:oMath>
        <m:r>
          <w:rPr>
            <w:rFonts w:ascii="Cambria Math" w:hAnsi="Cambria Math"/>
            <w:sz w:val="22"/>
            <w:szCs w:val="22"/>
          </w:rPr>
          <m:t>|Δ|</m:t>
        </m:r>
      </m:oMath>
      <w:r>
        <w:rPr>
          <w:rFonts w:ascii="游明朝" w:eastAsia="游明朝" w:hAnsi="游明朝" w:cs="游明朝"/>
          <w:color w:val="000000" w:themeColor="text1"/>
          <w:sz w:val="22"/>
          <w:szCs w:val="22"/>
          <w:u w:color="222222"/>
          <w:shd w:val="clear" w:color="auto" w:fill="FFFFFF"/>
          <w:lang w:val="ja-JP"/>
        </w:rPr>
        <w:t>が小さいほど時間的に近く捉えられていることを意味する．なお，実スパイクと予測スパイクがともに1つ以上ある系列のみを対象とする．</w:t>
      </w:r>
    </w:p>
    <w:p w14:paraId="41FCCDB2" w14:textId="72626023"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評価では</w:t>
      </w:r>
      <m:oMath>
        <m:r>
          <w:rPr>
            <w:rFonts w:ascii="Cambria Math" w:hAnsi="Cambria Math"/>
            <w:sz w:val="22"/>
            <w:szCs w:val="22"/>
          </w:rPr>
          <m:t>Δ</m:t>
        </m:r>
      </m:oMath>
      <w:r>
        <w:rPr>
          <w:rFonts w:ascii="游明朝" w:eastAsia="游明朝" w:hAnsi="游明朝" w:cs="游明朝"/>
          <w:color w:val="000000" w:themeColor="text1"/>
          <w:sz w:val="22"/>
          <w:szCs w:val="22"/>
          <w:u w:color="222222"/>
          <w:shd w:val="clear" w:color="auto" w:fill="FFFFFF"/>
          <w:lang w:val="ja-JP"/>
        </w:rPr>
        <w:t>を</w:t>
      </w:r>
      <m:oMath>
        <m:r>
          <w:rPr>
            <w:rFonts w:ascii="Cambria Math" w:hAnsi="Cambria Math"/>
            <w:sz w:val="22"/>
            <w:szCs w:val="22"/>
          </w:rPr>
          <m:t>-5</m:t>
        </m:r>
      </m:oMath>
      <w:r>
        <w:rPr>
          <w:rFonts w:ascii="游明朝" w:eastAsia="游明朝" w:hAnsi="游明朝" w:cs="游明朝"/>
          <w:color w:val="000000" w:themeColor="text1"/>
          <w:sz w:val="22"/>
          <w:szCs w:val="22"/>
          <w:u w:color="222222"/>
          <w:shd w:val="clear" w:color="auto" w:fill="FFFFFF"/>
          <w:lang w:val="ja-JP"/>
        </w:rPr>
        <w:t>〜</w:t>
      </w:r>
      <m:oMath>
        <m:r>
          <w:rPr>
            <w:rFonts w:ascii="Cambria Math" w:hAnsi="Cambria Math"/>
            <w:sz w:val="22"/>
            <w:szCs w:val="22"/>
          </w:rPr>
          <m:t>+5</m:t>
        </m:r>
      </m:oMath>
      <w:r>
        <w:rPr>
          <w:rFonts w:ascii="游明朝" w:eastAsia="游明朝" w:hAnsi="游明朝" w:cs="游明朝"/>
          <w:color w:val="000000" w:themeColor="text1"/>
          <w:sz w:val="22"/>
          <w:szCs w:val="22"/>
          <w:u w:color="222222"/>
          <w:shd w:val="clear" w:color="auto" w:fill="FFFFFF"/>
          <w:lang w:val="ja-JP"/>
        </w:rPr>
        <w:t>日の範囲で集計し（両端は</w:t>
      </w:r>
      <m:oMath>
        <m:r>
          <w:rPr>
            <w:rFonts w:ascii="Cambria Math" w:hAnsi="Cambria Math"/>
            <w:sz w:val="22"/>
            <w:szCs w:val="22"/>
          </w:rPr>
          <m:t>|Δ|≥5</m:t>
        </m:r>
      </m:oMath>
      <w:r>
        <w:rPr>
          <w:rFonts w:ascii="游明朝" w:eastAsia="游明朝" w:hAnsi="游明朝" w:cs="游明朝"/>
          <w:color w:val="000000" w:themeColor="text1"/>
          <w:sz w:val="22"/>
          <w:szCs w:val="22"/>
          <w:u w:color="222222"/>
          <w:shd w:val="clear" w:color="auto" w:fill="FFFFFF"/>
          <w:lang w:val="ja-JP"/>
        </w:rPr>
        <w:t>としてまとめる），</w:t>
      </w:r>
      <m:oMath>
        <m:r>
          <w:rPr>
            <w:rFonts w:ascii="Cambria Math" w:hAnsi="Cambria Math"/>
            <w:sz w:val="22"/>
            <w:szCs w:val="22"/>
          </w:rPr>
          <m:t>Δ</m:t>
        </m:r>
      </m:oMath>
      <w:r>
        <w:rPr>
          <w:rFonts w:ascii="游明朝" w:eastAsia="游明朝" w:hAnsi="游明朝" w:cs="游明朝"/>
          <w:color w:val="000000" w:themeColor="text1"/>
          <w:sz w:val="22"/>
          <w:szCs w:val="22"/>
          <w:u w:color="222222"/>
          <w:shd w:val="clear" w:color="auto" w:fill="FFFFFF"/>
          <w:lang w:val="ja-JP"/>
        </w:rPr>
        <w:t>の値ごとの件数</w:t>
      </w:r>
      <w:r>
        <w:rPr>
          <w:rFonts w:ascii="游明朝" w:eastAsia="游明朝" w:hAnsi="游明朝" w:cs="游明朝"/>
          <w:color w:val="000000" w:themeColor="text1"/>
          <w:sz w:val="22"/>
          <w:szCs w:val="22"/>
          <w:u w:color="222222"/>
          <w:shd w:val="clear" w:color="auto" w:fill="FFFFFF"/>
          <w:lang w:val="ja-JP"/>
        </w:rPr>
        <w:lastRenderedPageBreak/>
        <w:t>を，誤検知・見逃しそれぞれの総件数で割った割合として算出する．</w:t>
      </w:r>
    </w:p>
    <w:p w14:paraId="1A6BFC95" w14:textId="77777777" w:rsidR="007109C2" w:rsidRDefault="007109C2">
      <w:pPr>
        <w:rPr>
          <w:rFonts w:ascii="游明朝" w:eastAsia="游明朝" w:hAnsi="游明朝" w:cs="游明朝"/>
          <w:color w:val="222222"/>
          <w:sz w:val="22"/>
          <w:szCs w:val="22"/>
          <w:u w:color="222222"/>
          <w:shd w:val="clear" w:color="auto" w:fill="FFFFFF"/>
          <w:lang w:val="ja-JP"/>
        </w:rPr>
      </w:pPr>
    </w:p>
    <w:p w14:paraId="3BC5AE94" w14:textId="77777777" w:rsidR="007109C2" w:rsidRDefault="007109C2">
      <w:pPr>
        <w:rPr>
          <w:rFonts w:ascii="游明朝" w:eastAsia="游明朝" w:hAnsi="游明朝" w:cs="游明朝"/>
          <w:color w:val="222222"/>
          <w:sz w:val="22"/>
          <w:szCs w:val="22"/>
          <w:u w:color="222222"/>
          <w:shd w:val="clear" w:color="auto" w:fill="FFFFFF"/>
        </w:rPr>
      </w:pPr>
    </w:p>
    <w:p w14:paraId="29C7446D" w14:textId="77777777" w:rsidR="007109C2" w:rsidRPr="00802520"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#B</w:t>
      </w:r>
      <w:r w:rsidRPr="001A2D82">
        <w:rPr>
          <w:rFonts w:asciiTheme="majorEastAsia" w:eastAsiaTheme="majorEastAsia" w:hAnsiTheme="majorEastAsia" w:cs="游明朝"/>
          <w:b/>
          <w:bCs/>
          <w:sz w:val="22"/>
          <w:szCs w:val="22"/>
          <w:lang w:val="ja-JP"/>
        </w:rPr>
        <w:t>から頂いたコメント】</w:t>
      </w:r>
    </w:p>
    <w:p w14:paraId="5C98C936"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実験3：加えて，表3からは誤検知・見逃しの時間的分布は読み取れる一方で，各モデルがどの程度多く予測スパイクを出し，そのうちどの程度が誤検知または見逃しに該当したのかを判断しにくいです．各モデルの</w:t>
      </w:r>
      <w:commentRangeStart w:id="277"/>
      <w:r>
        <w:rPr>
          <w:rFonts w:ascii="游明朝" w:eastAsia="游明朝" w:hAnsi="游明朝" w:cs="游明朝"/>
          <w:color w:val="222222"/>
          <w:sz w:val="22"/>
          <w:szCs w:val="22"/>
          <w:u w:color="222222"/>
          <w:shd w:val="clear" w:color="auto" w:fill="FFFFFF"/>
          <w:lang w:val="ja-JP"/>
        </w:rPr>
        <w:t>予測スパイク数や誤検知数，見逃し数の絶対数を併記</w:t>
      </w:r>
      <w:commentRangeEnd w:id="277"/>
      <w:r w:rsidR="00A62BAD">
        <w:rPr>
          <w:rStyle w:val="ac"/>
          <w:rFonts w:ascii="游明朝" w:eastAsia="游明朝" w:hAnsi="游明朝" w:cs="游明朝"/>
          <w:color w:val="222222"/>
          <w:sz w:val="22"/>
          <w:szCs w:val="22"/>
          <w:u w:color="222222"/>
          <w:shd w:val="clear" w:color="auto" w:fill="FFFFFF"/>
          <w:lang w:val="ja-JP"/>
        </w:rPr>
        <w:commentReference w:id="277"/>
      </w:r>
      <w:r>
        <w:rPr>
          <w:rFonts w:ascii="游明朝" w:eastAsia="游明朝" w:hAnsi="游明朝" w:cs="游明朝"/>
          <w:color w:val="222222"/>
          <w:sz w:val="22"/>
          <w:szCs w:val="22"/>
          <w:u w:color="222222"/>
          <w:shd w:val="clear" w:color="auto" w:fill="FFFFFF"/>
          <w:lang w:val="ja-JP"/>
        </w:rPr>
        <w:t>することで，実験3の解釈可能性が高まると考えられます．</w:t>
      </w:r>
    </w:p>
    <w:p w14:paraId="6C6BFE9F"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06140A15"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49D385E5" w14:textId="14F1C921"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ご指摘</w:t>
      </w:r>
      <w:ins w:id="278" w:author="MIKAWA Kenta" w:date="2026-09-24T17:39:00Z" w16du:dateUtc="2026-09-24T08:39:00Z">
        <w:r w:rsidR="008D59ED">
          <w:rPr>
            <w:rFonts w:ascii="游明朝" w:eastAsia="游明朝" w:hAnsi="游明朝" w:cs="游明朝" w:hint="eastAsia"/>
            <w:color w:val="222222"/>
            <w:sz w:val="22"/>
            <w:szCs w:val="22"/>
            <w:u w:color="222222"/>
            <w:shd w:val="clear" w:color="auto" w:fill="FFFFFF"/>
            <w:lang w:val="ja-JP"/>
          </w:rPr>
          <w:t>いただきまして</w:t>
        </w:r>
      </w:ins>
      <w:r>
        <w:rPr>
          <w:rFonts w:ascii="游明朝" w:eastAsia="游明朝" w:hAnsi="游明朝" w:cs="游明朝"/>
          <w:color w:val="222222"/>
          <w:sz w:val="22"/>
          <w:szCs w:val="22"/>
          <w:u w:color="222222"/>
          <w:shd w:val="clear" w:color="auto" w:fill="FFFFFF"/>
          <w:lang w:val="ja-JP"/>
        </w:rPr>
        <w:t>ありがとうございました．絶対数を示しておらず，大変失礼いたしました．</w:t>
      </w:r>
      <w:del w:id="279" w:author="MIKAWA Kenta" w:date="2026-09-24T17:39:00Z" w16du:dateUtc="2026-09-24T08:39:00Z">
        <w:r w:rsidDel="008D59ED">
          <w:rPr>
            <w:rFonts w:ascii="游明朝" w:eastAsia="游明朝" w:hAnsi="游明朝" w:cs="游明朝"/>
            <w:color w:val="222222"/>
            <w:sz w:val="22"/>
            <w:szCs w:val="22"/>
            <w:u w:color="222222"/>
            <w:shd w:val="clear" w:color="auto" w:fill="FFFFFF"/>
            <w:lang w:val="ja-JP"/>
          </w:rPr>
          <w:delText>なお，ご指摘いただきました表3は，改訂稿では表4に繰り下がっております．</w:delText>
        </w:r>
      </w:del>
    </w:p>
    <w:p w14:paraId="52C479DB" w14:textId="306B7B51" w:rsidR="007109C2" w:rsidRDefault="008D59ED">
      <w:pPr>
        <w:ind w:firstLine="220"/>
        <w:rPr>
          <w:rFonts w:ascii="游明朝" w:eastAsia="游明朝" w:hAnsi="游明朝" w:cs="游明朝"/>
          <w:color w:val="222222"/>
          <w:sz w:val="22"/>
          <w:szCs w:val="22"/>
          <w:u w:color="222222"/>
          <w:shd w:val="clear" w:color="auto" w:fill="FFFFFF"/>
          <w:lang w:val="ja-JP"/>
        </w:rPr>
      </w:pPr>
      <w:ins w:id="280" w:author="MIKAWA Kenta" w:date="2026-09-24T17:39:00Z" w16du:dateUtc="2026-09-24T08:39:00Z">
        <w:r>
          <w:rPr>
            <w:rFonts w:ascii="游明朝" w:eastAsia="游明朝" w:hAnsi="游明朝" w:cs="游明朝" w:hint="eastAsia"/>
            <w:color w:val="222222"/>
            <w:sz w:val="22"/>
            <w:szCs w:val="22"/>
            <w:u w:color="222222"/>
            <w:shd w:val="clear" w:color="auto" w:fill="FFFFFF"/>
            <w:lang w:val="ja-JP"/>
          </w:rPr>
          <w:t>改訂稿，</w:t>
        </w:r>
      </w:ins>
      <w:commentRangeStart w:id="281"/>
      <w:r w:rsidR="0041754F">
        <w:rPr>
          <w:rFonts w:ascii="游明朝" w:eastAsia="游明朝" w:hAnsi="游明朝" w:cs="游明朝"/>
          <w:color w:val="222222"/>
          <w:sz w:val="22"/>
          <w:szCs w:val="22"/>
          <w:u w:color="222222"/>
          <w:shd w:val="clear" w:color="auto" w:fill="FFFFFF"/>
          <w:lang w:val="ja-JP"/>
        </w:rPr>
        <w:t>表4</w:t>
      </w:r>
      <w:r w:rsidR="00802520">
        <w:rPr>
          <w:rFonts w:ascii="游明朝" w:eastAsia="游明朝" w:hAnsi="游明朝" w:cs="游明朝" w:hint="eastAsia"/>
          <w:color w:val="222222"/>
          <w:sz w:val="22"/>
          <w:szCs w:val="22"/>
          <w:u w:color="222222"/>
          <w:shd w:val="clear" w:color="auto" w:fill="FFFFFF"/>
          <w:lang w:val="ja-JP"/>
        </w:rPr>
        <w:t>右側</w:t>
      </w:r>
      <w:r w:rsidR="0041754F">
        <w:rPr>
          <w:rFonts w:ascii="游明朝" w:eastAsia="游明朝" w:hAnsi="游明朝" w:cs="游明朝"/>
          <w:color w:val="222222"/>
          <w:sz w:val="22"/>
          <w:szCs w:val="22"/>
          <w:u w:color="222222"/>
          <w:shd w:val="clear" w:color="auto" w:fill="FFFFFF"/>
          <w:lang w:val="ja-JP"/>
        </w:rPr>
        <w:t>に2列を追加いたしました</w:t>
      </w:r>
      <w:commentRangeEnd w:id="281"/>
      <w:r>
        <w:rPr>
          <w:rStyle w:val="ac"/>
          <w:rFonts w:ascii="游明朝" w:eastAsia="游明朝" w:hAnsi="游明朝" w:cs="游明朝"/>
          <w:color w:val="222222"/>
          <w:sz w:val="22"/>
          <w:szCs w:val="22"/>
          <w:u w:color="222222"/>
          <w:shd w:val="clear" w:color="auto" w:fill="FFFFFF"/>
          <w:lang w:val="ja-JP"/>
        </w:rPr>
        <w:commentReference w:id="281"/>
      </w:r>
      <w:r w:rsidR="0041754F">
        <w:rPr>
          <w:rFonts w:ascii="游明朝" w:eastAsia="游明朝" w:hAnsi="游明朝" w:cs="游明朝"/>
          <w:color w:val="222222"/>
          <w:sz w:val="22"/>
          <w:szCs w:val="22"/>
          <w:u w:color="222222"/>
          <w:shd w:val="clear" w:color="auto" w:fill="FFFFFF"/>
          <w:lang w:val="ja-JP"/>
        </w:rPr>
        <w:t>．誤検知の行には予測スパイク数と誤検知数を，見逃しの行には実スパイク数と見逃し数を示しております．GateRAFは予測スパイクの数がProtoRAFより少ないにもかかわらず，誤検知も見逃しも少なくなっております．</w:t>
      </w:r>
    </w:p>
    <w:p w14:paraId="15A9D854" w14:textId="699606A9" w:rsidR="007109C2" w:rsidRDefault="0041754F" w:rsidP="006733C9">
      <w:pPr>
        <w:ind w:firstLine="220"/>
        <w:rPr>
          <w:rFonts w:ascii="游明朝" w:eastAsia="游明朝" w:hAnsi="游明朝" w:cs="游明朝"/>
          <w:color w:val="222222"/>
          <w:sz w:val="22"/>
          <w:szCs w:val="22"/>
          <w:u w:color="222222"/>
          <w:shd w:val="clear" w:color="auto" w:fill="FFFFFF"/>
          <w:lang w:val="ja-JP"/>
        </w:rPr>
      </w:pPr>
      <w:del w:id="282" w:author="MIKAWA Kenta" w:date="2026-09-24T17:41:00Z" w16du:dateUtc="2026-09-24T08:41:00Z">
        <w:r w:rsidDel="00A62BAD">
          <w:rPr>
            <w:rFonts w:ascii="游明朝" w:eastAsia="游明朝" w:hAnsi="游明朝" w:cs="游明朝"/>
            <w:color w:val="222222"/>
            <w:sz w:val="22"/>
            <w:szCs w:val="22"/>
            <w:u w:color="222222"/>
            <w:shd w:val="clear" w:color="auto" w:fill="FFFFFF"/>
            <w:lang w:val="ja-JP"/>
          </w:rPr>
          <w:delText>1点補足いたします．</w:delText>
        </w:r>
      </w:del>
      <w:commentRangeStart w:id="283"/>
      <w:commentRangeStart w:id="284"/>
      <m:oMath>
        <m:r>
          <w:rPr>
            <w:rFonts w:ascii="Cambria Math" w:hAnsi="Cambria Math"/>
            <w:sz w:val="22"/>
            <w:szCs w:val="22"/>
          </w:rPr>
          <m:t>Δ</m:t>
        </m:r>
      </m:oMath>
      <w:r>
        <w:rPr>
          <w:rFonts w:ascii="游明朝" w:eastAsia="游明朝" w:hAnsi="游明朝" w:cs="游明朝"/>
          <w:color w:val="222222"/>
          <w:sz w:val="22"/>
          <w:szCs w:val="22"/>
          <w:u w:color="222222"/>
          <w:shd w:val="clear" w:color="auto" w:fill="FFFFFF"/>
          <w:lang w:val="ja-JP"/>
        </w:rPr>
        <w:t>の割合は，実スパイクと予測スパイクをともに1件以上もつ書名だけで集計しております．片方でも無いと最も近い相手が定まらないためです．そのため割合の分母は，表の誤検知数や見逃し数とは一致いたしません．とくに見逃しについては，予測スパイクを1件も出していない書名が対象から外れるため，分母は見逃し数よりかなり小さくなります．この表は，予測が反応した書名においてずれがどの程度かを示すものとご理解いただければ幸いです．</w:t>
      </w:r>
    </w:p>
    <w:p w14:paraId="2FDCD1E1"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以上を踏まえ，表4に絶対数の2列を追加し，5.4.3 実験3にその説明を記載いたしました．表4は下表の通りです．</w:t>
      </w:r>
      <w:commentRangeEnd w:id="283"/>
      <w:r w:rsidR="00A62BAD">
        <w:rPr>
          <w:rStyle w:val="ac"/>
          <w:rFonts w:ascii="游明朝" w:eastAsia="游明朝" w:hAnsi="游明朝" w:cs="游明朝"/>
          <w:color w:val="222222"/>
          <w:sz w:val="22"/>
          <w:szCs w:val="22"/>
          <w:u w:color="222222"/>
          <w:shd w:val="clear" w:color="auto" w:fill="FFFFFF"/>
          <w:lang w:val="ja-JP"/>
        </w:rPr>
        <w:commentReference w:id="283"/>
      </w:r>
      <w:commentRangeEnd w:id="284"/>
      <w:r w:rsidR="003A1AC7">
        <w:rPr>
          <w:rStyle w:val="ac"/>
          <w:rFonts w:ascii="游明朝" w:eastAsia="游明朝" w:hAnsi="游明朝" w:cs="游明朝"/>
          <w:color w:val="222222"/>
          <w:sz w:val="22"/>
          <w:szCs w:val="22"/>
          <w:u w:color="222222"/>
          <w:shd w:val="clear" w:color="auto" w:fill="FFFFFF"/>
          <w:lang w:val="ja-JP"/>
        </w:rPr>
        <w:commentReference w:id="284"/>
      </w:r>
    </w:p>
    <w:p w14:paraId="456C6387" w14:textId="77777777" w:rsidR="007109C2" w:rsidRDefault="007109C2">
      <w:pPr>
        <w:rPr>
          <w:rFonts w:ascii="游明朝" w:eastAsia="游明朝" w:hAnsi="游明朝" w:cs="游明朝"/>
          <w:color w:val="222222"/>
          <w:sz w:val="22"/>
          <w:szCs w:val="22"/>
          <w:u w:color="222222"/>
          <w:shd w:val="clear" w:color="auto" w:fill="FFFFFF"/>
          <w:lang w:val="ja-JP"/>
        </w:rPr>
      </w:pPr>
    </w:p>
    <w:p w14:paraId="6A33141F" w14:textId="77777777" w:rsidR="007109C2" w:rsidRPr="00802520" w:rsidRDefault="0041754F">
      <w:pPr>
        <w:rPr>
          <w:rFonts w:ascii="游明朝" w:eastAsia="游明朝" w:hAnsi="游明朝" w:cs="游明朝"/>
          <w:b/>
          <w:bCs/>
          <w:color w:val="000000" w:themeColor="text1"/>
          <w:sz w:val="22"/>
          <w:szCs w:val="22"/>
          <w:u w:val="single"/>
          <w:shd w:val="clear" w:color="auto" w:fill="FFFFFF"/>
        </w:rPr>
      </w:pPr>
      <w:r>
        <w:rPr>
          <w:rFonts w:ascii="游明朝" w:eastAsia="游明朝" w:hAnsi="游明朝" w:cs="游明朝"/>
          <w:b/>
          <w:bCs/>
          <w:color w:val="000000" w:themeColor="text1"/>
          <w:sz w:val="22"/>
          <w:szCs w:val="22"/>
          <w:u w:val="single"/>
          <w:shd w:val="clear" w:color="auto" w:fill="FFFFFF"/>
          <w:lang w:val="ja-JP"/>
        </w:rPr>
        <w:t xml:space="preserve">　新原稿 p.9，</w:t>
      </w:r>
      <w:commentRangeStart w:id="285"/>
      <w:r>
        <w:rPr>
          <w:rFonts w:ascii="游明朝" w:eastAsia="游明朝" w:hAnsi="游明朝" w:cs="游明朝"/>
          <w:b/>
          <w:bCs/>
          <w:color w:val="000000" w:themeColor="text1"/>
          <w:sz w:val="22"/>
          <w:szCs w:val="22"/>
          <w:u w:val="single"/>
          <w:shd w:val="clear" w:color="auto" w:fill="FFFFFF"/>
          <w:lang w:val="ja-JP"/>
        </w:rPr>
        <w:t>表4</w:t>
      </w:r>
      <w:commentRangeEnd w:id="285"/>
      <w:r w:rsidR="003A1AC7">
        <w:rPr>
          <w:rStyle w:val="ac"/>
          <w:rFonts w:ascii="游明朝" w:eastAsia="游明朝" w:hAnsi="游明朝" w:cs="游明朝"/>
          <w:b/>
          <w:bCs/>
          <w:color w:val="000000" w:themeColor="text1"/>
          <w:sz w:val="22"/>
          <w:szCs w:val="22"/>
          <w:u w:val="single"/>
          <w:shd w:val="clear" w:color="auto" w:fill="FFFFFF"/>
          <w:lang w:val="ja-JP"/>
        </w:rPr>
        <w:commentReference w:id="285"/>
      </w:r>
      <w:r>
        <w:rPr>
          <w:rFonts w:ascii="游明朝" w:eastAsia="游明朝" w:hAnsi="游明朝" w:cs="游明朝"/>
          <w:b/>
          <w:bCs/>
          <w:color w:val="000000" w:themeColor="text1"/>
          <w:sz w:val="22"/>
          <w:szCs w:val="22"/>
          <w:u w:val="single"/>
          <w:shd w:val="clear" w:color="auto" w:fill="FFFFFF"/>
          <w:lang w:val="ja-JP"/>
        </w:rPr>
        <w:t>（記載の追加）：</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1100"/>
        <w:gridCol w:w="720"/>
        <w:gridCol w:w="720"/>
        <w:gridCol w:w="720"/>
        <w:gridCol w:w="720"/>
        <w:gridCol w:w="720"/>
        <w:gridCol w:w="720"/>
        <w:gridCol w:w="720"/>
        <w:gridCol w:w="720"/>
        <w:gridCol w:w="720"/>
        <w:gridCol w:w="720"/>
        <w:gridCol w:w="720"/>
        <w:gridCol w:w="950"/>
        <w:gridCol w:w="770"/>
      </w:tblGrid>
      <w:tr w:rsidR="00775947" w14:paraId="0830D2FE" w14:textId="77777777">
        <w:trPr>
          <w:cantSplit/>
          <w:tblHeader/>
          <w:jc w:val="center"/>
        </w:trPr>
        <w:tc>
          <w:tcPr>
            <w:tcW w:w="1100" w:type="dxa"/>
            <w:tcBorders>
              <w:bottom w:val="single" w:sz="8" w:space="0" w:color="000000"/>
            </w:tcBorders>
          </w:tcPr>
          <w:p w14:paraId="6812A629" w14:textId="77777777" w:rsidR="00775947" w:rsidRDefault="00000000">
            <w:pPr>
              <w:keepNext/>
              <w:spacing w:before="20" w:after="20"/>
              <w:jc w:val="left"/>
            </w:pPr>
            <w:r>
              <w:rPr>
                <w:rFonts w:ascii="游明朝" w:eastAsia="游明朝" w:hAnsi="游明朝"/>
                <w:b/>
                <w:sz w:val="16"/>
              </w:rPr>
              <w:t>モデル</w:t>
            </w:r>
          </w:p>
        </w:tc>
        <w:tc>
          <w:tcPr>
            <w:tcW w:w="720" w:type="dxa"/>
            <w:tcBorders>
              <w:bottom w:val="single" w:sz="8" w:space="0" w:color="000000"/>
            </w:tcBorders>
          </w:tcPr>
          <w:p w14:paraId="2E7D6D2E" w14:textId="77777777" w:rsidR="00775947" w:rsidRDefault="00000000">
            <w:pPr>
              <w:keepNext/>
              <w:spacing w:before="20" w:after="20"/>
              <w:jc w:val="center"/>
            </w:pPr>
            <w:r>
              <w:rPr>
                <w:rFonts w:ascii="游明朝" w:eastAsia="游明朝" w:hAnsi="游明朝"/>
                <w:b/>
                <w:sz w:val="16"/>
              </w:rPr>
              <w:t>≤−5</w:t>
            </w:r>
          </w:p>
        </w:tc>
        <w:tc>
          <w:tcPr>
            <w:tcW w:w="720" w:type="dxa"/>
            <w:tcBorders>
              <w:bottom w:val="single" w:sz="8" w:space="0" w:color="000000"/>
            </w:tcBorders>
          </w:tcPr>
          <w:p w14:paraId="1CD241F9" w14:textId="77777777" w:rsidR="00775947" w:rsidRDefault="00000000">
            <w:pPr>
              <w:keepNext/>
              <w:spacing w:before="20" w:after="20"/>
              <w:jc w:val="center"/>
            </w:pPr>
            <w:r>
              <w:rPr>
                <w:rFonts w:ascii="游明朝" w:eastAsia="游明朝" w:hAnsi="游明朝"/>
                <w:b/>
                <w:sz w:val="16"/>
              </w:rPr>
              <w:t>−4</w:t>
            </w:r>
          </w:p>
        </w:tc>
        <w:tc>
          <w:tcPr>
            <w:tcW w:w="720" w:type="dxa"/>
            <w:tcBorders>
              <w:bottom w:val="single" w:sz="8" w:space="0" w:color="000000"/>
            </w:tcBorders>
          </w:tcPr>
          <w:p w14:paraId="4939B324" w14:textId="77777777" w:rsidR="00775947" w:rsidRDefault="00000000">
            <w:pPr>
              <w:keepNext/>
              <w:spacing w:before="20" w:after="20"/>
              <w:jc w:val="center"/>
            </w:pPr>
            <w:r>
              <w:rPr>
                <w:rFonts w:ascii="游明朝" w:eastAsia="游明朝" w:hAnsi="游明朝"/>
                <w:b/>
                <w:sz w:val="16"/>
              </w:rPr>
              <w:t>−3</w:t>
            </w:r>
          </w:p>
        </w:tc>
        <w:tc>
          <w:tcPr>
            <w:tcW w:w="720" w:type="dxa"/>
            <w:tcBorders>
              <w:bottom w:val="single" w:sz="8" w:space="0" w:color="000000"/>
            </w:tcBorders>
          </w:tcPr>
          <w:p w14:paraId="459A4312" w14:textId="77777777" w:rsidR="00775947" w:rsidRDefault="00000000">
            <w:pPr>
              <w:keepNext/>
              <w:spacing w:before="20" w:after="20"/>
              <w:jc w:val="center"/>
            </w:pPr>
            <w:r>
              <w:rPr>
                <w:rFonts w:ascii="游明朝" w:eastAsia="游明朝" w:hAnsi="游明朝"/>
                <w:b/>
                <w:sz w:val="16"/>
              </w:rPr>
              <w:t>−2</w:t>
            </w:r>
          </w:p>
        </w:tc>
        <w:tc>
          <w:tcPr>
            <w:tcW w:w="720" w:type="dxa"/>
            <w:tcBorders>
              <w:bottom w:val="single" w:sz="8" w:space="0" w:color="000000"/>
            </w:tcBorders>
          </w:tcPr>
          <w:p w14:paraId="4A0BDEF5" w14:textId="77777777" w:rsidR="00775947" w:rsidRDefault="00000000">
            <w:pPr>
              <w:keepNext/>
              <w:spacing w:before="20" w:after="20"/>
              <w:jc w:val="center"/>
            </w:pPr>
            <w:r>
              <w:rPr>
                <w:rFonts w:ascii="游明朝" w:eastAsia="游明朝" w:hAnsi="游明朝"/>
                <w:b/>
                <w:sz w:val="16"/>
              </w:rPr>
              <w:t>−1</w:t>
            </w:r>
          </w:p>
        </w:tc>
        <w:tc>
          <w:tcPr>
            <w:tcW w:w="720" w:type="dxa"/>
            <w:tcBorders>
              <w:bottom w:val="single" w:sz="8" w:space="0" w:color="000000"/>
            </w:tcBorders>
          </w:tcPr>
          <w:p w14:paraId="4475398A" w14:textId="77777777" w:rsidR="00775947" w:rsidRDefault="00000000">
            <w:pPr>
              <w:keepNext/>
              <w:spacing w:before="20" w:after="20"/>
              <w:jc w:val="center"/>
            </w:pPr>
            <w:r>
              <w:rPr>
                <w:rFonts w:ascii="游明朝" w:eastAsia="游明朝" w:hAnsi="游明朝"/>
                <w:b/>
                <w:sz w:val="16"/>
              </w:rPr>
              <w:t>+0</w:t>
            </w:r>
          </w:p>
        </w:tc>
        <w:tc>
          <w:tcPr>
            <w:tcW w:w="720" w:type="dxa"/>
            <w:tcBorders>
              <w:bottom w:val="single" w:sz="8" w:space="0" w:color="000000"/>
            </w:tcBorders>
          </w:tcPr>
          <w:p w14:paraId="602D497C" w14:textId="77777777" w:rsidR="00775947" w:rsidRDefault="00000000">
            <w:pPr>
              <w:keepNext/>
              <w:spacing w:before="20" w:after="20"/>
              <w:jc w:val="center"/>
            </w:pPr>
            <w:r>
              <w:rPr>
                <w:rFonts w:ascii="游明朝" w:eastAsia="游明朝" w:hAnsi="游明朝"/>
                <w:b/>
                <w:sz w:val="16"/>
              </w:rPr>
              <w:t>+1</w:t>
            </w:r>
          </w:p>
        </w:tc>
        <w:tc>
          <w:tcPr>
            <w:tcW w:w="720" w:type="dxa"/>
            <w:tcBorders>
              <w:bottom w:val="single" w:sz="8" w:space="0" w:color="000000"/>
            </w:tcBorders>
          </w:tcPr>
          <w:p w14:paraId="4468F888" w14:textId="77777777" w:rsidR="00775947" w:rsidRDefault="00000000">
            <w:pPr>
              <w:keepNext/>
              <w:spacing w:before="20" w:after="20"/>
              <w:jc w:val="center"/>
            </w:pPr>
            <w:r>
              <w:rPr>
                <w:rFonts w:ascii="游明朝" w:eastAsia="游明朝" w:hAnsi="游明朝"/>
                <w:b/>
                <w:sz w:val="16"/>
              </w:rPr>
              <w:t>+2</w:t>
            </w:r>
          </w:p>
        </w:tc>
        <w:tc>
          <w:tcPr>
            <w:tcW w:w="720" w:type="dxa"/>
            <w:tcBorders>
              <w:bottom w:val="single" w:sz="8" w:space="0" w:color="000000"/>
            </w:tcBorders>
          </w:tcPr>
          <w:p w14:paraId="0A13551F" w14:textId="77777777" w:rsidR="00775947" w:rsidRDefault="00000000">
            <w:pPr>
              <w:keepNext/>
              <w:spacing w:before="20" w:after="20"/>
              <w:jc w:val="center"/>
            </w:pPr>
            <w:r>
              <w:rPr>
                <w:rFonts w:ascii="游明朝" w:eastAsia="游明朝" w:hAnsi="游明朝"/>
                <w:b/>
                <w:sz w:val="16"/>
              </w:rPr>
              <w:t>+3</w:t>
            </w:r>
          </w:p>
        </w:tc>
        <w:tc>
          <w:tcPr>
            <w:tcW w:w="720" w:type="dxa"/>
            <w:tcBorders>
              <w:bottom w:val="single" w:sz="8" w:space="0" w:color="000000"/>
            </w:tcBorders>
          </w:tcPr>
          <w:p w14:paraId="22B54654" w14:textId="77777777" w:rsidR="00775947" w:rsidRDefault="00000000">
            <w:pPr>
              <w:keepNext/>
              <w:spacing w:before="20" w:after="20"/>
              <w:jc w:val="center"/>
            </w:pPr>
            <w:r>
              <w:rPr>
                <w:rFonts w:ascii="游明朝" w:eastAsia="游明朝" w:hAnsi="游明朝"/>
                <w:b/>
                <w:sz w:val="16"/>
              </w:rPr>
              <w:t>+4</w:t>
            </w:r>
          </w:p>
        </w:tc>
        <w:tc>
          <w:tcPr>
            <w:tcW w:w="720" w:type="dxa"/>
            <w:tcBorders>
              <w:bottom w:val="single" w:sz="8" w:space="0" w:color="000000"/>
            </w:tcBorders>
          </w:tcPr>
          <w:p w14:paraId="1F57C39C" w14:textId="77777777" w:rsidR="00775947" w:rsidRDefault="00000000">
            <w:pPr>
              <w:keepNext/>
              <w:spacing w:before="20" w:after="20"/>
              <w:jc w:val="center"/>
            </w:pPr>
            <w:r>
              <w:rPr>
                <w:rFonts w:ascii="游明朝" w:eastAsia="游明朝" w:hAnsi="游明朝"/>
                <w:b/>
                <w:sz w:val="16"/>
              </w:rPr>
              <w:t>≥+5</w:t>
            </w:r>
          </w:p>
        </w:tc>
        <w:tc>
          <w:tcPr>
            <w:tcW w:w="950" w:type="dxa"/>
            <w:tcBorders>
              <w:bottom w:val="single" w:sz="8" w:space="0" w:color="000000"/>
            </w:tcBorders>
          </w:tcPr>
          <w:p w14:paraId="04F7E8E7" w14:textId="77777777" w:rsidR="00775947" w:rsidRDefault="00775947">
            <w:pPr>
              <w:keepNext/>
              <w:spacing w:before="20" w:after="20"/>
              <w:jc w:val="center"/>
            </w:pPr>
          </w:p>
        </w:tc>
        <w:tc>
          <w:tcPr>
            <w:tcW w:w="770" w:type="dxa"/>
            <w:tcBorders>
              <w:bottom w:val="single" w:sz="8" w:space="0" w:color="000000"/>
            </w:tcBorders>
          </w:tcPr>
          <w:p w14:paraId="35AEA65B" w14:textId="77777777" w:rsidR="00775947" w:rsidRDefault="00775947">
            <w:pPr>
              <w:keepNext/>
              <w:spacing w:before="20" w:after="20"/>
              <w:jc w:val="center"/>
            </w:pPr>
          </w:p>
        </w:tc>
      </w:tr>
      <w:tr w:rsidR="00775947" w14:paraId="1D675A53" w14:textId="77777777">
        <w:trPr>
          <w:cantSplit/>
          <w:jc w:val="center"/>
        </w:trPr>
        <w:tc>
          <w:tcPr>
            <w:tcW w:w="9020" w:type="dxa"/>
            <w:gridSpan w:val="12"/>
          </w:tcPr>
          <w:p w14:paraId="541B1D42" w14:textId="77777777" w:rsidR="00775947" w:rsidRDefault="00000000">
            <w:pPr>
              <w:keepNext/>
              <w:spacing w:before="20" w:after="20"/>
              <w:jc w:val="left"/>
            </w:pPr>
            <w:r>
              <w:rPr>
                <w:rFonts w:ascii="游明朝" w:eastAsia="游明朝" w:hAnsi="游明朝"/>
                <w:b/>
                <w:sz w:val="16"/>
              </w:rPr>
              <w:t>誤検知</w:t>
            </w:r>
          </w:p>
        </w:tc>
        <w:tc>
          <w:tcPr>
            <w:tcW w:w="950" w:type="dxa"/>
          </w:tcPr>
          <w:p w14:paraId="2F3E55A7" w14:textId="77777777" w:rsidR="00775947" w:rsidRDefault="00000000">
            <w:pPr>
              <w:keepNext/>
              <w:spacing w:before="20" w:after="20"/>
              <w:jc w:val="center"/>
            </w:pPr>
            <w:r>
              <w:rPr>
                <w:rFonts w:ascii="游明朝" w:eastAsia="游明朝" w:hAnsi="游明朝"/>
                <w:b/>
                <w:sz w:val="16"/>
              </w:rPr>
              <w:t>予測スパイク数</w:t>
            </w:r>
          </w:p>
        </w:tc>
        <w:tc>
          <w:tcPr>
            <w:tcW w:w="770" w:type="dxa"/>
          </w:tcPr>
          <w:p w14:paraId="0568B7FF" w14:textId="77777777" w:rsidR="00775947" w:rsidRDefault="00000000">
            <w:pPr>
              <w:keepNext/>
              <w:spacing w:before="20" w:after="20"/>
              <w:jc w:val="center"/>
            </w:pPr>
            <w:r>
              <w:rPr>
                <w:rFonts w:ascii="游明朝" w:eastAsia="游明朝" w:hAnsi="游明朝"/>
                <w:b/>
                <w:sz w:val="16"/>
              </w:rPr>
              <w:t>誤検知数</w:t>
            </w:r>
          </w:p>
        </w:tc>
      </w:tr>
      <w:tr w:rsidR="00775947" w14:paraId="6DE45CC7" w14:textId="77777777">
        <w:trPr>
          <w:cantSplit/>
          <w:jc w:val="center"/>
        </w:trPr>
        <w:tc>
          <w:tcPr>
            <w:tcW w:w="1100" w:type="dxa"/>
          </w:tcPr>
          <w:p w14:paraId="2100EDD5" w14:textId="77777777" w:rsidR="00775947" w:rsidRDefault="00000000">
            <w:pPr>
              <w:keepNext/>
              <w:spacing w:before="20" w:after="20"/>
              <w:jc w:val="left"/>
            </w:pPr>
            <w:r>
              <w:rPr>
                <w:rFonts w:ascii="游明朝" w:eastAsia="游明朝" w:hAnsi="游明朝"/>
                <w:b/>
                <w:sz w:val="16"/>
              </w:rPr>
              <w:t xml:space="preserve">  GateRAF</w:t>
            </w:r>
          </w:p>
        </w:tc>
        <w:tc>
          <w:tcPr>
            <w:tcW w:w="720" w:type="dxa"/>
          </w:tcPr>
          <w:p w14:paraId="3BB0C963" w14:textId="77777777" w:rsidR="00775947" w:rsidRDefault="00000000">
            <w:pPr>
              <w:keepNext/>
              <w:spacing w:before="20" w:after="20"/>
              <w:jc w:val="center"/>
            </w:pPr>
            <w:r>
              <w:rPr>
                <w:rFonts w:ascii="游明朝" w:eastAsia="游明朝" w:hAnsi="游明朝"/>
                <w:sz w:val="16"/>
              </w:rPr>
              <w:t>0.381</w:t>
            </w:r>
          </w:p>
        </w:tc>
        <w:tc>
          <w:tcPr>
            <w:tcW w:w="720" w:type="dxa"/>
          </w:tcPr>
          <w:p w14:paraId="082ABFF9" w14:textId="77777777" w:rsidR="00775947" w:rsidRDefault="00000000">
            <w:pPr>
              <w:keepNext/>
              <w:spacing w:before="20" w:after="20"/>
              <w:jc w:val="center"/>
            </w:pPr>
            <w:r>
              <w:rPr>
                <w:rFonts w:ascii="游明朝" w:eastAsia="游明朝" w:hAnsi="游明朝"/>
                <w:sz w:val="16"/>
              </w:rPr>
              <w:t>0.020</w:t>
            </w:r>
          </w:p>
        </w:tc>
        <w:tc>
          <w:tcPr>
            <w:tcW w:w="720" w:type="dxa"/>
          </w:tcPr>
          <w:p w14:paraId="6B13613C" w14:textId="77777777" w:rsidR="00775947" w:rsidRDefault="00000000">
            <w:pPr>
              <w:keepNext/>
              <w:spacing w:before="20" w:after="20"/>
              <w:jc w:val="center"/>
            </w:pPr>
            <w:r>
              <w:rPr>
                <w:rFonts w:ascii="游明朝" w:eastAsia="游明朝" w:hAnsi="游明朝"/>
                <w:sz w:val="16"/>
              </w:rPr>
              <w:t>0.025</w:t>
            </w:r>
          </w:p>
        </w:tc>
        <w:tc>
          <w:tcPr>
            <w:tcW w:w="720" w:type="dxa"/>
          </w:tcPr>
          <w:p w14:paraId="61863A53" w14:textId="77777777" w:rsidR="00775947" w:rsidRDefault="00000000">
            <w:pPr>
              <w:keepNext/>
              <w:spacing w:before="20" w:after="20"/>
              <w:jc w:val="center"/>
            </w:pPr>
            <w:r>
              <w:rPr>
                <w:rFonts w:ascii="游明朝" w:eastAsia="游明朝" w:hAnsi="游明朝"/>
                <w:sz w:val="16"/>
              </w:rPr>
              <w:t>0.041</w:t>
            </w:r>
          </w:p>
        </w:tc>
        <w:tc>
          <w:tcPr>
            <w:tcW w:w="720" w:type="dxa"/>
          </w:tcPr>
          <w:p w14:paraId="757861D5" w14:textId="77777777" w:rsidR="00775947" w:rsidRDefault="00000000">
            <w:pPr>
              <w:keepNext/>
              <w:spacing w:before="20" w:after="20"/>
              <w:jc w:val="center"/>
            </w:pPr>
            <w:r>
              <w:rPr>
                <w:rFonts w:ascii="游明朝" w:eastAsia="游明朝" w:hAnsi="游明朝"/>
                <w:sz w:val="16"/>
              </w:rPr>
              <w:t>0.078</w:t>
            </w:r>
          </w:p>
        </w:tc>
        <w:tc>
          <w:tcPr>
            <w:tcW w:w="720" w:type="dxa"/>
          </w:tcPr>
          <w:p w14:paraId="264E26DC" w14:textId="77777777" w:rsidR="00775947" w:rsidRDefault="00000000">
            <w:pPr>
              <w:keepNext/>
              <w:spacing w:before="20" w:after="20"/>
              <w:jc w:val="center"/>
            </w:pPr>
            <w:r>
              <w:rPr>
                <w:rFonts w:ascii="游明朝" w:eastAsia="游明朝" w:hAnsi="游明朝"/>
                <w:sz w:val="16"/>
              </w:rPr>
              <w:t>0.000</w:t>
            </w:r>
          </w:p>
        </w:tc>
        <w:tc>
          <w:tcPr>
            <w:tcW w:w="720" w:type="dxa"/>
          </w:tcPr>
          <w:p w14:paraId="1F3590C7" w14:textId="77777777" w:rsidR="00775947" w:rsidRDefault="00000000">
            <w:pPr>
              <w:keepNext/>
              <w:spacing w:before="20" w:after="20"/>
              <w:jc w:val="center"/>
            </w:pPr>
            <w:r>
              <w:rPr>
                <w:rFonts w:ascii="游明朝" w:eastAsia="游明朝" w:hAnsi="游明朝"/>
                <w:sz w:val="16"/>
              </w:rPr>
              <w:t>0.055</w:t>
            </w:r>
          </w:p>
        </w:tc>
        <w:tc>
          <w:tcPr>
            <w:tcW w:w="720" w:type="dxa"/>
          </w:tcPr>
          <w:p w14:paraId="64FFE760" w14:textId="77777777" w:rsidR="00775947" w:rsidRDefault="00000000">
            <w:pPr>
              <w:keepNext/>
              <w:spacing w:before="20" w:after="20"/>
              <w:jc w:val="center"/>
            </w:pPr>
            <w:r>
              <w:rPr>
                <w:rFonts w:ascii="游明朝" w:eastAsia="游明朝" w:hAnsi="游明朝"/>
                <w:sz w:val="16"/>
              </w:rPr>
              <w:t>0.031</w:t>
            </w:r>
          </w:p>
        </w:tc>
        <w:tc>
          <w:tcPr>
            <w:tcW w:w="720" w:type="dxa"/>
          </w:tcPr>
          <w:p w14:paraId="485C39D9" w14:textId="77777777" w:rsidR="00775947" w:rsidRDefault="00000000">
            <w:pPr>
              <w:keepNext/>
              <w:spacing w:before="20" w:after="20"/>
              <w:jc w:val="center"/>
            </w:pPr>
            <w:r>
              <w:rPr>
                <w:rFonts w:ascii="游明朝" w:eastAsia="游明朝" w:hAnsi="游明朝"/>
                <w:sz w:val="16"/>
              </w:rPr>
              <w:t>0.031</w:t>
            </w:r>
          </w:p>
        </w:tc>
        <w:tc>
          <w:tcPr>
            <w:tcW w:w="720" w:type="dxa"/>
          </w:tcPr>
          <w:p w14:paraId="152409DC" w14:textId="77777777" w:rsidR="00775947" w:rsidRDefault="00000000">
            <w:pPr>
              <w:keepNext/>
              <w:spacing w:before="20" w:after="20"/>
              <w:jc w:val="center"/>
            </w:pPr>
            <w:r>
              <w:rPr>
                <w:rFonts w:ascii="游明朝" w:eastAsia="游明朝" w:hAnsi="游明朝"/>
                <w:sz w:val="16"/>
              </w:rPr>
              <w:t>0.031</w:t>
            </w:r>
          </w:p>
        </w:tc>
        <w:tc>
          <w:tcPr>
            <w:tcW w:w="720" w:type="dxa"/>
          </w:tcPr>
          <w:p w14:paraId="229AF01A" w14:textId="77777777" w:rsidR="00775947" w:rsidRDefault="00000000">
            <w:pPr>
              <w:keepNext/>
              <w:spacing w:before="20" w:after="20"/>
              <w:jc w:val="center"/>
            </w:pPr>
            <w:r>
              <w:rPr>
                <w:rFonts w:ascii="游明朝" w:eastAsia="游明朝" w:hAnsi="游明朝"/>
                <w:sz w:val="16"/>
              </w:rPr>
              <w:t>0.307</w:t>
            </w:r>
          </w:p>
        </w:tc>
        <w:tc>
          <w:tcPr>
            <w:tcW w:w="950" w:type="dxa"/>
          </w:tcPr>
          <w:p w14:paraId="2CF9CB3F" w14:textId="77777777" w:rsidR="00775947" w:rsidRDefault="00000000">
            <w:pPr>
              <w:keepNext/>
              <w:spacing w:before="20" w:after="20"/>
              <w:jc w:val="center"/>
            </w:pPr>
            <w:r>
              <w:rPr>
                <w:rFonts w:ascii="游明朝" w:eastAsia="游明朝" w:hAnsi="游明朝"/>
                <w:sz w:val="16"/>
              </w:rPr>
              <w:t>996</w:t>
            </w:r>
          </w:p>
        </w:tc>
        <w:tc>
          <w:tcPr>
            <w:tcW w:w="770" w:type="dxa"/>
          </w:tcPr>
          <w:p w14:paraId="05F6F367" w14:textId="77777777" w:rsidR="00775947" w:rsidRDefault="00000000">
            <w:pPr>
              <w:keepNext/>
              <w:spacing w:before="20" w:after="20"/>
              <w:jc w:val="center"/>
            </w:pPr>
            <w:r>
              <w:rPr>
                <w:rFonts w:ascii="游明朝" w:eastAsia="游明朝" w:hAnsi="游明朝"/>
                <w:sz w:val="16"/>
              </w:rPr>
              <w:t>893</w:t>
            </w:r>
          </w:p>
        </w:tc>
      </w:tr>
      <w:tr w:rsidR="00775947" w14:paraId="1E714CC3" w14:textId="77777777">
        <w:trPr>
          <w:cantSplit/>
          <w:jc w:val="center"/>
        </w:trPr>
        <w:tc>
          <w:tcPr>
            <w:tcW w:w="1100" w:type="dxa"/>
          </w:tcPr>
          <w:p w14:paraId="6CC83E7E" w14:textId="77777777" w:rsidR="00775947" w:rsidRDefault="00000000">
            <w:pPr>
              <w:keepNext/>
              <w:spacing w:before="20" w:after="20"/>
              <w:jc w:val="left"/>
            </w:pPr>
            <w:r>
              <w:rPr>
                <w:rFonts w:ascii="游明朝" w:eastAsia="游明朝" w:hAnsi="游明朝"/>
                <w:b/>
                <w:sz w:val="16"/>
              </w:rPr>
              <w:t xml:space="preserve">  Multi-RAF</w:t>
            </w:r>
          </w:p>
        </w:tc>
        <w:tc>
          <w:tcPr>
            <w:tcW w:w="720" w:type="dxa"/>
          </w:tcPr>
          <w:p w14:paraId="59125FE2" w14:textId="77777777" w:rsidR="00775947" w:rsidRDefault="00000000">
            <w:pPr>
              <w:keepNext/>
              <w:spacing w:before="20" w:after="20"/>
              <w:jc w:val="center"/>
            </w:pPr>
            <w:r>
              <w:rPr>
                <w:rFonts w:ascii="游明朝" w:eastAsia="游明朝" w:hAnsi="游明朝"/>
                <w:sz w:val="16"/>
              </w:rPr>
              <w:t>0.459</w:t>
            </w:r>
          </w:p>
        </w:tc>
        <w:tc>
          <w:tcPr>
            <w:tcW w:w="720" w:type="dxa"/>
          </w:tcPr>
          <w:p w14:paraId="30F54189" w14:textId="77777777" w:rsidR="00775947" w:rsidRDefault="00000000">
            <w:pPr>
              <w:keepNext/>
              <w:spacing w:before="20" w:after="20"/>
              <w:jc w:val="center"/>
            </w:pPr>
            <w:r>
              <w:rPr>
                <w:rFonts w:ascii="游明朝" w:eastAsia="游明朝" w:hAnsi="游明朝"/>
                <w:sz w:val="16"/>
              </w:rPr>
              <w:t>0.016</w:t>
            </w:r>
          </w:p>
        </w:tc>
        <w:tc>
          <w:tcPr>
            <w:tcW w:w="720" w:type="dxa"/>
          </w:tcPr>
          <w:p w14:paraId="4BDFF5D7" w14:textId="77777777" w:rsidR="00775947" w:rsidRDefault="00000000">
            <w:pPr>
              <w:keepNext/>
              <w:spacing w:before="20" w:after="20"/>
              <w:jc w:val="center"/>
            </w:pPr>
            <w:r>
              <w:rPr>
                <w:rFonts w:ascii="游明朝" w:eastAsia="游明朝" w:hAnsi="游明朝"/>
                <w:sz w:val="16"/>
              </w:rPr>
              <w:t>0.030</w:t>
            </w:r>
          </w:p>
        </w:tc>
        <w:tc>
          <w:tcPr>
            <w:tcW w:w="720" w:type="dxa"/>
          </w:tcPr>
          <w:p w14:paraId="69E72779" w14:textId="77777777" w:rsidR="00775947" w:rsidRDefault="00000000">
            <w:pPr>
              <w:keepNext/>
              <w:spacing w:before="20" w:after="20"/>
              <w:jc w:val="center"/>
            </w:pPr>
            <w:r>
              <w:rPr>
                <w:rFonts w:ascii="游明朝" w:eastAsia="游明朝" w:hAnsi="游明朝"/>
                <w:sz w:val="16"/>
              </w:rPr>
              <w:t>0.041</w:t>
            </w:r>
          </w:p>
        </w:tc>
        <w:tc>
          <w:tcPr>
            <w:tcW w:w="720" w:type="dxa"/>
          </w:tcPr>
          <w:p w14:paraId="63E23C26" w14:textId="77777777" w:rsidR="00775947" w:rsidRDefault="00000000">
            <w:pPr>
              <w:keepNext/>
              <w:spacing w:before="20" w:after="20"/>
              <w:jc w:val="center"/>
            </w:pPr>
            <w:r>
              <w:rPr>
                <w:rFonts w:ascii="游明朝" w:eastAsia="游明朝" w:hAnsi="游明朝"/>
                <w:sz w:val="16"/>
              </w:rPr>
              <w:t>0.070</w:t>
            </w:r>
          </w:p>
        </w:tc>
        <w:tc>
          <w:tcPr>
            <w:tcW w:w="720" w:type="dxa"/>
          </w:tcPr>
          <w:p w14:paraId="792A6CEC" w14:textId="77777777" w:rsidR="00775947" w:rsidRDefault="00000000">
            <w:pPr>
              <w:keepNext/>
              <w:spacing w:before="20" w:after="20"/>
              <w:jc w:val="center"/>
            </w:pPr>
            <w:r>
              <w:rPr>
                <w:rFonts w:ascii="游明朝" w:eastAsia="游明朝" w:hAnsi="游明朝"/>
                <w:sz w:val="16"/>
              </w:rPr>
              <w:t>0.000</w:t>
            </w:r>
          </w:p>
        </w:tc>
        <w:tc>
          <w:tcPr>
            <w:tcW w:w="720" w:type="dxa"/>
          </w:tcPr>
          <w:p w14:paraId="6BA181E2" w14:textId="77777777" w:rsidR="00775947" w:rsidRDefault="00000000">
            <w:pPr>
              <w:keepNext/>
              <w:spacing w:before="20" w:after="20"/>
              <w:jc w:val="center"/>
            </w:pPr>
            <w:r>
              <w:rPr>
                <w:rFonts w:ascii="游明朝" w:eastAsia="游明朝" w:hAnsi="游明朝"/>
                <w:sz w:val="16"/>
              </w:rPr>
              <w:t>0.057</w:t>
            </w:r>
          </w:p>
        </w:tc>
        <w:tc>
          <w:tcPr>
            <w:tcW w:w="720" w:type="dxa"/>
          </w:tcPr>
          <w:p w14:paraId="2E00A760" w14:textId="77777777" w:rsidR="00775947" w:rsidRDefault="00000000">
            <w:pPr>
              <w:keepNext/>
              <w:spacing w:before="20" w:after="20"/>
              <w:jc w:val="center"/>
            </w:pPr>
            <w:r>
              <w:rPr>
                <w:rFonts w:ascii="游明朝" w:eastAsia="游明朝" w:hAnsi="游明朝"/>
                <w:sz w:val="16"/>
              </w:rPr>
              <w:t>0.032</w:t>
            </w:r>
          </w:p>
        </w:tc>
        <w:tc>
          <w:tcPr>
            <w:tcW w:w="720" w:type="dxa"/>
          </w:tcPr>
          <w:p w14:paraId="6A21D37B" w14:textId="77777777" w:rsidR="00775947" w:rsidRDefault="00000000">
            <w:pPr>
              <w:keepNext/>
              <w:spacing w:before="20" w:after="20"/>
              <w:jc w:val="center"/>
            </w:pPr>
            <w:r>
              <w:rPr>
                <w:rFonts w:ascii="游明朝" w:eastAsia="游明朝" w:hAnsi="游明朝"/>
                <w:sz w:val="16"/>
              </w:rPr>
              <w:t>0.027</w:t>
            </w:r>
          </w:p>
        </w:tc>
        <w:tc>
          <w:tcPr>
            <w:tcW w:w="720" w:type="dxa"/>
          </w:tcPr>
          <w:p w14:paraId="2EBB0C12" w14:textId="77777777" w:rsidR="00775947" w:rsidRDefault="00000000">
            <w:pPr>
              <w:keepNext/>
              <w:spacing w:before="20" w:after="20"/>
              <w:jc w:val="center"/>
            </w:pPr>
            <w:r>
              <w:rPr>
                <w:rFonts w:ascii="游明朝" w:eastAsia="游明朝" w:hAnsi="游明朝"/>
                <w:sz w:val="16"/>
              </w:rPr>
              <w:t>0.030</w:t>
            </w:r>
          </w:p>
        </w:tc>
        <w:tc>
          <w:tcPr>
            <w:tcW w:w="720" w:type="dxa"/>
          </w:tcPr>
          <w:p w14:paraId="58CAE814" w14:textId="77777777" w:rsidR="00775947" w:rsidRDefault="00000000">
            <w:pPr>
              <w:keepNext/>
              <w:spacing w:before="20" w:after="20"/>
              <w:jc w:val="center"/>
            </w:pPr>
            <w:r>
              <w:rPr>
                <w:rFonts w:ascii="游明朝" w:eastAsia="游明朝" w:hAnsi="游明朝"/>
                <w:sz w:val="16"/>
              </w:rPr>
              <w:t>0.239</w:t>
            </w:r>
          </w:p>
        </w:tc>
        <w:tc>
          <w:tcPr>
            <w:tcW w:w="950" w:type="dxa"/>
          </w:tcPr>
          <w:p w14:paraId="7B36236D" w14:textId="77777777" w:rsidR="00775947" w:rsidRDefault="00000000">
            <w:pPr>
              <w:keepNext/>
              <w:spacing w:before="20" w:after="20"/>
              <w:jc w:val="center"/>
            </w:pPr>
            <w:r>
              <w:rPr>
                <w:rFonts w:ascii="游明朝" w:eastAsia="游明朝" w:hAnsi="游明朝"/>
                <w:sz w:val="16"/>
              </w:rPr>
              <w:t>841</w:t>
            </w:r>
          </w:p>
        </w:tc>
        <w:tc>
          <w:tcPr>
            <w:tcW w:w="770" w:type="dxa"/>
          </w:tcPr>
          <w:p w14:paraId="66F9F678" w14:textId="77777777" w:rsidR="00775947" w:rsidRDefault="00000000">
            <w:pPr>
              <w:keepNext/>
              <w:spacing w:before="20" w:after="20"/>
              <w:jc w:val="center"/>
            </w:pPr>
            <w:r>
              <w:rPr>
                <w:rFonts w:ascii="游明朝" w:eastAsia="游明朝" w:hAnsi="游明朝"/>
                <w:sz w:val="16"/>
              </w:rPr>
              <w:t>744</w:t>
            </w:r>
          </w:p>
        </w:tc>
      </w:tr>
      <w:tr w:rsidR="00775947" w14:paraId="7E9E9C21" w14:textId="77777777">
        <w:trPr>
          <w:cantSplit/>
          <w:jc w:val="center"/>
        </w:trPr>
        <w:tc>
          <w:tcPr>
            <w:tcW w:w="1100" w:type="dxa"/>
          </w:tcPr>
          <w:p w14:paraId="7B9A8F48" w14:textId="77777777" w:rsidR="00775947" w:rsidRDefault="00000000">
            <w:pPr>
              <w:keepNext/>
              <w:spacing w:before="20" w:after="20"/>
              <w:jc w:val="left"/>
            </w:pPr>
            <w:r>
              <w:rPr>
                <w:rFonts w:ascii="游明朝" w:eastAsia="游明朝" w:hAnsi="游明朝"/>
                <w:b/>
                <w:sz w:val="16"/>
              </w:rPr>
              <w:t xml:space="preserve">  ProtoRAF</w:t>
            </w:r>
          </w:p>
        </w:tc>
        <w:tc>
          <w:tcPr>
            <w:tcW w:w="720" w:type="dxa"/>
          </w:tcPr>
          <w:p w14:paraId="7377B111" w14:textId="77777777" w:rsidR="00775947" w:rsidRDefault="00000000">
            <w:pPr>
              <w:keepNext/>
              <w:spacing w:before="20" w:after="20"/>
              <w:jc w:val="center"/>
            </w:pPr>
            <w:r>
              <w:rPr>
                <w:rFonts w:ascii="游明朝" w:eastAsia="游明朝" w:hAnsi="游明朝"/>
                <w:sz w:val="16"/>
              </w:rPr>
              <w:t>0.665</w:t>
            </w:r>
          </w:p>
        </w:tc>
        <w:tc>
          <w:tcPr>
            <w:tcW w:w="720" w:type="dxa"/>
          </w:tcPr>
          <w:p w14:paraId="51D0D961" w14:textId="77777777" w:rsidR="00775947" w:rsidRDefault="00000000">
            <w:pPr>
              <w:keepNext/>
              <w:spacing w:before="20" w:after="20"/>
              <w:jc w:val="center"/>
            </w:pPr>
            <w:r>
              <w:rPr>
                <w:rFonts w:ascii="游明朝" w:eastAsia="游明朝" w:hAnsi="游明朝"/>
                <w:sz w:val="16"/>
              </w:rPr>
              <w:t>0.022</w:t>
            </w:r>
          </w:p>
        </w:tc>
        <w:tc>
          <w:tcPr>
            <w:tcW w:w="720" w:type="dxa"/>
          </w:tcPr>
          <w:p w14:paraId="54302FFC" w14:textId="77777777" w:rsidR="00775947" w:rsidRDefault="00000000">
            <w:pPr>
              <w:keepNext/>
              <w:spacing w:before="20" w:after="20"/>
              <w:jc w:val="center"/>
            </w:pPr>
            <w:r>
              <w:rPr>
                <w:rFonts w:ascii="游明朝" w:eastAsia="游明朝" w:hAnsi="游明朝"/>
                <w:sz w:val="16"/>
              </w:rPr>
              <w:t>0.025</w:t>
            </w:r>
          </w:p>
        </w:tc>
        <w:tc>
          <w:tcPr>
            <w:tcW w:w="720" w:type="dxa"/>
          </w:tcPr>
          <w:p w14:paraId="57ADB6E7" w14:textId="77777777" w:rsidR="00775947" w:rsidRDefault="00000000">
            <w:pPr>
              <w:keepNext/>
              <w:spacing w:before="20" w:after="20"/>
              <w:jc w:val="center"/>
            </w:pPr>
            <w:r>
              <w:rPr>
                <w:rFonts w:ascii="游明朝" w:eastAsia="游明朝" w:hAnsi="游明朝"/>
                <w:sz w:val="16"/>
              </w:rPr>
              <w:t>0.028</w:t>
            </w:r>
          </w:p>
        </w:tc>
        <w:tc>
          <w:tcPr>
            <w:tcW w:w="720" w:type="dxa"/>
          </w:tcPr>
          <w:p w14:paraId="3E4EAC63" w14:textId="77777777" w:rsidR="00775947" w:rsidRDefault="00000000">
            <w:pPr>
              <w:keepNext/>
              <w:spacing w:before="20" w:after="20"/>
              <w:jc w:val="center"/>
            </w:pPr>
            <w:r>
              <w:rPr>
                <w:rFonts w:ascii="游明朝" w:eastAsia="游明朝" w:hAnsi="游明朝"/>
                <w:sz w:val="16"/>
              </w:rPr>
              <w:t>0.050</w:t>
            </w:r>
          </w:p>
        </w:tc>
        <w:tc>
          <w:tcPr>
            <w:tcW w:w="720" w:type="dxa"/>
          </w:tcPr>
          <w:p w14:paraId="6B381E17" w14:textId="77777777" w:rsidR="00775947" w:rsidRDefault="00000000">
            <w:pPr>
              <w:keepNext/>
              <w:spacing w:before="20" w:after="20"/>
              <w:jc w:val="center"/>
            </w:pPr>
            <w:r>
              <w:rPr>
                <w:rFonts w:ascii="游明朝" w:eastAsia="游明朝" w:hAnsi="游明朝"/>
                <w:sz w:val="16"/>
              </w:rPr>
              <w:t>0.000</w:t>
            </w:r>
          </w:p>
        </w:tc>
        <w:tc>
          <w:tcPr>
            <w:tcW w:w="720" w:type="dxa"/>
          </w:tcPr>
          <w:p w14:paraId="62E7472C" w14:textId="77777777" w:rsidR="00775947" w:rsidRDefault="00000000">
            <w:pPr>
              <w:keepNext/>
              <w:spacing w:before="20" w:after="20"/>
              <w:jc w:val="center"/>
            </w:pPr>
            <w:r>
              <w:rPr>
                <w:rFonts w:ascii="游明朝" w:eastAsia="游明朝" w:hAnsi="游明朝"/>
                <w:sz w:val="16"/>
              </w:rPr>
              <w:t>0.044</w:t>
            </w:r>
          </w:p>
        </w:tc>
        <w:tc>
          <w:tcPr>
            <w:tcW w:w="720" w:type="dxa"/>
          </w:tcPr>
          <w:p w14:paraId="5DA255B3" w14:textId="77777777" w:rsidR="00775947" w:rsidRDefault="00000000">
            <w:pPr>
              <w:keepNext/>
              <w:spacing w:before="20" w:after="20"/>
              <w:jc w:val="center"/>
            </w:pPr>
            <w:r>
              <w:rPr>
                <w:rFonts w:ascii="游明朝" w:eastAsia="游明朝" w:hAnsi="游明朝"/>
                <w:sz w:val="16"/>
              </w:rPr>
              <w:t>0.029</w:t>
            </w:r>
          </w:p>
        </w:tc>
        <w:tc>
          <w:tcPr>
            <w:tcW w:w="720" w:type="dxa"/>
          </w:tcPr>
          <w:p w14:paraId="37BE9164" w14:textId="77777777" w:rsidR="00775947" w:rsidRDefault="00000000">
            <w:pPr>
              <w:keepNext/>
              <w:spacing w:before="20" w:after="20"/>
              <w:jc w:val="center"/>
            </w:pPr>
            <w:r>
              <w:rPr>
                <w:rFonts w:ascii="游明朝" w:eastAsia="游明朝" w:hAnsi="游明朝"/>
                <w:sz w:val="16"/>
              </w:rPr>
              <w:t>0.028</w:t>
            </w:r>
          </w:p>
        </w:tc>
        <w:tc>
          <w:tcPr>
            <w:tcW w:w="720" w:type="dxa"/>
          </w:tcPr>
          <w:p w14:paraId="24DC693E" w14:textId="77777777" w:rsidR="00775947" w:rsidRDefault="00000000">
            <w:pPr>
              <w:keepNext/>
              <w:spacing w:before="20" w:after="20"/>
              <w:jc w:val="center"/>
            </w:pPr>
            <w:r>
              <w:rPr>
                <w:rFonts w:ascii="游明朝" w:eastAsia="游明朝" w:hAnsi="游明朝"/>
                <w:sz w:val="16"/>
              </w:rPr>
              <w:t>0.015</w:t>
            </w:r>
          </w:p>
        </w:tc>
        <w:tc>
          <w:tcPr>
            <w:tcW w:w="720" w:type="dxa"/>
          </w:tcPr>
          <w:p w14:paraId="36BE470A" w14:textId="77777777" w:rsidR="00775947" w:rsidRDefault="00000000">
            <w:pPr>
              <w:keepNext/>
              <w:spacing w:before="20" w:after="20"/>
              <w:jc w:val="center"/>
            </w:pPr>
            <w:r>
              <w:rPr>
                <w:rFonts w:ascii="游明朝" w:eastAsia="游明朝" w:hAnsi="游明朝"/>
                <w:sz w:val="16"/>
              </w:rPr>
              <w:t>0.094</w:t>
            </w:r>
          </w:p>
        </w:tc>
        <w:tc>
          <w:tcPr>
            <w:tcW w:w="950" w:type="dxa"/>
          </w:tcPr>
          <w:p w14:paraId="3CB82A77" w14:textId="77777777" w:rsidR="00775947" w:rsidRDefault="00000000">
            <w:pPr>
              <w:keepNext/>
              <w:spacing w:before="20" w:after="20"/>
              <w:jc w:val="center"/>
            </w:pPr>
            <w:r>
              <w:rPr>
                <w:rFonts w:ascii="游明朝" w:eastAsia="游明朝" w:hAnsi="游明朝"/>
                <w:sz w:val="16"/>
              </w:rPr>
              <w:t>1,348</w:t>
            </w:r>
          </w:p>
        </w:tc>
        <w:tc>
          <w:tcPr>
            <w:tcW w:w="770" w:type="dxa"/>
          </w:tcPr>
          <w:p w14:paraId="0041FD49" w14:textId="77777777" w:rsidR="00775947" w:rsidRDefault="00000000">
            <w:pPr>
              <w:keepNext/>
              <w:spacing w:before="20" w:after="20"/>
              <w:jc w:val="center"/>
            </w:pPr>
            <w:r>
              <w:rPr>
                <w:rFonts w:ascii="游明朝" w:eastAsia="游明朝" w:hAnsi="游明朝"/>
                <w:sz w:val="16"/>
              </w:rPr>
              <w:t>1,276</w:t>
            </w:r>
          </w:p>
        </w:tc>
      </w:tr>
      <w:tr w:rsidR="00775947" w14:paraId="476C44D6" w14:textId="77777777">
        <w:trPr>
          <w:cantSplit/>
          <w:jc w:val="center"/>
        </w:trPr>
        <w:tc>
          <w:tcPr>
            <w:tcW w:w="1100" w:type="dxa"/>
            <w:tcBorders>
              <w:bottom w:val="single" w:sz="8" w:space="0" w:color="000000"/>
            </w:tcBorders>
          </w:tcPr>
          <w:p w14:paraId="25D88A30" w14:textId="77777777" w:rsidR="00775947" w:rsidRDefault="00000000">
            <w:pPr>
              <w:keepNext/>
              <w:spacing w:before="20" w:after="20"/>
              <w:jc w:val="left"/>
            </w:pPr>
            <w:r>
              <w:rPr>
                <w:rFonts w:ascii="游明朝" w:eastAsia="游明朝" w:hAnsi="游明朝"/>
                <w:b/>
                <w:sz w:val="16"/>
              </w:rPr>
              <w:t xml:space="preserve">  Baseline</w:t>
            </w:r>
          </w:p>
        </w:tc>
        <w:tc>
          <w:tcPr>
            <w:tcW w:w="720" w:type="dxa"/>
            <w:tcBorders>
              <w:bottom w:val="single" w:sz="8" w:space="0" w:color="000000"/>
            </w:tcBorders>
          </w:tcPr>
          <w:p w14:paraId="7F3A2063" w14:textId="77777777" w:rsidR="00775947" w:rsidRDefault="00000000">
            <w:pPr>
              <w:keepNext/>
              <w:spacing w:before="20" w:after="20"/>
              <w:jc w:val="center"/>
            </w:pPr>
            <w:r>
              <w:rPr>
                <w:rFonts w:ascii="游明朝" w:eastAsia="游明朝" w:hAnsi="游明朝"/>
                <w:sz w:val="16"/>
              </w:rPr>
              <w:t>0.667</w:t>
            </w:r>
          </w:p>
        </w:tc>
        <w:tc>
          <w:tcPr>
            <w:tcW w:w="720" w:type="dxa"/>
            <w:tcBorders>
              <w:bottom w:val="single" w:sz="8" w:space="0" w:color="000000"/>
            </w:tcBorders>
          </w:tcPr>
          <w:p w14:paraId="73F964B5" w14:textId="77777777" w:rsidR="00775947" w:rsidRDefault="00000000">
            <w:pPr>
              <w:keepNext/>
              <w:spacing w:before="20" w:after="20"/>
              <w:jc w:val="center"/>
            </w:pPr>
            <w:r>
              <w:rPr>
                <w:rFonts w:ascii="游明朝" w:eastAsia="游明朝" w:hAnsi="游明朝"/>
                <w:sz w:val="16"/>
              </w:rPr>
              <w:t>0.022</w:t>
            </w:r>
          </w:p>
        </w:tc>
        <w:tc>
          <w:tcPr>
            <w:tcW w:w="720" w:type="dxa"/>
            <w:tcBorders>
              <w:bottom w:val="single" w:sz="8" w:space="0" w:color="000000"/>
            </w:tcBorders>
          </w:tcPr>
          <w:p w14:paraId="41995F6D" w14:textId="77777777" w:rsidR="00775947" w:rsidRDefault="00000000">
            <w:pPr>
              <w:keepNext/>
              <w:spacing w:before="20" w:after="20"/>
              <w:jc w:val="center"/>
            </w:pPr>
            <w:r>
              <w:rPr>
                <w:rFonts w:ascii="游明朝" w:eastAsia="游明朝" w:hAnsi="游明朝"/>
                <w:sz w:val="16"/>
              </w:rPr>
              <w:t>0.025</w:t>
            </w:r>
          </w:p>
        </w:tc>
        <w:tc>
          <w:tcPr>
            <w:tcW w:w="720" w:type="dxa"/>
            <w:tcBorders>
              <w:bottom w:val="single" w:sz="8" w:space="0" w:color="000000"/>
            </w:tcBorders>
          </w:tcPr>
          <w:p w14:paraId="33EEB330" w14:textId="77777777" w:rsidR="00775947" w:rsidRDefault="00000000">
            <w:pPr>
              <w:keepNext/>
              <w:spacing w:before="20" w:after="20"/>
              <w:jc w:val="center"/>
            </w:pPr>
            <w:r>
              <w:rPr>
                <w:rFonts w:ascii="游明朝" w:eastAsia="游明朝" w:hAnsi="游明朝"/>
                <w:sz w:val="16"/>
              </w:rPr>
              <w:t>0.028</w:t>
            </w:r>
          </w:p>
        </w:tc>
        <w:tc>
          <w:tcPr>
            <w:tcW w:w="720" w:type="dxa"/>
            <w:tcBorders>
              <w:bottom w:val="single" w:sz="8" w:space="0" w:color="000000"/>
            </w:tcBorders>
          </w:tcPr>
          <w:p w14:paraId="675D0310" w14:textId="77777777" w:rsidR="00775947" w:rsidRDefault="00000000">
            <w:pPr>
              <w:keepNext/>
              <w:spacing w:before="20" w:after="20"/>
              <w:jc w:val="center"/>
            </w:pPr>
            <w:r>
              <w:rPr>
                <w:rFonts w:ascii="游明朝" w:eastAsia="游明朝" w:hAnsi="游明朝"/>
                <w:sz w:val="16"/>
              </w:rPr>
              <w:t>0.050</w:t>
            </w:r>
          </w:p>
        </w:tc>
        <w:tc>
          <w:tcPr>
            <w:tcW w:w="720" w:type="dxa"/>
            <w:tcBorders>
              <w:bottom w:val="single" w:sz="8" w:space="0" w:color="000000"/>
            </w:tcBorders>
          </w:tcPr>
          <w:p w14:paraId="764B79B7" w14:textId="77777777" w:rsidR="00775947" w:rsidRDefault="00000000">
            <w:pPr>
              <w:keepNext/>
              <w:spacing w:before="20" w:after="20"/>
              <w:jc w:val="center"/>
            </w:pPr>
            <w:r>
              <w:rPr>
                <w:rFonts w:ascii="游明朝" w:eastAsia="游明朝" w:hAnsi="游明朝"/>
                <w:sz w:val="16"/>
              </w:rPr>
              <w:t>0.000</w:t>
            </w:r>
          </w:p>
        </w:tc>
        <w:tc>
          <w:tcPr>
            <w:tcW w:w="720" w:type="dxa"/>
            <w:tcBorders>
              <w:bottom w:val="single" w:sz="8" w:space="0" w:color="000000"/>
            </w:tcBorders>
          </w:tcPr>
          <w:p w14:paraId="488959D1" w14:textId="77777777" w:rsidR="00775947" w:rsidRDefault="00000000">
            <w:pPr>
              <w:keepNext/>
              <w:spacing w:before="20" w:after="20"/>
              <w:jc w:val="center"/>
            </w:pPr>
            <w:r>
              <w:rPr>
                <w:rFonts w:ascii="游明朝" w:eastAsia="游明朝" w:hAnsi="游明朝"/>
                <w:sz w:val="16"/>
              </w:rPr>
              <w:t>0.043</w:t>
            </w:r>
          </w:p>
        </w:tc>
        <w:tc>
          <w:tcPr>
            <w:tcW w:w="720" w:type="dxa"/>
            <w:tcBorders>
              <w:bottom w:val="single" w:sz="8" w:space="0" w:color="000000"/>
            </w:tcBorders>
          </w:tcPr>
          <w:p w14:paraId="584775D3" w14:textId="77777777" w:rsidR="00775947" w:rsidRDefault="00000000">
            <w:pPr>
              <w:keepNext/>
              <w:spacing w:before="20" w:after="20"/>
              <w:jc w:val="center"/>
            </w:pPr>
            <w:r>
              <w:rPr>
                <w:rFonts w:ascii="游明朝" w:eastAsia="游明朝" w:hAnsi="游明朝"/>
                <w:sz w:val="16"/>
              </w:rPr>
              <w:t>0.028</w:t>
            </w:r>
          </w:p>
        </w:tc>
        <w:tc>
          <w:tcPr>
            <w:tcW w:w="720" w:type="dxa"/>
            <w:tcBorders>
              <w:bottom w:val="single" w:sz="8" w:space="0" w:color="000000"/>
            </w:tcBorders>
          </w:tcPr>
          <w:p w14:paraId="488003C2" w14:textId="77777777" w:rsidR="00775947" w:rsidRDefault="00000000">
            <w:pPr>
              <w:keepNext/>
              <w:spacing w:before="20" w:after="20"/>
              <w:jc w:val="center"/>
            </w:pPr>
            <w:r>
              <w:rPr>
                <w:rFonts w:ascii="游明朝" w:eastAsia="游明朝" w:hAnsi="游明朝"/>
                <w:sz w:val="16"/>
              </w:rPr>
              <w:t>0.028</w:t>
            </w:r>
          </w:p>
        </w:tc>
        <w:tc>
          <w:tcPr>
            <w:tcW w:w="720" w:type="dxa"/>
            <w:tcBorders>
              <w:bottom w:val="single" w:sz="8" w:space="0" w:color="000000"/>
            </w:tcBorders>
          </w:tcPr>
          <w:p w14:paraId="721CF6BA" w14:textId="77777777" w:rsidR="00775947" w:rsidRDefault="00000000">
            <w:pPr>
              <w:keepNext/>
              <w:spacing w:before="20" w:after="20"/>
              <w:jc w:val="center"/>
            </w:pPr>
            <w:r>
              <w:rPr>
                <w:rFonts w:ascii="游明朝" w:eastAsia="游明朝" w:hAnsi="游明朝"/>
                <w:sz w:val="16"/>
              </w:rPr>
              <w:t>0.015</w:t>
            </w:r>
          </w:p>
        </w:tc>
        <w:tc>
          <w:tcPr>
            <w:tcW w:w="720" w:type="dxa"/>
            <w:tcBorders>
              <w:bottom w:val="single" w:sz="8" w:space="0" w:color="000000"/>
            </w:tcBorders>
          </w:tcPr>
          <w:p w14:paraId="5C3221D3" w14:textId="77777777" w:rsidR="00775947" w:rsidRDefault="00000000">
            <w:pPr>
              <w:keepNext/>
              <w:spacing w:before="20" w:after="20"/>
              <w:jc w:val="center"/>
            </w:pPr>
            <w:r>
              <w:rPr>
                <w:rFonts w:ascii="游明朝" w:eastAsia="游明朝" w:hAnsi="游明朝"/>
                <w:sz w:val="16"/>
              </w:rPr>
              <w:t>0.093</w:t>
            </w:r>
          </w:p>
        </w:tc>
        <w:tc>
          <w:tcPr>
            <w:tcW w:w="950" w:type="dxa"/>
            <w:tcBorders>
              <w:bottom w:val="single" w:sz="8" w:space="0" w:color="000000"/>
            </w:tcBorders>
          </w:tcPr>
          <w:p w14:paraId="0A4876D8" w14:textId="77777777" w:rsidR="00775947" w:rsidRDefault="00000000">
            <w:pPr>
              <w:keepNext/>
              <w:spacing w:before="20" w:after="20"/>
              <w:jc w:val="center"/>
            </w:pPr>
            <w:r>
              <w:rPr>
                <w:rFonts w:ascii="游明朝" w:eastAsia="游明朝" w:hAnsi="游明朝"/>
                <w:sz w:val="16"/>
              </w:rPr>
              <w:t>1,353</w:t>
            </w:r>
          </w:p>
        </w:tc>
        <w:tc>
          <w:tcPr>
            <w:tcW w:w="770" w:type="dxa"/>
            <w:tcBorders>
              <w:bottom w:val="single" w:sz="8" w:space="0" w:color="000000"/>
            </w:tcBorders>
          </w:tcPr>
          <w:p w14:paraId="1903F21F" w14:textId="77777777" w:rsidR="00775947" w:rsidRDefault="00000000">
            <w:pPr>
              <w:keepNext/>
              <w:spacing w:before="20" w:after="20"/>
              <w:jc w:val="center"/>
            </w:pPr>
            <w:r>
              <w:rPr>
                <w:rFonts w:ascii="游明朝" w:eastAsia="游明朝" w:hAnsi="游明朝"/>
                <w:sz w:val="16"/>
              </w:rPr>
              <w:t>1,282</w:t>
            </w:r>
          </w:p>
        </w:tc>
      </w:tr>
      <w:tr w:rsidR="00775947" w14:paraId="26486455" w14:textId="77777777">
        <w:trPr>
          <w:cantSplit/>
          <w:jc w:val="center"/>
        </w:trPr>
        <w:tc>
          <w:tcPr>
            <w:tcW w:w="9020" w:type="dxa"/>
            <w:gridSpan w:val="12"/>
          </w:tcPr>
          <w:p w14:paraId="1F999AB7" w14:textId="77777777" w:rsidR="00775947" w:rsidRDefault="00000000">
            <w:pPr>
              <w:keepNext/>
              <w:spacing w:before="20" w:after="20"/>
              <w:jc w:val="left"/>
            </w:pPr>
            <w:r>
              <w:rPr>
                <w:rFonts w:ascii="游明朝" w:eastAsia="游明朝" w:hAnsi="游明朝"/>
                <w:b/>
                <w:sz w:val="16"/>
              </w:rPr>
              <w:t>見逃し</w:t>
            </w:r>
          </w:p>
        </w:tc>
        <w:tc>
          <w:tcPr>
            <w:tcW w:w="950" w:type="dxa"/>
          </w:tcPr>
          <w:p w14:paraId="62D11135" w14:textId="77777777" w:rsidR="00775947" w:rsidRDefault="00000000">
            <w:pPr>
              <w:keepNext/>
              <w:spacing w:before="20" w:after="20"/>
              <w:jc w:val="center"/>
            </w:pPr>
            <w:r>
              <w:rPr>
                <w:rFonts w:ascii="游明朝" w:eastAsia="游明朝" w:hAnsi="游明朝"/>
                <w:b/>
                <w:sz w:val="16"/>
              </w:rPr>
              <w:t>実スパイク数</w:t>
            </w:r>
          </w:p>
        </w:tc>
        <w:tc>
          <w:tcPr>
            <w:tcW w:w="770" w:type="dxa"/>
          </w:tcPr>
          <w:p w14:paraId="098DF6F9" w14:textId="77777777" w:rsidR="00775947" w:rsidRDefault="00000000">
            <w:pPr>
              <w:keepNext/>
              <w:spacing w:before="20" w:after="20"/>
              <w:jc w:val="center"/>
            </w:pPr>
            <w:r>
              <w:rPr>
                <w:rFonts w:ascii="游明朝" w:eastAsia="游明朝" w:hAnsi="游明朝"/>
                <w:b/>
                <w:sz w:val="16"/>
              </w:rPr>
              <w:t>見逃し数</w:t>
            </w:r>
          </w:p>
        </w:tc>
      </w:tr>
      <w:tr w:rsidR="00775947" w14:paraId="7855B90B" w14:textId="77777777">
        <w:trPr>
          <w:cantSplit/>
          <w:jc w:val="center"/>
        </w:trPr>
        <w:tc>
          <w:tcPr>
            <w:tcW w:w="1100" w:type="dxa"/>
          </w:tcPr>
          <w:p w14:paraId="423DDB5C" w14:textId="77777777" w:rsidR="00775947" w:rsidRDefault="00000000">
            <w:pPr>
              <w:keepNext/>
              <w:spacing w:before="20" w:after="20"/>
              <w:jc w:val="left"/>
            </w:pPr>
            <w:r>
              <w:rPr>
                <w:rFonts w:ascii="游明朝" w:eastAsia="游明朝" w:hAnsi="游明朝"/>
                <w:b/>
                <w:sz w:val="16"/>
              </w:rPr>
              <w:t xml:space="preserve">  GateRAF</w:t>
            </w:r>
          </w:p>
        </w:tc>
        <w:tc>
          <w:tcPr>
            <w:tcW w:w="720" w:type="dxa"/>
          </w:tcPr>
          <w:p w14:paraId="5A152107" w14:textId="77777777" w:rsidR="00775947" w:rsidRDefault="00000000">
            <w:pPr>
              <w:keepNext/>
              <w:spacing w:before="20" w:after="20"/>
              <w:jc w:val="center"/>
            </w:pPr>
            <w:r>
              <w:rPr>
                <w:rFonts w:ascii="游明朝" w:eastAsia="游明朝" w:hAnsi="游明朝"/>
                <w:sz w:val="16"/>
              </w:rPr>
              <w:t>0.253</w:t>
            </w:r>
          </w:p>
        </w:tc>
        <w:tc>
          <w:tcPr>
            <w:tcW w:w="720" w:type="dxa"/>
          </w:tcPr>
          <w:p w14:paraId="77A0E3C1" w14:textId="77777777" w:rsidR="00775947" w:rsidRDefault="00000000">
            <w:pPr>
              <w:keepNext/>
              <w:spacing w:before="20" w:after="20"/>
              <w:jc w:val="center"/>
            </w:pPr>
            <w:r>
              <w:rPr>
                <w:rFonts w:ascii="游明朝" w:eastAsia="游明朝" w:hAnsi="游明朝"/>
                <w:sz w:val="16"/>
              </w:rPr>
              <w:t>0.012</w:t>
            </w:r>
          </w:p>
        </w:tc>
        <w:tc>
          <w:tcPr>
            <w:tcW w:w="720" w:type="dxa"/>
          </w:tcPr>
          <w:p w14:paraId="724E57A0" w14:textId="77777777" w:rsidR="00775947" w:rsidRDefault="00000000">
            <w:pPr>
              <w:keepNext/>
              <w:spacing w:before="20" w:after="20"/>
              <w:jc w:val="center"/>
            </w:pPr>
            <w:r>
              <w:rPr>
                <w:rFonts w:ascii="游明朝" w:eastAsia="游明朝" w:hAnsi="游明朝"/>
                <w:sz w:val="16"/>
              </w:rPr>
              <w:t>0.043</w:t>
            </w:r>
          </w:p>
        </w:tc>
        <w:tc>
          <w:tcPr>
            <w:tcW w:w="720" w:type="dxa"/>
          </w:tcPr>
          <w:p w14:paraId="42848059" w14:textId="77777777" w:rsidR="00775947" w:rsidRDefault="00000000">
            <w:pPr>
              <w:keepNext/>
              <w:spacing w:before="20" w:after="20"/>
              <w:jc w:val="center"/>
            </w:pPr>
            <w:r>
              <w:rPr>
                <w:rFonts w:ascii="游明朝" w:eastAsia="游明朝" w:hAnsi="游明朝"/>
                <w:sz w:val="16"/>
              </w:rPr>
              <w:t>0.043</w:t>
            </w:r>
          </w:p>
        </w:tc>
        <w:tc>
          <w:tcPr>
            <w:tcW w:w="720" w:type="dxa"/>
          </w:tcPr>
          <w:p w14:paraId="703CAD79" w14:textId="77777777" w:rsidR="00775947" w:rsidRDefault="00000000">
            <w:pPr>
              <w:keepNext/>
              <w:spacing w:before="20" w:after="20"/>
              <w:jc w:val="center"/>
            </w:pPr>
            <w:r>
              <w:rPr>
                <w:rFonts w:ascii="游明朝" w:eastAsia="游明朝" w:hAnsi="游明朝"/>
                <w:sz w:val="16"/>
              </w:rPr>
              <w:t>0.086</w:t>
            </w:r>
          </w:p>
        </w:tc>
        <w:tc>
          <w:tcPr>
            <w:tcW w:w="720" w:type="dxa"/>
          </w:tcPr>
          <w:p w14:paraId="62D7DE4F" w14:textId="77777777" w:rsidR="00775947" w:rsidRDefault="00000000">
            <w:pPr>
              <w:keepNext/>
              <w:spacing w:before="20" w:after="20"/>
              <w:jc w:val="center"/>
            </w:pPr>
            <w:r>
              <w:rPr>
                <w:rFonts w:ascii="游明朝" w:eastAsia="游明朝" w:hAnsi="游明朝"/>
                <w:sz w:val="16"/>
              </w:rPr>
              <w:t>0.000</w:t>
            </w:r>
          </w:p>
        </w:tc>
        <w:tc>
          <w:tcPr>
            <w:tcW w:w="720" w:type="dxa"/>
          </w:tcPr>
          <w:p w14:paraId="0E78775C" w14:textId="77777777" w:rsidR="00775947" w:rsidRDefault="00000000">
            <w:pPr>
              <w:keepNext/>
              <w:spacing w:before="20" w:after="20"/>
              <w:jc w:val="center"/>
            </w:pPr>
            <w:r>
              <w:rPr>
                <w:rFonts w:ascii="游明朝" w:eastAsia="游明朝" w:hAnsi="游明朝"/>
                <w:sz w:val="16"/>
              </w:rPr>
              <w:t>0.068</w:t>
            </w:r>
          </w:p>
        </w:tc>
        <w:tc>
          <w:tcPr>
            <w:tcW w:w="720" w:type="dxa"/>
          </w:tcPr>
          <w:p w14:paraId="3E87C529" w14:textId="77777777" w:rsidR="00775947" w:rsidRDefault="00000000">
            <w:pPr>
              <w:keepNext/>
              <w:spacing w:before="20" w:after="20"/>
              <w:jc w:val="center"/>
            </w:pPr>
            <w:r>
              <w:rPr>
                <w:rFonts w:ascii="游明朝" w:eastAsia="游明朝" w:hAnsi="游明朝"/>
                <w:sz w:val="16"/>
              </w:rPr>
              <w:t>0.037</w:t>
            </w:r>
          </w:p>
        </w:tc>
        <w:tc>
          <w:tcPr>
            <w:tcW w:w="720" w:type="dxa"/>
          </w:tcPr>
          <w:p w14:paraId="79A38D55" w14:textId="77777777" w:rsidR="00775947" w:rsidRDefault="00000000">
            <w:pPr>
              <w:keepNext/>
              <w:spacing w:before="20" w:after="20"/>
              <w:jc w:val="center"/>
            </w:pPr>
            <w:r>
              <w:rPr>
                <w:rFonts w:ascii="游明朝" w:eastAsia="游明朝" w:hAnsi="游明朝"/>
                <w:sz w:val="16"/>
              </w:rPr>
              <w:t>0.025</w:t>
            </w:r>
          </w:p>
        </w:tc>
        <w:tc>
          <w:tcPr>
            <w:tcW w:w="720" w:type="dxa"/>
          </w:tcPr>
          <w:p w14:paraId="1271F51C" w14:textId="77777777" w:rsidR="00775947" w:rsidRDefault="00000000">
            <w:pPr>
              <w:keepNext/>
              <w:spacing w:before="20" w:after="20"/>
              <w:jc w:val="center"/>
            </w:pPr>
            <w:r>
              <w:rPr>
                <w:rFonts w:ascii="游明朝" w:eastAsia="游明朝" w:hAnsi="游明朝"/>
                <w:sz w:val="16"/>
              </w:rPr>
              <w:t>0.037</w:t>
            </w:r>
          </w:p>
        </w:tc>
        <w:tc>
          <w:tcPr>
            <w:tcW w:w="720" w:type="dxa"/>
          </w:tcPr>
          <w:p w14:paraId="38D4F6FC" w14:textId="77777777" w:rsidR="00775947" w:rsidRDefault="00000000">
            <w:pPr>
              <w:keepNext/>
              <w:spacing w:before="20" w:after="20"/>
              <w:jc w:val="center"/>
            </w:pPr>
            <w:r>
              <w:rPr>
                <w:rFonts w:ascii="游明朝" w:eastAsia="游明朝" w:hAnsi="游明朝"/>
                <w:sz w:val="16"/>
              </w:rPr>
              <w:t>0.395</w:t>
            </w:r>
          </w:p>
        </w:tc>
        <w:tc>
          <w:tcPr>
            <w:tcW w:w="950" w:type="dxa"/>
            <w:vMerge w:val="restart"/>
          </w:tcPr>
          <w:p w14:paraId="5D13E3C8" w14:textId="77777777" w:rsidR="00775947" w:rsidRDefault="00000000">
            <w:pPr>
              <w:keepNext/>
              <w:spacing w:before="20" w:after="20"/>
              <w:jc w:val="center"/>
            </w:pPr>
            <w:r>
              <w:rPr>
                <w:rFonts w:ascii="游明朝" w:eastAsia="游明朝" w:hAnsi="游明朝"/>
                <w:sz w:val="16"/>
              </w:rPr>
              <w:t>3,694</w:t>
            </w:r>
          </w:p>
        </w:tc>
        <w:tc>
          <w:tcPr>
            <w:tcW w:w="770" w:type="dxa"/>
          </w:tcPr>
          <w:p w14:paraId="5F165F5F" w14:textId="77777777" w:rsidR="00775947" w:rsidRDefault="00000000">
            <w:pPr>
              <w:keepNext/>
              <w:spacing w:before="20" w:after="20"/>
              <w:jc w:val="center"/>
            </w:pPr>
            <w:r>
              <w:rPr>
                <w:rFonts w:ascii="游明朝" w:eastAsia="游明朝" w:hAnsi="游明朝"/>
                <w:sz w:val="16"/>
              </w:rPr>
              <w:t>3,591</w:t>
            </w:r>
          </w:p>
        </w:tc>
      </w:tr>
      <w:tr w:rsidR="00775947" w14:paraId="11380E4E" w14:textId="77777777">
        <w:trPr>
          <w:cantSplit/>
          <w:jc w:val="center"/>
        </w:trPr>
        <w:tc>
          <w:tcPr>
            <w:tcW w:w="1100" w:type="dxa"/>
          </w:tcPr>
          <w:p w14:paraId="0BA8CCAA" w14:textId="77777777" w:rsidR="00775947" w:rsidRDefault="00000000">
            <w:pPr>
              <w:keepNext/>
              <w:spacing w:before="20" w:after="20"/>
              <w:jc w:val="left"/>
            </w:pPr>
            <w:r>
              <w:rPr>
                <w:rFonts w:ascii="游明朝" w:eastAsia="游明朝" w:hAnsi="游明朝"/>
                <w:b/>
                <w:sz w:val="16"/>
              </w:rPr>
              <w:t xml:space="preserve">  Multi-RAF</w:t>
            </w:r>
          </w:p>
        </w:tc>
        <w:tc>
          <w:tcPr>
            <w:tcW w:w="720" w:type="dxa"/>
          </w:tcPr>
          <w:p w14:paraId="65C05E5D" w14:textId="77777777" w:rsidR="00775947" w:rsidRDefault="00000000">
            <w:pPr>
              <w:keepNext/>
              <w:spacing w:before="20" w:after="20"/>
              <w:jc w:val="center"/>
            </w:pPr>
            <w:r>
              <w:rPr>
                <w:rFonts w:ascii="游明朝" w:eastAsia="游明朝" w:hAnsi="游明朝"/>
                <w:sz w:val="16"/>
              </w:rPr>
              <w:t>0.263</w:t>
            </w:r>
          </w:p>
        </w:tc>
        <w:tc>
          <w:tcPr>
            <w:tcW w:w="720" w:type="dxa"/>
          </w:tcPr>
          <w:p w14:paraId="1FF0F000" w14:textId="77777777" w:rsidR="00775947" w:rsidRDefault="00000000">
            <w:pPr>
              <w:keepNext/>
              <w:spacing w:before="20" w:after="20"/>
              <w:jc w:val="center"/>
            </w:pPr>
            <w:r>
              <w:rPr>
                <w:rFonts w:ascii="游明朝" w:eastAsia="游明朝" w:hAnsi="游明朝"/>
                <w:sz w:val="16"/>
              </w:rPr>
              <w:t>0.000</w:t>
            </w:r>
          </w:p>
        </w:tc>
        <w:tc>
          <w:tcPr>
            <w:tcW w:w="720" w:type="dxa"/>
          </w:tcPr>
          <w:p w14:paraId="7933FE26" w14:textId="77777777" w:rsidR="00775947" w:rsidRDefault="00000000">
            <w:pPr>
              <w:keepNext/>
              <w:spacing w:before="20" w:after="20"/>
              <w:jc w:val="center"/>
            </w:pPr>
            <w:r>
              <w:rPr>
                <w:rFonts w:ascii="游明朝" w:eastAsia="游明朝" w:hAnsi="游明朝"/>
                <w:sz w:val="16"/>
              </w:rPr>
              <w:t>0.033</w:t>
            </w:r>
          </w:p>
        </w:tc>
        <w:tc>
          <w:tcPr>
            <w:tcW w:w="720" w:type="dxa"/>
          </w:tcPr>
          <w:p w14:paraId="5AA9E2F3" w14:textId="77777777" w:rsidR="00775947" w:rsidRDefault="00000000">
            <w:pPr>
              <w:keepNext/>
              <w:spacing w:before="20" w:after="20"/>
              <w:jc w:val="center"/>
            </w:pPr>
            <w:r>
              <w:rPr>
                <w:rFonts w:ascii="游明朝" w:eastAsia="游明朝" w:hAnsi="游明朝"/>
                <w:sz w:val="16"/>
              </w:rPr>
              <w:t>0.033</w:t>
            </w:r>
          </w:p>
        </w:tc>
        <w:tc>
          <w:tcPr>
            <w:tcW w:w="720" w:type="dxa"/>
          </w:tcPr>
          <w:p w14:paraId="42747ABD" w14:textId="77777777" w:rsidR="00775947" w:rsidRDefault="00000000">
            <w:pPr>
              <w:keepNext/>
              <w:spacing w:before="20" w:after="20"/>
              <w:jc w:val="center"/>
            </w:pPr>
            <w:r>
              <w:rPr>
                <w:rFonts w:ascii="游明朝" w:eastAsia="游明朝" w:hAnsi="游明朝"/>
                <w:sz w:val="16"/>
              </w:rPr>
              <w:t>0.072</w:t>
            </w:r>
          </w:p>
        </w:tc>
        <w:tc>
          <w:tcPr>
            <w:tcW w:w="720" w:type="dxa"/>
          </w:tcPr>
          <w:p w14:paraId="0995852C" w14:textId="77777777" w:rsidR="00775947" w:rsidRDefault="00000000">
            <w:pPr>
              <w:keepNext/>
              <w:spacing w:before="20" w:after="20"/>
              <w:jc w:val="center"/>
            </w:pPr>
            <w:r>
              <w:rPr>
                <w:rFonts w:ascii="游明朝" w:eastAsia="游明朝" w:hAnsi="游明朝"/>
                <w:sz w:val="16"/>
              </w:rPr>
              <w:t>0.000</w:t>
            </w:r>
          </w:p>
        </w:tc>
        <w:tc>
          <w:tcPr>
            <w:tcW w:w="720" w:type="dxa"/>
          </w:tcPr>
          <w:p w14:paraId="48229AA9" w14:textId="77777777" w:rsidR="00775947" w:rsidRDefault="00000000">
            <w:pPr>
              <w:keepNext/>
              <w:spacing w:before="20" w:after="20"/>
              <w:jc w:val="center"/>
            </w:pPr>
            <w:r>
              <w:rPr>
                <w:rFonts w:ascii="游明朝" w:eastAsia="游明朝" w:hAnsi="游明朝"/>
                <w:sz w:val="16"/>
              </w:rPr>
              <w:t>0.072</w:t>
            </w:r>
          </w:p>
        </w:tc>
        <w:tc>
          <w:tcPr>
            <w:tcW w:w="720" w:type="dxa"/>
          </w:tcPr>
          <w:p w14:paraId="72942FA4" w14:textId="77777777" w:rsidR="00775947" w:rsidRDefault="00000000">
            <w:pPr>
              <w:keepNext/>
              <w:spacing w:before="20" w:after="20"/>
              <w:jc w:val="center"/>
            </w:pPr>
            <w:r>
              <w:rPr>
                <w:rFonts w:ascii="游明朝" w:eastAsia="游明朝" w:hAnsi="游明朝"/>
                <w:sz w:val="16"/>
              </w:rPr>
              <w:t>0.026</w:t>
            </w:r>
          </w:p>
        </w:tc>
        <w:tc>
          <w:tcPr>
            <w:tcW w:w="720" w:type="dxa"/>
          </w:tcPr>
          <w:p w14:paraId="39F49626" w14:textId="77777777" w:rsidR="00775947" w:rsidRDefault="00000000">
            <w:pPr>
              <w:keepNext/>
              <w:spacing w:before="20" w:after="20"/>
              <w:jc w:val="center"/>
            </w:pPr>
            <w:r>
              <w:rPr>
                <w:rFonts w:ascii="游明朝" w:eastAsia="游明朝" w:hAnsi="游明朝"/>
                <w:sz w:val="16"/>
              </w:rPr>
              <w:t>0.020</w:t>
            </w:r>
          </w:p>
        </w:tc>
        <w:tc>
          <w:tcPr>
            <w:tcW w:w="720" w:type="dxa"/>
          </w:tcPr>
          <w:p w14:paraId="7730F51C" w14:textId="77777777" w:rsidR="00775947" w:rsidRDefault="00000000">
            <w:pPr>
              <w:keepNext/>
              <w:spacing w:before="20" w:after="20"/>
              <w:jc w:val="center"/>
            </w:pPr>
            <w:r>
              <w:rPr>
                <w:rFonts w:ascii="游明朝" w:eastAsia="游明朝" w:hAnsi="游明朝"/>
                <w:sz w:val="16"/>
              </w:rPr>
              <w:t>0.026</w:t>
            </w:r>
          </w:p>
        </w:tc>
        <w:tc>
          <w:tcPr>
            <w:tcW w:w="720" w:type="dxa"/>
          </w:tcPr>
          <w:p w14:paraId="2C38340D" w14:textId="77777777" w:rsidR="00775947" w:rsidRDefault="00000000">
            <w:pPr>
              <w:keepNext/>
              <w:spacing w:before="20" w:after="20"/>
              <w:jc w:val="center"/>
            </w:pPr>
            <w:r>
              <w:rPr>
                <w:rFonts w:ascii="游明朝" w:eastAsia="游明朝" w:hAnsi="游明朝"/>
                <w:sz w:val="16"/>
              </w:rPr>
              <w:t>0.454</w:t>
            </w:r>
          </w:p>
        </w:tc>
        <w:tc>
          <w:tcPr>
            <w:tcW w:w="950" w:type="dxa"/>
            <w:vMerge/>
          </w:tcPr>
          <w:p w14:paraId="03319A63" w14:textId="77777777" w:rsidR="00775947" w:rsidRDefault="00775947">
            <w:pPr>
              <w:keepNext/>
              <w:spacing w:before="20" w:after="20"/>
              <w:jc w:val="center"/>
            </w:pPr>
          </w:p>
        </w:tc>
        <w:tc>
          <w:tcPr>
            <w:tcW w:w="770" w:type="dxa"/>
          </w:tcPr>
          <w:p w14:paraId="20FC7C44" w14:textId="77777777" w:rsidR="00775947" w:rsidRDefault="00000000">
            <w:pPr>
              <w:keepNext/>
              <w:spacing w:before="20" w:after="20"/>
              <w:jc w:val="center"/>
            </w:pPr>
            <w:r>
              <w:rPr>
                <w:rFonts w:ascii="游明朝" w:eastAsia="游明朝" w:hAnsi="游明朝"/>
                <w:sz w:val="16"/>
              </w:rPr>
              <w:t>3,597</w:t>
            </w:r>
          </w:p>
        </w:tc>
      </w:tr>
      <w:tr w:rsidR="00775947" w14:paraId="09F0E4C3" w14:textId="77777777">
        <w:trPr>
          <w:cantSplit/>
          <w:jc w:val="center"/>
        </w:trPr>
        <w:tc>
          <w:tcPr>
            <w:tcW w:w="1100" w:type="dxa"/>
          </w:tcPr>
          <w:p w14:paraId="2E898966" w14:textId="77777777" w:rsidR="00775947" w:rsidRDefault="00000000">
            <w:pPr>
              <w:keepNext/>
              <w:spacing w:before="20" w:after="20"/>
              <w:jc w:val="left"/>
            </w:pPr>
            <w:r>
              <w:rPr>
                <w:rFonts w:ascii="游明朝" w:eastAsia="游明朝" w:hAnsi="游明朝"/>
                <w:b/>
                <w:sz w:val="16"/>
              </w:rPr>
              <w:t xml:space="preserve">  ProtoRAF</w:t>
            </w:r>
          </w:p>
        </w:tc>
        <w:tc>
          <w:tcPr>
            <w:tcW w:w="720" w:type="dxa"/>
          </w:tcPr>
          <w:p w14:paraId="6D68D755" w14:textId="77777777" w:rsidR="00775947" w:rsidRDefault="00000000">
            <w:pPr>
              <w:keepNext/>
              <w:spacing w:before="20" w:after="20"/>
              <w:jc w:val="center"/>
            </w:pPr>
            <w:r>
              <w:rPr>
                <w:rFonts w:ascii="游明朝" w:eastAsia="游明朝" w:hAnsi="游明朝"/>
                <w:sz w:val="16"/>
              </w:rPr>
              <w:t>0.403</w:t>
            </w:r>
          </w:p>
        </w:tc>
        <w:tc>
          <w:tcPr>
            <w:tcW w:w="720" w:type="dxa"/>
          </w:tcPr>
          <w:p w14:paraId="6A19CA71" w14:textId="77777777" w:rsidR="00775947" w:rsidRDefault="00000000">
            <w:pPr>
              <w:keepNext/>
              <w:spacing w:before="20" w:after="20"/>
              <w:jc w:val="center"/>
            </w:pPr>
            <w:r>
              <w:rPr>
                <w:rFonts w:ascii="游明朝" w:eastAsia="游明朝" w:hAnsi="游明朝"/>
                <w:sz w:val="16"/>
              </w:rPr>
              <w:t>0.014</w:t>
            </w:r>
          </w:p>
        </w:tc>
        <w:tc>
          <w:tcPr>
            <w:tcW w:w="720" w:type="dxa"/>
          </w:tcPr>
          <w:p w14:paraId="7A7846E9" w14:textId="77777777" w:rsidR="00775947" w:rsidRDefault="00000000">
            <w:pPr>
              <w:keepNext/>
              <w:spacing w:before="20" w:after="20"/>
              <w:jc w:val="center"/>
            </w:pPr>
            <w:r>
              <w:rPr>
                <w:rFonts w:ascii="游明朝" w:eastAsia="游明朝" w:hAnsi="游明朝"/>
                <w:sz w:val="16"/>
              </w:rPr>
              <w:t>0.007</w:t>
            </w:r>
          </w:p>
        </w:tc>
        <w:tc>
          <w:tcPr>
            <w:tcW w:w="720" w:type="dxa"/>
          </w:tcPr>
          <w:p w14:paraId="73454E21" w14:textId="77777777" w:rsidR="00775947" w:rsidRDefault="00000000">
            <w:pPr>
              <w:keepNext/>
              <w:spacing w:before="20" w:after="20"/>
              <w:jc w:val="center"/>
            </w:pPr>
            <w:r>
              <w:rPr>
                <w:rFonts w:ascii="游明朝" w:eastAsia="游明朝" w:hAnsi="游明朝"/>
                <w:sz w:val="16"/>
              </w:rPr>
              <w:t>0.007</w:t>
            </w:r>
          </w:p>
        </w:tc>
        <w:tc>
          <w:tcPr>
            <w:tcW w:w="720" w:type="dxa"/>
          </w:tcPr>
          <w:p w14:paraId="44D340FF" w14:textId="77777777" w:rsidR="00775947" w:rsidRDefault="00000000">
            <w:pPr>
              <w:keepNext/>
              <w:spacing w:before="20" w:after="20"/>
              <w:jc w:val="center"/>
            </w:pPr>
            <w:r>
              <w:rPr>
                <w:rFonts w:ascii="游明朝" w:eastAsia="游明朝" w:hAnsi="游明朝"/>
                <w:sz w:val="16"/>
              </w:rPr>
              <w:t>0.035</w:t>
            </w:r>
          </w:p>
        </w:tc>
        <w:tc>
          <w:tcPr>
            <w:tcW w:w="720" w:type="dxa"/>
          </w:tcPr>
          <w:p w14:paraId="77715DF6" w14:textId="77777777" w:rsidR="00775947" w:rsidRDefault="00000000">
            <w:pPr>
              <w:keepNext/>
              <w:spacing w:before="20" w:after="20"/>
              <w:jc w:val="center"/>
            </w:pPr>
            <w:r>
              <w:rPr>
                <w:rFonts w:ascii="游明朝" w:eastAsia="游明朝" w:hAnsi="游明朝"/>
                <w:sz w:val="16"/>
              </w:rPr>
              <w:t>0.000</w:t>
            </w:r>
          </w:p>
        </w:tc>
        <w:tc>
          <w:tcPr>
            <w:tcW w:w="720" w:type="dxa"/>
          </w:tcPr>
          <w:p w14:paraId="532E92B6" w14:textId="77777777" w:rsidR="00775947" w:rsidRDefault="00000000">
            <w:pPr>
              <w:keepNext/>
              <w:spacing w:before="20" w:after="20"/>
              <w:jc w:val="center"/>
            </w:pPr>
            <w:r>
              <w:rPr>
                <w:rFonts w:ascii="游明朝" w:eastAsia="游明朝" w:hAnsi="游明朝"/>
                <w:sz w:val="16"/>
              </w:rPr>
              <w:t>0.062</w:t>
            </w:r>
          </w:p>
        </w:tc>
        <w:tc>
          <w:tcPr>
            <w:tcW w:w="720" w:type="dxa"/>
          </w:tcPr>
          <w:p w14:paraId="3CBF42FC" w14:textId="77777777" w:rsidR="00775947" w:rsidRDefault="00000000">
            <w:pPr>
              <w:keepNext/>
              <w:spacing w:before="20" w:after="20"/>
              <w:jc w:val="center"/>
            </w:pPr>
            <w:r>
              <w:rPr>
                <w:rFonts w:ascii="游明朝" w:eastAsia="游明朝" w:hAnsi="游明朝"/>
                <w:sz w:val="16"/>
              </w:rPr>
              <w:t>0.042</w:t>
            </w:r>
          </w:p>
        </w:tc>
        <w:tc>
          <w:tcPr>
            <w:tcW w:w="720" w:type="dxa"/>
          </w:tcPr>
          <w:p w14:paraId="1079827C" w14:textId="77777777" w:rsidR="00775947" w:rsidRDefault="00000000">
            <w:pPr>
              <w:keepNext/>
              <w:spacing w:before="20" w:after="20"/>
              <w:jc w:val="center"/>
            </w:pPr>
            <w:r>
              <w:rPr>
                <w:rFonts w:ascii="游明朝" w:eastAsia="游明朝" w:hAnsi="游明朝"/>
                <w:sz w:val="16"/>
              </w:rPr>
              <w:t>0.035</w:t>
            </w:r>
          </w:p>
        </w:tc>
        <w:tc>
          <w:tcPr>
            <w:tcW w:w="720" w:type="dxa"/>
          </w:tcPr>
          <w:p w14:paraId="208F86B9" w14:textId="77777777" w:rsidR="00775947" w:rsidRDefault="00000000">
            <w:pPr>
              <w:keepNext/>
              <w:spacing w:before="20" w:after="20"/>
              <w:jc w:val="center"/>
            </w:pPr>
            <w:r>
              <w:rPr>
                <w:rFonts w:ascii="游明朝" w:eastAsia="游明朝" w:hAnsi="游明朝"/>
                <w:sz w:val="16"/>
              </w:rPr>
              <w:t>0.021</w:t>
            </w:r>
          </w:p>
        </w:tc>
        <w:tc>
          <w:tcPr>
            <w:tcW w:w="720" w:type="dxa"/>
          </w:tcPr>
          <w:p w14:paraId="3D30191C" w14:textId="77777777" w:rsidR="00775947" w:rsidRDefault="00000000">
            <w:pPr>
              <w:keepNext/>
              <w:spacing w:before="20" w:after="20"/>
              <w:jc w:val="center"/>
            </w:pPr>
            <w:r>
              <w:rPr>
                <w:rFonts w:ascii="游明朝" w:eastAsia="游明朝" w:hAnsi="游明朝"/>
                <w:sz w:val="16"/>
              </w:rPr>
              <w:t>0.375</w:t>
            </w:r>
          </w:p>
        </w:tc>
        <w:tc>
          <w:tcPr>
            <w:tcW w:w="950" w:type="dxa"/>
            <w:vMerge/>
          </w:tcPr>
          <w:p w14:paraId="79401FF5" w14:textId="77777777" w:rsidR="00775947" w:rsidRDefault="00775947">
            <w:pPr>
              <w:keepNext/>
              <w:spacing w:before="20" w:after="20"/>
              <w:jc w:val="center"/>
            </w:pPr>
          </w:p>
        </w:tc>
        <w:tc>
          <w:tcPr>
            <w:tcW w:w="770" w:type="dxa"/>
          </w:tcPr>
          <w:p w14:paraId="2C170393" w14:textId="77777777" w:rsidR="00775947" w:rsidRDefault="00000000">
            <w:pPr>
              <w:keepNext/>
              <w:spacing w:before="20" w:after="20"/>
              <w:jc w:val="center"/>
            </w:pPr>
            <w:r>
              <w:rPr>
                <w:rFonts w:ascii="游明朝" w:eastAsia="游明朝" w:hAnsi="游明朝"/>
                <w:sz w:val="16"/>
              </w:rPr>
              <w:t>3,622</w:t>
            </w:r>
          </w:p>
        </w:tc>
      </w:tr>
      <w:tr w:rsidR="00775947" w14:paraId="786E5D7D" w14:textId="77777777">
        <w:trPr>
          <w:cantSplit/>
          <w:jc w:val="center"/>
        </w:trPr>
        <w:tc>
          <w:tcPr>
            <w:tcW w:w="1100" w:type="dxa"/>
          </w:tcPr>
          <w:p w14:paraId="7984D5D1" w14:textId="77777777" w:rsidR="00775947" w:rsidRDefault="00000000">
            <w:pPr>
              <w:keepNext/>
              <w:spacing w:before="20" w:after="20"/>
              <w:jc w:val="left"/>
            </w:pPr>
            <w:r>
              <w:rPr>
                <w:rFonts w:ascii="游明朝" w:eastAsia="游明朝" w:hAnsi="游明朝"/>
                <w:b/>
                <w:sz w:val="16"/>
              </w:rPr>
              <w:t xml:space="preserve">  Baseline</w:t>
            </w:r>
          </w:p>
        </w:tc>
        <w:tc>
          <w:tcPr>
            <w:tcW w:w="720" w:type="dxa"/>
          </w:tcPr>
          <w:p w14:paraId="780BAFFA" w14:textId="77777777" w:rsidR="00775947" w:rsidRDefault="00000000">
            <w:pPr>
              <w:keepNext/>
              <w:spacing w:before="20" w:after="20"/>
              <w:jc w:val="center"/>
            </w:pPr>
            <w:r>
              <w:rPr>
                <w:rFonts w:ascii="游明朝" w:eastAsia="游明朝" w:hAnsi="游明朝"/>
                <w:sz w:val="16"/>
              </w:rPr>
              <w:t>0.411</w:t>
            </w:r>
          </w:p>
        </w:tc>
        <w:tc>
          <w:tcPr>
            <w:tcW w:w="720" w:type="dxa"/>
          </w:tcPr>
          <w:p w14:paraId="736B102A" w14:textId="77777777" w:rsidR="00775947" w:rsidRDefault="00000000">
            <w:pPr>
              <w:keepNext/>
              <w:spacing w:before="20" w:after="20"/>
              <w:jc w:val="center"/>
            </w:pPr>
            <w:r>
              <w:rPr>
                <w:rFonts w:ascii="游明朝" w:eastAsia="游明朝" w:hAnsi="游明朝"/>
                <w:sz w:val="16"/>
              </w:rPr>
              <w:t>0.014</w:t>
            </w:r>
          </w:p>
        </w:tc>
        <w:tc>
          <w:tcPr>
            <w:tcW w:w="720" w:type="dxa"/>
          </w:tcPr>
          <w:p w14:paraId="6D580F52" w14:textId="77777777" w:rsidR="00775947" w:rsidRDefault="00000000">
            <w:pPr>
              <w:keepNext/>
              <w:spacing w:before="20" w:after="20"/>
              <w:jc w:val="center"/>
            </w:pPr>
            <w:r>
              <w:rPr>
                <w:rFonts w:ascii="游明朝" w:eastAsia="游明朝" w:hAnsi="游明朝"/>
                <w:sz w:val="16"/>
              </w:rPr>
              <w:t>0.007</w:t>
            </w:r>
          </w:p>
        </w:tc>
        <w:tc>
          <w:tcPr>
            <w:tcW w:w="720" w:type="dxa"/>
          </w:tcPr>
          <w:p w14:paraId="6650A490" w14:textId="77777777" w:rsidR="00775947" w:rsidRDefault="00000000">
            <w:pPr>
              <w:keepNext/>
              <w:spacing w:before="20" w:after="20"/>
              <w:jc w:val="center"/>
            </w:pPr>
            <w:r>
              <w:rPr>
                <w:rFonts w:ascii="游明朝" w:eastAsia="游明朝" w:hAnsi="游明朝"/>
                <w:sz w:val="16"/>
              </w:rPr>
              <w:t>0.007</w:t>
            </w:r>
          </w:p>
        </w:tc>
        <w:tc>
          <w:tcPr>
            <w:tcW w:w="720" w:type="dxa"/>
          </w:tcPr>
          <w:p w14:paraId="3EC6182E" w14:textId="77777777" w:rsidR="00775947" w:rsidRDefault="00000000">
            <w:pPr>
              <w:keepNext/>
              <w:spacing w:before="20" w:after="20"/>
              <w:jc w:val="center"/>
            </w:pPr>
            <w:r>
              <w:rPr>
                <w:rFonts w:ascii="游明朝" w:eastAsia="游明朝" w:hAnsi="游明朝"/>
                <w:sz w:val="16"/>
              </w:rPr>
              <w:t>0.035</w:t>
            </w:r>
          </w:p>
        </w:tc>
        <w:tc>
          <w:tcPr>
            <w:tcW w:w="720" w:type="dxa"/>
          </w:tcPr>
          <w:p w14:paraId="509A7DD1" w14:textId="77777777" w:rsidR="00775947" w:rsidRDefault="00000000">
            <w:pPr>
              <w:keepNext/>
              <w:spacing w:before="20" w:after="20"/>
              <w:jc w:val="center"/>
            </w:pPr>
            <w:r>
              <w:rPr>
                <w:rFonts w:ascii="游明朝" w:eastAsia="游明朝" w:hAnsi="游明朝"/>
                <w:sz w:val="16"/>
              </w:rPr>
              <w:t>0.000</w:t>
            </w:r>
          </w:p>
        </w:tc>
        <w:tc>
          <w:tcPr>
            <w:tcW w:w="720" w:type="dxa"/>
          </w:tcPr>
          <w:p w14:paraId="51D9A459" w14:textId="77777777" w:rsidR="00775947" w:rsidRDefault="00000000">
            <w:pPr>
              <w:keepNext/>
              <w:spacing w:before="20" w:after="20"/>
              <w:jc w:val="center"/>
            </w:pPr>
            <w:r>
              <w:rPr>
                <w:rFonts w:ascii="游明朝" w:eastAsia="游明朝" w:hAnsi="游明朝"/>
                <w:sz w:val="16"/>
              </w:rPr>
              <w:t>0.057</w:t>
            </w:r>
          </w:p>
        </w:tc>
        <w:tc>
          <w:tcPr>
            <w:tcW w:w="720" w:type="dxa"/>
          </w:tcPr>
          <w:p w14:paraId="2582D9FA" w14:textId="77777777" w:rsidR="00775947" w:rsidRDefault="00000000">
            <w:pPr>
              <w:keepNext/>
              <w:spacing w:before="20" w:after="20"/>
              <w:jc w:val="center"/>
            </w:pPr>
            <w:r>
              <w:rPr>
                <w:rFonts w:ascii="游明朝" w:eastAsia="游明朝" w:hAnsi="游明朝"/>
                <w:sz w:val="16"/>
              </w:rPr>
              <w:t>0.043</w:t>
            </w:r>
          </w:p>
        </w:tc>
        <w:tc>
          <w:tcPr>
            <w:tcW w:w="720" w:type="dxa"/>
          </w:tcPr>
          <w:p w14:paraId="27F11806" w14:textId="77777777" w:rsidR="00775947" w:rsidRDefault="00000000">
            <w:pPr>
              <w:keepNext/>
              <w:spacing w:before="20" w:after="20"/>
              <w:jc w:val="center"/>
            </w:pPr>
            <w:r>
              <w:rPr>
                <w:rFonts w:ascii="游明朝" w:eastAsia="游明朝" w:hAnsi="游明朝"/>
                <w:sz w:val="16"/>
              </w:rPr>
              <w:t>0.035</w:t>
            </w:r>
          </w:p>
        </w:tc>
        <w:tc>
          <w:tcPr>
            <w:tcW w:w="720" w:type="dxa"/>
          </w:tcPr>
          <w:p w14:paraId="67336D9A" w14:textId="77777777" w:rsidR="00775947" w:rsidRDefault="00000000">
            <w:pPr>
              <w:keepNext/>
              <w:spacing w:before="20" w:after="20"/>
              <w:jc w:val="center"/>
            </w:pPr>
            <w:r>
              <w:rPr>
                <w:rFonts w:ascii="游明朝" w:eastAsia="游明朝" w:hAnsi="游明朝"/>
                <w:sz w:val="16"/>
              </w:rPr>
              <w:t>0.021</w:t>
            </w:r>
          </w:p>
        </w:tc>
        <w:tc>
          <w:tcPr>
            <w:tcW w:w="720" w:type="dxa"/>
          </w:tcPr>
          <w:p w14:paraId="3B009B77" w14:textId="77777777" w:rsidR="00775947" w:rsidRDefault="00000000">
            <w:pPr>
              <w:keepNext/>
              <w:spacing w:before="20" w:after="20"/>
              <w:jc w:val="center"/>
            </w:pPr>
            <w:r>
              <w:rPr>
                <w:rFonts w:ascii="游明朝" w:eastAsia="游明朝" w:hAnsi="游明朝"/>
                <w:sz w:val="16"/>
              </w:rPr>
              <w:t>0.369</w:t>
            </w:r>
          </w:p>
        </w:tc>
        <w:tc>
          <w:tcPr>
            <w:tcW w:w="950" w:type="dxa"/>
            <w:vMerge/>
          </w:tcPr>
          <w:p w14:paraId="2158FB00" w14:textId="77777777" w:rsidR="00775947" w:rsidRDefault="00775947">
            <w:pPr>
              <w:keepNext/>
              <w:spacing w:before="20" w:after="20"/>
              <w:jc w:val="center"/>
            </w:pPr>
          </w:p>
        </w:tc>
        <w:tc>
          <w:tcPr>
            <w:tcW w:w="770" w:type="dxa"/>
          </w:tcPr>
          <w:p w14:paraId="6DA1EF83" w14:textId="77777777" w:rsidR="00775947" w:rsidRDefault="00000000">
            <w:pPr>
              <w:keepNext/>
              <w:spacing w:before="20" w:after="20"/>
              <w:jc w:val="center"/>
            </w:pPr>
            <w:r>
              <w:rPr>
                <w:rFonts w:ascii="游明朝" w:eastAsia="游明朝" w:hAnsi="游明朝"/>
                <w:sz w:val="16"/>
              </w:rPr>
              <w:t>3,623</w:t>
            </w:r>
          </w:p>
        </w:tc>
      </w:tr>
    </w:tbl>
    <w:p w14:paraId="118E3B4C" w14:textId="77777777" w:rsidR="007109C2" w:rsidRDefault="007109C2">
      <w:pPr>
        <w:rPr>
          <w:rFonts w:ascii="游明朝" w:eastAsia="游明朝" w:hAnsi="游明朝" w:cs="游明朝"/>
          <w:color w:val="222222"/>
          <w:sz w:val="22"/>
          <w:szCs w:val="22"/>
          <w:u w:color="222222"/>
          <w:shd w:val="clear" w:color="auto" w:fill="FFFFFF"/>
          <w:lang w:val="ja-JP"/>
        </w:rPr>
      </w:pPr>
    </w:p>
    <w:p w14:paraId="18857D52" w14:textId="77777777" w:rsidR="007109C2" w:rsidRDefault="0041754F">
      <w:pPr>
        <w:rPr>
          <w:rFonts w:ascii="游明朝" w:eastAsia="游明朝" w:hAnsi="游明朝" w:cs="游明朝"/>
          <w:b/>
          <w:bCs/>
          <w:color w:val="000000" w:themeColor="text1"/>
          <w:sz w:val="22"/>
          <w:szCs w:val="22"/>
          <w:u w:val="single"/>
          <w:shd w:val="clear" w:color="auto" w:fill="FFFFFF"/>
          <w:lang w:val="ja-JP"/>
        </w:rPr>
      </w:pPr>
      <w:commentRangeStart w:id="286"/>
      <w:r>
        <w:rPr>
          <w:rFonts w:ascii="游明朝" w:eastAsia="游明朝" w:hAnsi="游明朝" w:cs="游明朝"/>
          <w:b/>
          <w:bCs/>
          <w:color w:val="000000" w:themeColor="text1"/>
          <w:sz w:val="22"/>
          <w:szCs w:val="22"/>
          <w:u w:val="single"/>
          <w:shd w:val="clear" w:color="auto" w:fill="FFFFFF"/>
          <w:lang w:val="ja-JP"/>
        </w:rPr>
        <w:t xml:space="preserve">　新原稿 p.8 右カラム，5.4.3 実験3（記載の追加）：</w:t>
      </w:r>
      <w:commentRangeEnd w:id="286"/>
      <w:r w:rsidR="003A1AC7">
        <w:rPr>
          <w:rStyle w:val="ac"/>
          <w:rFonts w:ascii="游明朝" w:eastAsia="游明朝" w:hAnsi="游明朝" w:cs="游明朝"/>
          <w:b/>
          <w:bCs/>
          <w:color w:val="000000" w:themeColor="text1"/>
          <w:sz w:val="22"/>
          <w:szCs w:val="22"/>
          <w:u w:val="single"/>
          <w:shd w:val="clear" w:color="auto" w:fill="FFFFFF"/>
          <w:lang w:val="ja-JP"/>
        </w:rPr>
        <w:commentReference w:id="286"/>
      </w:r>
    </w:p>
    <w:p w14:paraId="54257ACB"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絶対数は表4の右の2列に示す．GateRAFは予測スパイクの数がProtoRAFより少ないにもかかわらず誤検知・見逃しがともに少なく，スパイクの予測がより絞り込まれている．なお</w:t>
      </w:r>
      <m:oMath>
        <m:r>
          <w:rPr>
            <w:rFonts w:ascii="Cambria Math" w:hAnsi="Cambria Math"/>
            <w:sz w:val="22"/>
            <w:szCs w:val="22"/>
          </w:rPr>
          <m:t>Δ</m:t>
        </m:r>
      </m:oMath>
      <w:r>
        <w:rPr>
          <w:rFonts w:ascii="游明朝" w:eastAsia="游明朝" w:hAnsi="游明朝" w:cs="游明朝"/>
          <w:color w:val="000000" w:themeColor="text1"/>
          <w:sz w:val="22"/>
          <w:szCs w:val="22"/>
          <w:u w:color="222222"/>
          <w:shd w:val="clear" w:color="auto" w:fill="FFFFFF"/>
          <w:lang w:val="ja-JP"/>
        </w:rPr>
        <w:t>の割合は，最も近い相手が定まる系列に限って集計しており，その件数は誤検知が440〜680件，見逃しが141〜162件である．</w:t>
      </w:r>
    </w:p>
    <w:p w14:paraId="3CE4ACF1" w14:textId="77777777" w:rsidR="007109C2" w:rsidRDefault="007109C2">
      <w:pPr>
        <w:rPr>
          <w:rFonts w:ascii="游明朝" w:eastAsia="游明朝" w:hAnsi="游明朝" w:cs="游明朝"/>
          <w:color w:val="222222"/>
          <w:sz w:val="22"/>
          <w:szCs w:val="22"/>
          <w:u w:color="222222"/>
          <w:shd w:val="clear" w:color="auto" w:fill="FFFFFF"/>
          <w:lang w:val="ja-JP"/>
        </w:rPr>
      </w:pPr>
    </w:p>
    <w:p w14:paraId="2BCB624F" w14:textId="77777777" w:rsidR="007109C2" w:rsidRDefault="007109C2">
      <w:pPr>
        <w:rPr>
          <w:rFonts w:ascii="游明朝" w:eastAsia="游明朝" w:hAnsi="游明朝" w:cs="游明朝"/>
          <w:color w:val="222222"/>
          <w:sz w:val="22"/>
          <w:szCs w:val="22"/>
          <w:u w:color="222222"/>
          <w:shd w:val="clear" w:color="auto" w:fill="FFFFFF"/>
        </w:rPr>
      </w:pPr>
    </w:p>
    <w:p w14:paraId="3487327D" w14:textId="77777777"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#B</w:t>
      </w:r>
      <w:r w:rsidRPr="001A2D82">
        <w:rPr>
          <w:rFonts w:asciiTheme="majorEastAsia" w:eastAsiaTheme="majorEastAsia" w:hAnsiTheme="majorEastAsia" w:cs="游明朝"/>
          <w:b/>
          <w:bCs/>
          <w:sz w:val="22"/>
          <w:szCs w:val="22"/>
          <w:lang w:val="ja-JP"/>
        </w:rPr>
        <w:t>から頂いたコメント】</w:t>
      </w:r>
    </w:p>
    <w:p w14:paraId="41A8AB52"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実験4では，予測区間幅の十分位ごとに実績 z スコアの平均を求めることで，予測区間幅と実際の</w:t>
      </w:r>
      <w:r>
        <w:rPr>
          <w:rFonts w:ascii="游明朝" w:eastAsia="游明朝" w:hAnsi="游明朝" w:cs="游明朝"/>
          <w:color w:val="222222"/>
          <w:sz w:val="22"/>
          <w:szCs w:val="22"/>
          <w:u w:color="222222"/>
          <w:shd w:val="clear" w:color="auto" w:fill="FFFFFF"/>
          <w:lang w:val="ja-JP"/>
        </w:rPr>
        <w:lastRenderedPageBreak/>
        <w:t>需要変動の対応を確認しており，有用な分析であると感じました．一方で，平均値のみでは，各区分内のばらつきや外れ値の影響を判断しにくいです．各十分位における実績 z スコアの標準偏差等を補足すると，予測区間幅がスパイク需要と安定的に対応しているかをより判断しやすくなると思われます．</w:t>
      </w:r>
    </w:p>
    <w:p w14:paraId="7EC12E52"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541AEF35"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2857A1FE" w14:textId="7E3749D8"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ご指摘ありがとうございました．</w:t>
      </w:r>
      <w:r w:rsidR="00802520">
        <w:rPr>
          <w:rFonts w:ascii="游明朝" w:eastAsia="游明朝" w:hAnsi="游明朝" w:cs="游明朝" w:hint="eastAsia"/>
          <w:color w:val="222222"/>
          <w:sz w:val="22"/>
          <w:szCs w:val="22"/>
          <w:u w:color="222222"/>
          <w:shd w:val="clear" w:color="auto" w:fill="FFFFFF"/>
          <w:lang w:val="ja-JP"/>
        </w:rPr>
        <w:t>ご指摘の通り，ばらつきを記載しておらず，実験の有効性を適切に表現できておりませんでした．大変失礼いたしました．</w:t>
      </w:r>
    </w:p>
    <w:p w14:paraId="44EE49AA"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各十分位について，実績の</w:t>
      </w:r>
      <m:oMath>
        <m:r>
          <w:rPr>
            <w:rFonts w:ascii="Cambria Math" w:hAnsi="Cambria Math"/>
            <w:sz w:val="22"/>
            <w:szCs w:val="22"/>
          </w:rPr>
          <m:t>z</m:t>
        </m:r>
      </m:oMath>
      <w:r>
        <w:rPr>
          <w:rFonts w:ascii="游明朝" w:eastAsia="游明朝" w:hAnsi="游明朝" w:cs="游明朝"/>
          <w:color w:val="222222"/>
          <w:sz w:val="22"/>
          <w:szCs w:val="22"/>
          <w:u w:color="222222"/>
          <w:shd w:val="clear" w:color="auto" w:fill="FFFFFF"/>
          <w:lang w:val="ja-JP"/>
        </w:rPr>
        <w:t>スコアの標準偏差と，スパイク（</w:t>
      </w:r>
      <m:oMath>
        <m:r>
          <w:rPr>
            <w:rFonts w:ascii="Cambria Math" w:hAnsi="Cambria Math"/>
            <w:sz w:val="22"/>
            <w:szCs w:val="22"/>
          </w:rPr>
          <m:t>z</m:t>
        </m:r>
      </m:oMath>
      <w:r>
        <w:rPr>
          <w:rFonts w:ascii="游明朝" w:eastAsia="游明朝" w:hAnsi="游明朝" w:cs="游明朝"/>
          <w:color w:val="222222"/>
          <w:sz w:val="22"/>
          <w:szCs w:val="22"/>
          <w:u w:color="222222"/>
          <w:shd w:val="clear" w:color="auto" w:fill="FFFFFF"/>
          <w:lang w:val="ja-JP"/>
        </w:rPr>
        <w:t>スコアが2より大きい時点）が占める割合を求めました．結果は下表の通りです．</w:t>
      </w:r>
    </w:p>
    <w:p w14:paraId="048CE809" w14:textId="77777777" w:rsidR="007109C2" w:rsidRDefault="007109C2">
      <w:pPr>
        <w:rPr>
          <w:rFonts w:ascii="游明朝" w:eastAsia="游明朝" w:hAnsi="游明朝" w:cs="游明朝"/>
          <w:color w:val="222222"/>
          <w:sz w:val="22"/>
          <w:szCs w:val="22"/>
          <w:u w:color="222222"/>
          <w:shd w:val="clear" w:color="auto" w:fill="FFFFFF"/>
          <w:lang w:val="ja-JP"/>
        </w:rPr>
      </w:pPr>
    </w:p>
    <w:p w14:paraId="2CAE5C9D" w14:textId="77777777" w:rsidR="007109C2" w:rsidRDefault="0041754F">
      <w:pPr>
        <w:keepNext/>
        <w:spacing w:before="60" w:after="60"/>
        <w:jc w:val="center"/>
        <w:rPr>
          <w:rFonts w:ascii="游明朝" w:eastAsia="游明朝" w:hAnsi="游明朝"/>
          <w:sz w:val="20"/>
        </w:rPr>
      </w:pPr>
      <w:r>
        <w:rPr>
          <w:rFonts w:ascii="游明朝" w:eastAsia="游明朝" w:hAnsi="游明朝"/>
          <w:sz w:val="20"/>
        </w:rPr>
        <w:t>予測区間幅の十分位ごとの，実績値のzスコアの標準偏差とスパイクの割合</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1400"/>
        <w:gridCol w:w="1700"/>
        <w:gridCol w:w="1800"/>
        <w:gridCol w:w="1700"/>
        <w:gridCol w:w="1800"/>
      </w:tblGrid>
      <w:tr w:rsidR="00C807BD" w14:paraId="5618AD60" w14:textId="77777777">
        <w:trPr>
          <w:cantSplit/>
          <w:tblHeader/>
          <w:jc w:val="center"/>
        </w:trPr>
        <w:tc>
          <w:tcPr>
            <w:tcW w:w="1400" w:type="dxa"/>
            <w:vMerge w:val="restart"/>
            <w:tcBorders>
              <w:bottom w:val="single" w:sz="8" w:space="0" w:color="000000"/>
            </w:tcBorders>
          </w:tcPr>
          <w:p w14:paraId="3823C77B" w14:textId="77777777" w:rsidR="00C807BD" w:rsidRDefault="00000000">
            <w:pPr>
              <w:keepNext/>
              <w:spacing w:before="20" w:after="20"/>
              <w:jc w:val="center"/>
            </w:pPr>
            <w:r>
              <w:rPr>
                <w:rFonts w:ascii="游明朝" w:eastAsia="游明朝" w:hAnsi="游明朝"/>
                <w:b/>
                <w:sz w:val="20"/>
              </w:rPr>
              <w:t>十分位</w:t>
            </w:r>
          </w:p>
        </w:tc>
        <w:tc>
          <w:tcPr>
            <w:tcW w:w="3500" w:type="dxa"/>
            <w:gridSpan w:val="2"/>
            <w:tcBorders>
              <w:bottom w:val="single" w:sz="4" w:space="0" w:color="000000"/>
            </w:tcBorders>
          </w:tcPr>
          <w:p w14:paraId="4FA8885C" w14:textId="77777777" w:rsidR="00C807BD" w:rsidRDefault="00000000">
            <w:pPr>
              <w:keepNext/>
              <w:spacing w:before="20" w:after="20"/>
              <w:jc w:val="center"/>
            </w:pPr>
            <w:r>
              <w:rPr>
                <w:rFonts w:ascii="游明朝" w:eastAsia="游明朝" w:hAnsi="游明朝"/>
                <w:b/>
                <w:sz w:val="20"/>
              </w:rPr>
              <w:t>GateRAF</w:t>
            </w:r>
          </w:p>
        </w:tc>
        <w:tc>
          <w:tcPr>
            <w:tcW w:w="3500" w:type="dxa"/>
            <w:gridSpan w:val="2"/>
            <w:tcBorders>
              <w:bottom w:val="single" w:sz="4" w:space="0" w:color="000000"/>
            </w:tcBorders>
          </w:tcPr>
          <w:p w14:paraId="0F8400A0" w14:textId="77777777" w:rsidR="00C807BD" w:rsidRDefault="00000000">
            <w:pPr>
              <w:keepNext/>
              <w:spacing w:before="20" w:after="20"/>
              <w:jc w:val="center"/>
            </w:pPr>
            <w:r>
              <w:rPr>
                <w:rFonts w:ascii="游明朝" w:eastAsia="游明朝" w:hAnsi="游明朝"/>
                <w:b/>
                <w:sz w:val="20"/>
              </w:rPr>
              <w:t>ProtoRAF</w:t>
            </w:r>
          </w:p>
        </w:tc>
      </w:tr>
      <w:tr w:rsidR="00C807BD" w14:paraId="190CDBD3" w14:textId="77777777">
        <w:trPr>
          <w:cantSplit/>
          <w:tblHeader/>
          <w:jc w:val="center"/>
        </w:trPr>
        <w:tc>
          <w:tcPr>
            <w:tcW w:w="1400" w:type="dxa"/>
            <w:vMerge/>
          </w:tcPr>
          <w:p w14:paraId="0BC01F02" w14:textId="77777777" w:rsidR="00C807BD" w:rsidRDefault="00C807BD"/>
        </w:tc>
        <w:tc>
          <w:tcPr>
            <w:tcW w:w="1700" w:type="dxa"/>
            <w:tcBorders>
              <w:bottom w:val="single" w:sz="4" w:space="0" w:color="000000"/>
            </w:tcBorders>
          </w:tcPr>
          <w:p w14:paraId="64724F1D" w14:textId="77777777" w:rsidR="00C807BD" w:rsidRDefault="00000000">
            <w:pPr>
              <w:keepNext/>
              <w:spacing w:before="20" w:after="20"/>
              <w:jc w:val="center"/>
            </w:pPr>
            <w:r>
              <w:rPr>
                <w:rFonts w:ascii="游明朝" w:eastAsia="游明朝" w:hAnsi="游明朝"/>
                <w:b/>
                <w:sz w:val="20"/>
              </w:rPr>
              <w:t>標準偏差</w:t>
            </w:r>
          </w:p>
        </w:tc>
        <w:tc>
          <w:tcPr>
            <w:tcW w:w="1800" w:type="dxa"/>
            <w:tcBorders>
              <w:bottom w:val="single" w:sz="4" w:space="0" w:color="000000"/>
            </w:tcBorders>
          </w:tcPr>
          <w:p w14:paraId="1051FF01" w14:textId="77777777" w:rsidR="00C807BD" w:rsidRDefault="00000000">
            <w:pPr>
              <w:keepNext/>
              <w:spacing w:before="20" w:after="20"/>
              <w:jc w:val="center"/>
            </w:pPr>
            <w:r>
              <w:rPr>
                <w:rFonts w:ascii="游明朝" w:eastAsia="游明朝" w:hAnsi="游明朝"/>
                <w:b/>
                <w:sz w:val="20"/>
              </w:rPr>
              <w:t>スパイクの割合</w:t>
            </w:r>
          </w:p>
        </w:tc>
        <w:tc>
          <w:tcPr>
            <w:tcW w:w="1700" w:type="dxa"/>
            <w:tcBorders>
              <w:bottom w:val="single" w:sz="4" w:space="0" w:color="000000"/>
            </w:tcBorders>
          </w:tcPr>
          <w:p w14:paraId="34B07952" w14:textId="77777777" w:rsidR="00C807BD" w:rsidRDefault="00000000">
            <w:pPr>
              <w:keepNext/>
              <w:spacing w:before="20" w:after="20"/>
              <w:jc w:val="center"/>
            </w:pPr>
            <w:r>
              <w:rPr>
                <w:rFonts w:ascii="游明朝" w:eastAsia="游明朝" w:hAnsi="游明朝"/>
                <w:b/>
                <w:sz w:val="20"/>
              </w:rPr>
              <w:t>標準偏差</w:t>
            </w:r>
          </w:p>
        </w:tc>
        <w:tc>
          <w:tcPr>
            <w:tcW w:w="1800" w:type="dxa"/>
            <w:tcBorders>
              <w:bottom w:val="single" w:sz="4" w:space="0" w:color="000000"/>
            </w:tcBorders>
          </w:tcPr>
          <w:p w14:paraId="712AFBDA" w14:textId="77777777" w:rsidR="00C807BD" w:rsidRDefault="00000000">
            <w:pPr>
              <w:keepNext/>
              <w:spacing w:before="20" w:after="20"/>
              <w:jc w:val="center"/>
            </w:pPr>
            <w:r>
              <w:rPr>
                <w:rFonts w:ascii="游明朝" w:eastAsia="游明朝" w:hAnsi="游明朝"/>
                <w:b/>
                <w:sz w:val="20"/>
              </w:rPr>
              <w:t>スパイクの割合</w:t>
            </w:r>
          </w:p>
        </w:tc>
      </w:tr>
      <w:tr w:rsidR="00C807BD" w14:paraId="710F7F23" w14:textId="77777777">
        <w:trPr>
          <w:cantSplit/>
          <w:jc w:val="center"/>
        </w:trPr>
        <w:tc>
          <w:tcPr>
            <w:tcW w:w="1400" w:type="dxa"/>
          </w:tcPr>
          <w:p w14:paraId="1D59EA46" w14:textId="77777777" w:rsidR="00C807BD" w:rsidRDefault="00000000">
            <w:pPr>
              <w:keepNext/>
              <w:spacing w:before="20" w:after="20"/>
              <w:jc w:val="center"/>
            </w:pPr>
            <w:r>
              <w:rPr>
                <w:rFonts w:ascii="游明朝" w:eastAsia="游明朝" w:hAnsi="游明朝"/>
                <w:sz w:val="20"/>
              </w:rPr>
              <w:t>1</w:t>
            </w:r>
          </w:p>
        </w:tc>
        <w:tc>
          <w:tcPr>
            <w:tcW w:w="1700" w:type="dxa"/>
          </w:tcPr>
          <w:p w14:paraId="1D7D30E3" w14:textId="77777777" w:rsidR="00C807BD" w:rsidRDefault="00000000">
            <w:pPr>
              <w:keepNext/>
              <w:spacing w:before="20" w:after="20"/>
              <w:jc w:val="center"/>
            </w:pPr>
            <w:r>
              <w:rPr>
                <w:rFonts w:ascii="游明朝" w:eastAsia="游明朝" w:hAnsi="游明朝"/>
                <w:sz w:val="20"/>
              </w:rPr>
              <w:t>0.60</w:t>
            </w:r>
          </w:p>
        </w:tc>
        <w:tc>
          <w:tcPr>
            <w:tcW w:w="1800" w:type="dxa"/>
          </w:tcPr>
          <w:p w14:paraId="66C92371" w14:textId="77777777" w:rsidR="00C807BD" w:rsidRDefault="00000000">
            <w:pPr>
              <w:keepNext/>
              <w:spacing w:before="20" w:after="20"/>
              <w:jc w:val="center"/>
            </w:pPr>
            <w:r>
              <w:rPr>
                <w:rFonts w:ascii="游明朝" w:eastAsia="游明朝" w:hAnsi="游明朝"/>
                <w:sz w:val="20"/>
              </w:rPr>
              <w:t>1.4%</w:t>
            </w:r>
          </w:p>
        </w:tc>
        <w:tc>
          <w:tcPr>
            <w:tcW w:w="1700" w:type="dxa"/>
          </w:tcPr>
          <w:p w14:paraId="4D61A1FB" w14:textId="77777777" w:rsidR="00C807BD" w:rsidRDefault="00000000">
            <w:pPr>
              <w:keepNext/>
              <w:spacing w:before="20" w:after="20"/>
              <w:jc w:val="center"/>
            </w:pPr>
            <w:r>
              <w:rPr>
                <w:rFonts w:ascii="游明朝" w:eastAsia="游明朝" w:hAnsi="游明朝"/>
                <w:sz w:val="20"/>
              </w:rPr>
              <w:t>0.91</w:t>
            </w:r>
          </w:p>
        </w:tc>
        <w:tc>
          <w:tcPr>
            <w:tcW w:w="1800" w:type="dxa"/>
          </w:tcPr>
          <w:p w14:paraId="359004A8" w14:textId="77777777" w:rsidR="00C807BD" w:rsidRDefault="00000000">
            <w:pPr>
              <w:keepNext/>
              <w:spacing w:before="20" w:after="20"/>
              <w:jc w:val="center"/>
            </w:pPr>
            <w:r>
              <w:rPr>
                <w:rFonts w:ascii="游明朝" w:eastAsia="游明朝" w:hAnsi="游明朝"/>
                <w:sz w:val="20"/>
              </w:rPr>
              <w:t>4.8%</w:t>
            </w:r>
          </w:p>
        </w:tc>
      </w:tr>
      <w:tr w:rsidR="00C807BD" w14:paraId="45922866" w14:textId="77777777">
        <w:trPr>
          <w:cantSplit/>
          <w:jc w:val="center"/>
        </w:trPr>
        <w:tc>
          <w:tcPr>
            <w:tcW w:w="1400" w:type="dxa"/>
          </w:tcPr>
          <w:p w14:paraId="7A8D674F" w14:textId="77777777" w:rsidR="00C807BD" w:rsidRDefault="00000000">
            <w:pPr>
              <w:keepNext/>
              <w:spacing w:before="20" w:after="20"/>
              <w:jc w:val="center"/>
            </w:pPr>
            <w:r>
              <w:rPr>
                <w:rFonts w:ascii="游明朝" w:eastAsia="游明朝" w:hAnsi="游明朝"/>
                <w:sz w:val="20"/>
              </w:rPr>
              <w:t>2</w:t>
            </w:r>
          </w:p>
        </w:tc>
        <w:tc>
          <w:tcPr>
            <w:tcW w:w="1700" w:type="dxa"/>
          </w:tcPr>
          <w:p w14:paraId="1DC13CCF" w14:textId="77777777" w:rsidR="00C807BD" w:rsidRDefault="00000000">
            <w:pPr>
              <w:keepNext/>
              <w:spacing w:before="20" w:after="20"/>
              <w:jc w:val="center"/>
            </w:pPr>
            <w:r>
              <w:rPr>
                <w:rFonts w:ascii="游明朝" w:eastAsia="游明朝" w:hAnsi="游明朝"/>
                <w:sz w:val="20"/>
              </w:rPr>
              <w:t>0.80</w:t>
            </w:r>
          </w:p>
        </w:tc>
        <w:tc>
          <w:tcPr>
            <w:tcW w:w="1800" w:type="dxa"/>
          </w:tcPr>
          <w:p w14:paraId="19469576" w14:textId="77777777" w:rsidR="00C807BD" w:rsidRDefault="00000000">
            <w:pPr>
              <w:keepNext/>
              <w:spacing w:before="20" w:after="20"/>
              <w:jc w:val="center"/>
            </w:pPr>
            <w:r>
              <w:rPr>
                <w:rFonts w:ascii="游明朝" w:eastAsia="游明朝" w:hAnsi="游明朝"/>
                <w:sz w:val="20"/>
              </w:rPr>
              <w:t>2.8%</w:t>
            </w:r>
          </w:p>
        </w:tc>
        <w:tc>
          <w:tcPr>
            <w:tcW w:w="1700" w:type="dxa"/>
          </w:tcPr>
          <w:p w14:paraId="43E0958D" w14:textId="77777777" w:rsidR="00C807BD" w:rsidRDefault="00000000">
            <w:pPr>
              <w:keepNext/>
              <w:spacing w:before="20" w:after="20"/>
              <w:jc w:val="center"/>
            </w:pPr>
            <w:r>
              <w:rPr>
                <w:rFonts w:ascii="游明朝" w:eastAsia="游明朝" w:hAnsi="游明朝"/>
                <w:sz w:val="20"/>
              </w:rPr>
              <w:t>0.87</w:t>
            </w:r>
          </w:p>
        </w:tc>
        <w:tc>
          <w:tcPr>
            <w:tcW w:w="1800" w:type="dxa"/>
          </w:tcPr>
          <w:p w14:paraId="19D61938" w14:textId="77777777" w:rsidR="00C807BD" w:rsidRDefault="00000000">
            <w:pPr>
              <w:keepNext/>
              <w:spacing w:before="20" w:after="20"/>
              <w:jc w:val="center"/>
            </w:pPr>
            <w:r>
              <w:rPr>
                <w:rFonts w:ascii="游明朝" w:eastAsia="游明朝" w:hAnsi="游明朝"/>
                <w:sz w:val="20"/>
              </w:rPr>
              <w:t>3.6%</w:t>
            </w:r>
          </w:p>
        </w:tc>
      </w:tr>
      <w:tr w:rsidR="00C807BD" w14:paraId="00906BBA" w14:textId="77777777">
        <w:trPr>
          <w:cantSplit/>
          <w:jc w:val="center"/>
        </w:trPr>
        <w:tc>
          <w:tcPr>
            <w:tcW w:w="1400" w:type="dxa"/>
          </w:tcPr>
          <w:p w14:paraId="1324AD98" w14:textId="77777777" w:rsidR="00C807BD" w:rsidRDefault="00000000">
            <w:pPr>
              <w:keepNext/>
              <w:spacing w:before="20" w:after="20"/>
              <w:jc w:val="center"/>
            </w:pPr>
            <w:r>
              <w:rPr>
                <w:rFonts w:ascii="游明朝" w:eastAsia="游明朝" w:hAnsi="游明朝"/>
                <w:sz w:val="20"/>
              </w:rPr>
              <w:t>3</w:t>
            </w:r>
          </w:p>
        </w:tc>
        <w:tc>
          <w:tcPr>
            <w:tcW w:w="1700" w:type="dxa"/>
          </w:tcPr>
          <w:p w14:paraId="01246036" w14:textId="77777777" w:rsidR="00C807BD" w:rsidRDefault="00000000">
            <w:pPr>
              <w:keepNext/>
              <w:spacing w:before="20" w:after="20"/>
              <w:jc w:val="center"/>
            </w:pPr>
            <w:r>
              <w:rPr>
                <w:rFonts w:ascii="游明朝" w:eastAsia="游明朝" w:hAnsi="游明朝"/>
                <w:sz w:val="20"/>
              </w:rPr>
              <w:t>0.92</w:t>
            </w:r>
          </w:p>
        </w:tc>
        <w:tc>
          <w:tcPr>
            <w:tcW w:w="1800" w:type="dxa"/>
          </w:tcPr>
          <w:p w14:paraId="6B8BAFBC" w14:textId="77777777" w:rsidR="00C807BD" w:rsidRDefault="00000000">
            <w:pPr>
              <w:keepNext/>
              <w:spacing w:before="20" w:after="20"/>
              <w:jc w:val="center"/>
            </w:pPr>
            <w:r>
              <w:rPr>
                <w:rFonts w:ascii="游明朝" w:eastAsia="游明朝" w:hAnsi="游明朝"/>
                <w:sz w:val="20"/>
              </w:rPr>
              <w:t>4.1%</w:t>
            </w:r>
          </w:p>
        </w:tc>
        <w:tc>
          <w:tcPr>
            <w:tcW w:w="1700" w:type="dxa"/>
          </w:tcPr>
          <w:p w14:paraId="68E1C15F" w14:textId="77777777" w:rsidR="00C807BD" w:rsidRDefault="00000000">
            <w:pPr>
              <w:keepNext/>
              <w:spacing w:before="20" w:after="20"/>
              <w:jc w:val="center"/>
            </w:pPr>
            <w:r>
              <w:rPr>
                <w:rFonts w:ascii="游明朝" w:eastAsia="游明朝" w:hAnsi="游明朝"/>
                <w:sz w:val="20"/>
              </w:rPr>
              <w:t>0.93</w:t>
            </w:r>
          </w:p>
        </w:tc>
        <w:tc>
          <w:tcPr>
            <w:tcW w:w="1800" w:type="dxa"/>
          </w:tcPr>
          <w:p w14:paraId="37C44B7A" w14:textId="77777777" w:rsidR="00C807BD" w:rsidRDefault="00000000">
            <w:pPr>
              <w:keepNext/>
              <w:spacing w:before="20" w:after="20"/>
              <w:jc w:val="center"/>
            </w:pPr>
            <w:r>
              <w:rPr>
                <w:rFonts w:ascii="游明朝" w:eastAsia="游明朝" w:hAnsi="游明朝"/>
                <w:sz w:val="20"/>
              </w:rPr>
              <w:t>4.3%</w:t>
            </w:r>
          </w:p>
        </w:tc>
      </w:tr>
      <w:tr w:rsidR="00C807BD" w14:paraId="723779EB" w14:textId="77777777">
        <w:trPr>
          <w:cantSplit/>
          <w:jc w:val="center"/>
        </w:trPr>
        <w:tc>
          <w:tcPr>
            <w:tcW w:w="1400" w:type="dxa"/>
          </w:tcPr>
          <w:p w14:paraId="3F818155" w14:textId="77777777" w:rsidR="00C807BD" w:rsidRDefault="00000000">
            <w:pPr>
              <w:keepNext/>
              <w:spacing w:before="20" w:after="20"/>
              <w:jc w:val="center"/>
            </w:pPr>
            <w:r>
              <w:rPr>
                <w:rFonts w:ascii="游明朝" w:eastAsia="游明朝" w:hAnsi="游明朝"/>
                <w:sz w:val="20"/>
              </w:rPr>
              <w:t>4</w:t>
            </w:r>
          </w:p>
        </w:tc>
        <w:tc>
          <w:tcPr>
            <w:tcW w:w="1700" w:type="dxa"/>
          </w:tcPr>
          <w:p w14:paraId="664B6DA6" w14:textId="77777777" w:rsidR="00C807BD" w:rsidRDefault="00000000">
            <w:pPr>
              <w:keepNext/>
              <w:spacing w:before="20" w:after="20"/>
              <w:jc w:val="center"/>
            </w:pPr>
            <w:r>
              <w:rPr>
                <w:rFonts w:ascii="游明朝" w:eastAsia="游明朝" w:hAnsi="游明朝"/>
                <w:sz w:val="20"/>
              </w:rPr>
              <w:t>0.92</w:t>
            </w:r>
          </w:p>
        </w:tc>
        <w:tc>
          <w:tcPr>
            <w:tcW w:w="1800" w:type="dxa"/>
          </w:tcPr>
          <w:p w14:paraId="76BA6174" w14:textId="77777777" w:rsidR="00C807BD" w:rsidRDefault="00000000">
            <w:pPr>
              <w:keepNext/>
              <w:spacing w:before="20" w:after="20"/>
              <w:jc w:val="center"/>
            </w:pPr>
            <w:r>
              <w:rPr>
                <w:rFonts w:ascii="游明朝" w:eastAsia="游明朝" w:hAnsi="游明朝"/>
                <w:sz w:val="20"/>
              </w:rPr>
              <w:t>4.2%</w:t>
            </w:r>
          </w:p>
        </w:tc>
        <w:tc>
          <w:tcPr>
            <w:tcW w:w="1700" w:type="dxa"/>
          </w:tcPr>
          <w:p w14:paraId="67398B69" w14:textId="77777777" w:rsidR="00C807BD" w:rsidRDefault="00000000">
            <w:pPr>
              <w:keepNext/>
              <w:spacing w:before="20" w:after="20"/>
              <w:jc w:val="center"/>
            </w:pPr>
            <w:r>
              <w:rPr>
                <w:rFonts w:ascii="游明朝" w:eastAsia="游明朝" w:hAnsi="游明朝"/>
                <w:sz w:val="20"/>
              </w:rPr>
              <w:t>0.91</w:t>
            </w:r>
          </w:p>
        </w:tc>
        <w:tc>
          <w:tcPr>
            <w:tcW w:w="1800" w:type="dxa"/>
          </w:tcPr>
          <w:p w14:paraId="25A6271E" w14:textId="77777777" w:rsidR="00C807BD" w:rsidRDefault="00000000">
            <w:pPr>
              <w:keepNext/>
              <w:spacing w:before="20" w:after="20"/>
              <w:jc w:val="center"/>
            </w:pPr>
            <w:r>
              <w:rPr>
                <w:rFonts w:ascii="游明朝" w:eastAsia="游明朝" w:hAnsi="游明朝"/>
                <w:sz w:val="20"/>
              </w:rPr>
              <w:t>4.1%</w:t>
            </w:r>
          </w:p>
        </w:tc>
      </w:tr>
      <w:tr w:rsidR="00C807BD" w14:paraId="067BF8D7" w14:textId="77777777">
        <w:trPr>
          <w:cantSplit/>
          <w:jc w:val="center"/>
        </w:trPr>
        <w:tc>
          <w:tcPr>
            <w:tcW w:w="1400" w:type="dxa"/>
          </w:tcPr>
          <w:p w14:paraId="554D2C46" w14:textId="77777777" w:rsidR="00C807BD" w:rsidRDefault="00000000">
            <w:pPr>
              <w:keepNext/>
              <w:spacing w:before="20" w:after="20"/>
              <w:jc w:val="center"/>
            </w:pPr>
            <w:r>
              <w:rPr>
                <w:rFonts w:ascii="游明朝" w:eastAsia="游明朝" w:hAnsi="游明朝"/>
                <w:sz w:val="20"/>
              </w:rPr>
              <w:t>5</w:t>
            </w:r>
          </w:p>
        </w:tc>
        <w:tc>
          <w:tcPr>
            <w:tcW w:w="1700" w:type="dxa"/>
          </w:tcPr>
          <w:p w14:paraId="0CA855AB" w14:textId="77777777" w:rsidR="00C807BD" w:rsidRDefault="00000000">
            <w:pPr>
              <w:keepNext/>
              <w:spacing w:before="20" w:after="20"/>
              <w:jc w:val="center"/>
            </w:pPr>
            <w:r>
              <w:rPr>
                <w:rFonts w:ascii="游明朝" w:eastAsia="游明朝" w:hAnsi="游明朝"/>
                <w:sz w:val="20"/>
              </w:rPr>
              <w:t>0.91</w:t>
            </w:r>
          </w:p>
        </w:tc>
        <w:tc>
          <w:tcPr>
            <w:tcW w:w="1800" w:type="dxa"/>
          </w:tcPr>
          <w:p w14:paraId="30EB4B9A" w14:textId="77777777" w:rsidR="00C807BD" w:rsidRDefault="00000000">
            <w:pPr>
              <w:keepNext/>
              <w:spacing w:before="20" w:after="20"/>
              <w:jc w:val="center"/>
            </w:pPr>
            <w:r>
              <w:rPr>
                <w:rFonts w:ascii="游明朝" w:eastAsia="游明朝" w:hAnsi="游明朝"/>
                <w:sz w:val="20"/>
              </w:rPr>
              <w:t>3.9%</w:t>
            </w:r>
          </w:p>
        </w:tc>
        <w:tc>
          <w:tcPr>
            <w:tcW w:w="1700" w:type="dxa"/>
          </w:tcPr>
          <w:p w14:paraId="4DC01B8D" w14:textId="77777777" w:rsidR="00C807BD" w:rsidRDefault="00000000">
            <w:pPr>
              <w:keepNext/>
              <w:spacing w:before="20" w:after="20"/>
              <w:jc w:val="center"/>
            </w:pPr>
            <w:r>
              <w:rPr>
                <w:rFonts w:ascii="游明朝" w:eastAsia="游明朝" w:hAnsi="游明朝"/>
                <w:sz w:val="20"/>
              </w:rPr>
              <w:t>0.95</w:t>
            </w:r>
          </w:p>
        </w:tc>
        <w:tc>
          <w:tcPr>
            <w:tcW w:w="1800" w:type="dxa"/>
          </w:tcPr>
          <w:p w14:paraId="5DEDCA6F" w14:textId="77777777" w:rsidR="00C807BD" w:rsidRDefault="00000000">
            <w:pPr>
              <w:keepNext/>
              <w:spacing w:before="20" w:after="20"/>
              <w:jc w:val="center"/>
            </w:pPr>
            <w:r>
              <w:rPr>
                <w:rFonts w:ascii="游明朝" w:eastAsia="游明朝" w:hAnsi="游明朝"/>
                <w:sz w:val="20"/>
              </w:rPr>
              <w:t>4.2%</w:t>
            </w:r>
          </w:p>
        </w:tc>
      </w:tr>
      <w:tr w:rsidR="00C807BD" w14:paraId="7F1B1155" w14:textId="77777777">
        <w:trPr>
          <w:cantSplit/>
          <w:jc w:val="center"/>
        </w:trPr>
        <w:tc>
          <w:tcPr>
            <w:tcW w:w="1400" w:type="dxa"/>
          </w:tcPr>
          <w:p w14:paraId="5D0614E3" w14:textId="77777777" w:rsidR="00C807BD" w:rsidRDefault="00000000">
            <w:pPr>
              <w:keepNext/>
              <w:spacing w:before="20" w:after="20"/>
              <w:jc w:val="center"/>
            </w:pPr>
            <w:r>
              <w:rPr>
                <w:rFonts w:ascii="游明朝" w:eastAsia="游明朝" w:hAnsi="游明朝"/>
                <w:sz w:val="20"/>
              </w:rPr>
              <w:t>6</w:t>
            </w:r>
          </w:p>
        </w:tc>
        <w:tc>
          <w:tcPr>
            <w:tcW w:w="1700" w:type="dxa"/>
          </w:tcPr>
          <w:p w14:paraId="4D5C3EED" w14:textId="77777777" w:rsidR="00C807BD" w:rsidRDefault="00000000">
            <w:pPr>
              <w:keepNext/>
              <w:spacing w:before="20" w:after="20"/>
              <w:jc w:val="center"/>
            </w:pPr>
            <w:r>
              <w:rPr>
                <w:rFonts w:ascii="游明朝" w:eastAsia="游明朝" w:hAnsi="游明朝"/>
                <w:sz w:val="20"/>
              </w:rPr>
              <w:t>0.87</w:t>
            </w:r>
          </w:p>
        </w:tc>
        <w:tc>
          <w:tcPr>
            <w:tcW w:w="1800" w:type="dxa"/>
          </w:tcPr>
          <w:p w14:paraId="66E6EA9A" w14:textId="77777777" w:rsidR="00C807BD" w:rsidRDefault="00000000">
            <w:pPr>
              <w:keepNext/>
              <w:spacing w:before="20" w:after="20"/>
              <w:jc w:val="center"/>
            </w:pPr>
            <w:r>
              <w:rPr>
                <w:rFonts w:ascii="游明朝" w:eastAsia="游明朝" w:hAnsi="游明朝"/>
                <w:sz w:val="20"/>
              </w:rPr>
              <w:t>3.3%</w:t>
            </w:r>
          </w:p>
        </w:tc>
        <w:tc>
          <w:tcPr>
            <w:tcW w:w="1700" w:type="dxa"/>
          </w:tcPr>
          <w:p w14:paraId="43C31459" w14:textId="77777777" w:rsidR="00C807BD" w:rsidRDefault="00000000">
            <w:pPr>
              <w:keepNext/>
              <w:spacing w:before="20" w:after="20"/>
              <w:jc w:val="center"/>
            </w:pPr>
            <w:r>
              <w:rPr>
                <w:rFonts w:ascii="游明朝" w:eastAsia="游明朝" w:hAnsi="游明朝"/>
                <w:sz w:val="20"/>
              </w:rPr>
              <w:t>0.96</w:t>
            </w:r>
          </w:p>
        </w:tc>
        <w:tc>
          <w:tcPr>
            <w:tcW w:w="1800" w:type="dxa"/>
          </w:tcPr>
          <w:p w14:paraId="2DF08495" w14:textId="77777777" w:rsidR="00C807BD" w:rsidRDefault="00000000">
            <w:pPr>
              <w:keepNext/>
              <w:spacing w:before="20" w:after="20"/>
              <w:jc w:val="center"/>
            </w:pPr>
            <w:r>
              <w:rPr>
                <w:rFonts w:ascii="游明朝" w:eastAsia="游明朝" w:hAnsi="游明朝"/>
                <w:sz w:val="20"/>
              </w:rPr>
              <w:t>4.3%</w:t>
            </w:r>
          </w:p>
        </w:tc>
      </w:tr>
      <w:tr w:rsidR="00C807BD" w14:paraId="2AEC372D" w14:textId="77777777">
        <w:trPr>
          <w:cantSplit/>
          <w:jc w:val="center"/>
        </w:trPr>
        <w:tc>
          <w:tcPr>
            <w:tcW w:w="1400" w:type="dxa"/>
          </w:tcPr>
          <w:p w14:paraId="4C74D57A" w14:textId="77777777" w:rsidR="00C807BD" w:rsidRDefault="00000000">
            <w:pPr>
              <w:keepNext/>
              <w:spacing w:before="20" w:after="20"/>
              <w:jc w:val="center"/>
            </w:pPr>
            <w:r>
              <w:rPr>
                <w:rFonts w:ascii="游明朝" w:eastAsia="游明朝" w:hAnsi="游明朝"/>
                <w:sz w:val="20"/>
              </w:rPr>
              <w:t>7</w:t>
            </w:r>
          </w:p>
        </w:tc>
        <w:tc>
          <w:tcPr>
            <w:tcW w:w="1700" w:type="dxa"/>
          </w:tcPr>
          <w:p w14:paraId="392E7CDE" w14:textId="77777777" w:rsidR="00C807BD" w:rsidRDefault="00000000">
            <w:pPr>
              <w:keepNext/>
              <w:spacing w:before="20" w:after="20"/>
              <w:jc w:val="center"/>
            </w:pPr>
            <w:r>
              <w:rPr>
                <w:rFonts w:ascii="游明朝" w:eastAsia="游明朝" w:hAnsi="游明朝"/>
                <w:sz w:val="20"/>
              </w:rPr>
              <w:t>0.96</w:t>
            </w:r>
          </w:p>
        </w:tc>
        <w:tc>
          <w:tcPr>
            <w:tcW w:w="1800" w:type="dxa"/>
          </w:tcPr>
          <w:p w14:paraId="4779186E" w14:textId="77777777" w:rsidR="00C807BD" w:rsidRDefault="00000000">
            <w:pPr>
              <w:keepNext/>
              <w:spacing w:before="20" w:after="20"/>
              <w:jc w:val="center"/>
            </w:pPr>
            <w:r>
              <w:rPr>
                <w:rFonts w:ascii="游明朝" w:eastAsia="游明朝" w:hAnsi="游明朝"/>
                <w:sz w:val="20"/>
              </w:rPr>
              <w:t>4.6%</w:t>
            </w:r>
          </w:p>
        </w:tc>
        <w:tc>
          <w:tcPr>
            <w:tcW w:w="1700" w:type="dxa"/>
          </w:tcPr>
          <w:p w14:paraId="0BAB0E41" w14:textId="77777777" w:rsidR="00C807BD" w:rsidRDefault="00000000">
            <w:pPr>
              <w:keepNext/>
              <w:spacing w:before="20" w:after="20"/>
              <w:jc w:val="center"/>
            </w:pPr>
            <w:r>
              <w:rPr>
                <w:rFonts w:ascii="游明朝" w:eastAsia="游明朝" w:hAnsi="游明朝"/>
                <w:sz w:val="20"/>
              </w:rPr>
              <w:t>0.99</w:t>
            </w:r>
          </w:p>
        </w:tc>
        <w:tc>
          <w:tcPr>
            <w:tcW w:w="1800" w:type="dxa"/>
          </w:tcPr>
          <w:p w14:paraId="3C4E825E" w14:textId="77777777" w:rsidR="00C807BD" w:rsidRDefault="00000000">
            <w:pPr>
              <w:keepNext/>
              <w:spacing w:before="20" w:after="20"/>
              <w:jc w:val="center"/>
            </w:pPr>
            <w:r>
              <w:rPr>
                <w:rFonts w:ascii="游明朝" w:eastAsia="游明朝" w:hAnsi="游明朝"/>
                <w:sz w:val="20"/>
              </w:rPr>
              <w:t>4.9%</w:t>
            </w:r>
          </w:p>
        </w:tc>
      </w:tr>
      <w:tr w:rsidR="00C807BD" w14:paraId="49B5CD23" w14:textId="77777777">
        <w:trPr>
          <w:cantSplit/>
          <w:jc w:val="center"/>
        </w:trPr>
        <w:tc>
          <w:tcPr>
            <w:tcW w:w="1400" w:type="dxa"/>
          </w:tcPr>
          <w:p w14:paraId="430D89D2" w14:textId="77777777" w:rsidR="00C807BD" w:rsidRDefault="00000000">
            <w:pPr>
              <w:keepNext/>
              <w:spacing w:before="20" w:after="20"/>
              <w:jc w:val="center"/>
            </w:pPr>
            <w:r>
              <w:rPr>
                <w:rFonts w:ascii="游明朝" w:eastAsia="游明朝" w:hAnsi="游明朝"/>
                <w:sz w:val="20"/>
              </w:rPr>
              <w:t>8</w:t>
            </w:r>
          </w:p>
        </w:tc>
        <w:tc>
          <w:tcPr>
            <w:tcW w:w="1700" w:type="dxa"/>
          </w:tcPr>
          <w:p w14:paraId="796D1A46" w14:textId="77777777" w:rsidR="00C807BD" w:rsidRDefault="00000000">
            <w:pPr>
              <w:keepNext/>
              <w:spacing w:before="20" w:after="20"/>
              <w:jc w:val="center"/>
            </w:pPr>
            <w:r>
              <w:rPr>
                <w:rFonts w:ascii="游明朝" w:eastAsia="游明朝" w:hAnsi="游明朝"/>
                <w:sz w:val="20"/>
              </w:rPr>
              <w:t>1.09</w:t>
            </w:r>
          </w:p>
        </w:tc>
        <w:tc>
          <w:tcPr>
            <w:tcW w:w="1800" w:type="dxa"/>
          </w:tcPr>
          <w:p w14:paraId="6995D93A" w14:textId="77777777" w:rsidR="00C807BD" w:rsidRDefault="00000000">
            <w:pPr>
              <w:keepNext/>
              <w:spacing w:before="20" w:after="20"/>
              <w:jc w:val="center"/>
            </w:pPr>
            <w:r>
              <w:rPr>
                <w:rFonts w:ascii="游明朝" w:eastAsia="游明朝" w:hAnsi="游明朝"/>
                <w:sz w:val="20"/>
              </w:rPr>
              <w:t>6.9%</w:t>
            </w:r>
          </w:p>
        </w:tc>
        <w:tc>
          <w:tcPr>
            <w:tcW w:w="1700" w:type="dxa"/>
          </w:tcPr>
          <w:p w14:paraId="34BB7231" w14:textId="77777777" w:rsidR="00C807BD" w:rsidRDefault="00000000">
            <w:pPr>
              <w:keepNext/>
              <w:spacing w:before="20" w:after="20"/>
              <w:jc w:val="center"/>
            </w:pPr>
            <w:r>
              <w:rPr>
                <w:rFonts w:ascii="游明朝" w:eastAsia="游明朝" w:hAnsi="游明朝"/>
                <w:sz w:val="20"/>
              </w:rPr>
              <w:t>1.07</w:t>
            </w:r>
          </w:p>
        </w:tc>
        <w:tc>
          <w:tcPr>
            <w:tcW w:w="1800" w:type="dxa"/>
          </w:tcPr>
          <w:p w14:paraId="16189FC4" w14:textId="77777777" w:rsidR="00C807BD" w:rsidRDefault="00000000">
            <w:pPr>
              <w:keepNext/>
              <w:spacing w:before="20" w:after="20"/>
              <w:jc w:val="center"/>
            </w:pPr>
            <w:r>
              <w:rPr>
                <w:rFonts w:ascii="游明朝" w:eastAsia="游明朝" w:hAnsi="游明朝"/>
                <w:sz w:val="20"/>
              </w:rPr>
              <w:t>5.9%</w:t>
            </w:r>
          </w:p>
        </w:tc>
      </w:tr>
      <w:tr w:rsidR="00C807BD" w14:paraId="785AB4A0" w14:textId="77777777">
        <w:trPr>
          <w:cantSplit/>
          <w:jc w:val="center"/>
        </w:trPr>
        <w:tc>
          <w:tcPr>
            <w:tcW w:w="1400" w:type="dxa"/>
          </w:tcPr>
          <w:p w14:paraId="5E8B94A0" w14:textId="77777777" w:rsidR="00C807BD" w:rsidRDefault="00000000">
            <w:pPr>
              <w:keepNext/>
              <w:spacing w:before="20" w:after="20"/>
              <w:jc w:val="center"/>
            </w:pPr>
            <w:r>
              <w:rPr>
                <w:rFonts w:ascii="游明朝" w:eastAsia="游明朝" w:hAnsi="游明朝"/>
                <w:sz w:val="20"/>
              </w:rPr>
              <w:t>9</w:t>
            </w:r>
          </w:p>
        </w:tc>
        <w:tc>
          <w:tcPr>
            <w:tcW w:w="1700" w:type="dxa"/>
          </w:tcPr>
          <w:p w14:paraId="2BD1A0F5" w14:textId="77777777" w:rsidR="00C807BD" w:rsidRDefault="00000000">
            <w:pPr>
              <w:keepNext/>
              <w:spacing w:before="20" w:after="20"/>
              <w:jc w:val="center"/>
            </w:pPr>
            <w:r>
              <w:rPr>
                <w:rFonts w:ascii="游明朝" w:eastAsia="游明朝" w:hAnsi="游明朝"/>
                <w:sz w:val="20"/>
              </w:rPr>
              <w:t>1.22</w:t>
            </w:r>
          </w:p>
        </w:tc>
        <w:tc>
          <w:tcPr>
            <w:tcW w:w="1800" w:type="dxa"/>
          </w:tcPr>
          <w:p w14:paraId="2418A0E3" w14:textId="77777777" w:rsidR="00C807BD" w:rsidRDefault="00000000">
            <w:pPr>
              <w:keepNext/>
              <w:spacing w:before="20" w:after="20"/>
              <w:jc w:val="center"/>
            </w:pPr>
            <w:r>
              <w:rPr>
                <w:rFonts w:ascii="游明朝" w:eastAsia="游明朝" w:hAnsi="游明朝"/>
                <w:sz w:val="20"/>
              </w:rPr>
              <w:t>8.7%</w:t>
            </w:r>
          </w:p>
        </w:tc>
        <w:tc>
          <w:tcPr>
            <w:tcW w:w="1700" w:type="dxa"/>
          </w:tcPr>
          <w:p w14:paraId="5FE0DBAF" w14:textId="77777777" w:rsidR="00C807BD" w:rsidRDefault="00000000">
            <w:pPr>
              <w:keepNext/>
              <w:spacing w:before="20" w:after="20"/>
              <w:jc w:val="center"/>
            </w:pPr>
            <w:r>
              <w:rPr>
                <w:rFonts w:ascii="游明朝" w:eastAsia="游明朝" w:hAnsi="游明朝"/>
                <w:sz w:val="20"/>
              </w:rPr>
              <w:t>1.10</w:t>
            </w:r>
          </w:p>
        </w:tc>
        <w:tc>
          <w:tcPr>
            <w:tcW w:w="1800" w:type="dxa"/>
          </w:tcPr>
          <w:p w14:paraId="5058C3C1" w14:textId="77777777" w:rsidR="00C807BD" w:rsidRDefault="00000000">
            <w:pPr>
              <w:keepNext/>
              <w:spacing w:before="20" w:after="20"/>
              <w:jc w:val="center"/>
            </w:pPr>
            <w:r>
              <w:rPr>
                <w:rFonts w:ascii="游明朝" w:eastAsia="游明朝" w:hAnsi="游明朝"/>
                <w:sz w:val="20"/>
              </w:rPr>
              <w:t>6.5%</w:t>
            </w:r>
          </w:p>
        </w:tc>
      </w:tr>
      <w:tr w:rsidR="00C807BD" w14:paraId="7493CCE1" w14:textId="77777777">
        <w:trPr>
          <w:cantSplit/>
          <w:jc w:val="center"/>
        </w:trPr>
        <w:tc>
          <w:tcPr>
            <w:tcW w:w="1400" w:type="dxa"/>
          </w:tcPr>
          <w:p w14:paraId="4AD06572" w14:textId="77777777" w:rsidR="00C807BD" w:rsidRDefault="00000000">
            <w:pPr>
              <w:keepNext/>
              <w:spacing w:before="20" w:after="20"/>
              <w:jc w:val="center"/>
            </w:pPr>
            <w:r>
              <w:rPr>
                <w:rFonts w:ascii="游明朝" w:eastAsia="游明朝" w:hAnsi="游明朝"/>
                <w:sz w:val="20"/>
              </w:rPr>
              <w:t>10</w:t>
            </w:r>
          </w:p>
        </w:tc>
        <w:tc>
          <w:tcPr>
            <w:tcW w:w="1700" w:type="dxa"/>
          </w:tcPr>
          <w:p w14:paraId="37D0A1E7" w14:textId="77777777" w:rsidR="00C807BD" w:rsidRDefault="00000000">
            <w:pPr>
              <w:keepNext/>
              <w:spacing w:before="20" w:after="20"/>
              <w:jc w:val="center"/>
            </w:pPr>
            <w:r>
              <w:rPr>
                <w:rFonts w:ascii="游明朝" w:eastAsia="游明朝" w:hAnsi="游明朝"/>
                <w:sz w:val="20"/>
              </w:rPr>
              <w:t>1.25</w:t>
            </w:r>
          </w:p>
        </w:tc>
        <w:tc>
          <w:tcPr>
            <w:tcW w:w="1800" w:type="dxa"/>
          </w:tcPr>
          <w:p w14:paraId="59DFEC70" w14:textId="77777777" w:rsidR="00C807BD" w:rsidRDefault="00000000">
            <w:pPr>
              <w:keepNext/>
              <w:spacing w:before="20" w:after="20"/>
              <w:jc w:val="center"/>
            </w:pPr>
            <w:r>
              <w:rPr>
                <w:rFonts w:ascii="游明朝" w:eastAsia="游明朝" w:hAnsi="游明朝"/>
                <w:sz w:val="20"/>
              </w:rPr>
              <w:t>9.9%</w:t>
            </w:r>
          </w:p>
        </w:tc>
        <w:tc>
          <w:tcPr>
            <w:tcW w:w="1700" w:type="dxa"/>
          </w:tcPr>
          <w:p w14:paraId="7E7E7680" w14:textId="77777777" w:rsidR="00C807BD" w:rsidRDefault="00000000">
            <w:pPr>
              <w:keepNext/>
              <w:spacing w:before="20" w:after="20"/>
              <w:jc w:val="center"/>
            </w:pPr>
            <w:r>
              <w:rPr>
                <w:rFonts w:ascii="游明朝" w:eastAsia="游明朝" w:hAnsi="游明朝"/>
                <w:sz w:val="20"/>
              </w:rPr>
              <w:t>1.12</w:t>
            </w:r>
          </w:p>
        </w:tc>
        <w:tc>
          <w:tcPr>
            <w:tcW w:w="1800" w:type="dxa"/>
          </w:tcPr>
          <w:p w14:paraId="54950954" w14:textId="77777777" w:rsidR="00C807BD" w:rsidRDefault="00000000">
            <w:pPr>
              <w:keepNext/>
              <w:spacing w:before="20" w:after="20"/>
              <w:jc w:val="center"/>
            </w:pPr>
            <w:r>
              <w:rPr>
                <w:rFonts w:ascii="游明朝" w:eastAsia="游明朝" w:hAnsi="游明朝"/>
                <w:sz w:val="20"/>
              </w:rPr>
              <w:t>7.4%</w:t>
            </w:r>
          </w:p>
        </w:tc>
      </w:tr>
    </w:tbl>
    <w:p w14:paraId="6527CD1F" w14:textId="77777777" w:rsidR="007109C2" w:rsidRDefault="007109C2">
      <w:pPr>
        <w:rPr>
          <w:rFonts w:ascii="游明朝" w:eastAsia="游明朝" w:hAnsi="游明朝" w:cs="游明朝"/>
          <w:color w:val="222222"/>
          <w:sz w:val="22"/>
          <w:szCs w:val="22"/>
          <w:u w:color="222222"/>
          <w:shd w:val="clear" w:color="auto" w:fill="FFFFFF"/>
          <w:lang w:val="ja-JP"/>
        </w:rPr>
      </w:pPr>
    </w:p>
    <w:p w14:paraId="42F501FE" w14:textId="6CE8E82F" w:rsidR="007109C2" w:rsidDel="00301C70" w:rsidRDefault="0041754F">
      <w:pPr>
        <w:ind w:firstLine="220"/>
        <w:rPr>
          <w:del w:id="287" w:author="MIKAWA Kenta" w:date="2026-09-24T17:45:00Z" w16du:dateUtc="2026-09-24T08:45:00Z"/>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GateRAFでは，区間幅が狭い区分から広い区分へ向かって標準偏差が0.60から1.25へ大きくなり，スパイクの割合も1.4%から9.9%へ</w:t>
      </w:r>
      <w:ins w:id="288" w:author="MIKAWA Kenta" w:date="2026-09-24T17:45:00Z" w16du:dateUtc="2026-09-24T08:45:00Z">
        <w:r w:rsidR="00D10DB1">
          <w:rPr>
            <w:rFonts w:ascii="游明朝" w:eastAsia="游明朝" w:hAnsi="游明朝" w:cs="游明朝" w:hint="eastAsia"/>
            <w:color w:val="222222"/>
            <w:sz w:val="22"/>
            <w:szCs w:val="22"/>
            <w:u w:color="222222"/>
            <w:shd w:val="clear" w:color="auto" w:fill="FFFFFF"/>
            <w:lang w:val="ja-JP"/>
          </w:rPr>
          <w:t>増加しています</w:t>
        </w:r>
      </w:ins>
      <w:del w:id="289" w:author="MIKAWA Kenta" w:date="2026-09-24T17:45:00Z" w16du:dateUtc="2026-09-24T08:45:00Z">
        <w:r w:rsidDel="00D10DB1">
          <w:rPr>
            <w:rFonts w:ascii="游明朝" w:eastAsia="游明朝" w:hAnsi="游明朝" w:cs="游明朝"/>
            <w:color w:val="222222"/>
            <w:sz w:val="22"/>
            <w:szCs w:val="22"/>
            <w:u w:color="222222"/>
            <w:shd w:val="clear" w:color="auto" w:fill="FFFFFF"/>
            <w:lang w:val="ja-JP"/>
          </w:rPr>
          <w:delText>増えます</w:delText>
        </w:r>
      </w:del>
      <w:r>
        <w:rPr>
          <w:rFonts w:ascii="游明朝" w:eastAsia="游明朝" w:hAnsi="游明朝" w:cs="游明朝"/>
          <w:color w:val="222222"/>
          <w:sz w:val="22"/>
          <w:szCs w:val="22"/>
          <w:u w:color="222222"/>
          <w:shd w:val="clear" w:color="auto" w:fill="FFFFFF"/>
          <w:lang w:val="ja-JP"/>
        </w:rPr>
        <w:t>．</w:t>
      </w:r>
      <w:ins w:id="290" w:author="MIKAWA Kenta" w:date="2026-09-24T17:45:00Z" w16du:dateUtc="2026-09-24T08:45:00Z">
        <w:r w:rsidR="00275097">
          <w:rPr>
            <w:rFonts w:ascii="游明朝" w:eastAsia="游明朝" w:hAnsi="游明朝" w:cs="游明朝" w:hint="eastAsia"/>
            <w:color w:val="222222"/>
            <w:sz w:val="22"/>
            <w:szCs w:val="22"/>
            <w:u w:color="222222"/>
            <w:shd w:val="clear" w:color="auto" w:fill="FFFFFF"/>
            <w:lang w:val="ja-JP"/>
          </w:rPr>
          <w:t>また，</w:t>
        </w:r>
      </w:ins>
      <w:r>
        <w:rPr>
          <w:rFonts w:ascii="游明朝" w:eastAsia="游明朝" w:hAnsi="游明朝" w:cs="游明朝"/>
          <w:color w:val="222222"/>
          <w:sz w:val="22"/>
          <w:szCs w:val="22"/>
          <w:u w:color="222222"/>
          <w:shd w:val="clear" w:color="auto" w:fill="FFFFFF"/>
          <w:lang w:val="ja-JP"/>
        </w:rPr>
        <w:t>幅の広い区間には，実際にスパイクの時点が多く含まれております．Multi-RAFもほぼ同じ傾向で，標準偏差は0.70から1.26，スパイクの割合は2.3%から10.0%</w:t>
      </w:r>
      <w:ins w:id="291" w:author="MIKAWA Kenta" w:date="2026-09-24T17:45:00Z" w16du:dateUtc="2026-09-24T08:45:00Z">
        <w:r w:rsidR="00606826">
          <w:rPr>
            <w:rFonts w:ascii="游明朝" w:eastAsia="游明朝" w:hAnsi="游明朝" w:cs="游明朝" w:hint="eastAsia"/>
            <w:color w:val="222222"/>
            <w:sz w:val="22"/>
            <w:szCs w:val="22"/>
            <w:u w:color="222222"/>
            <w:shd w:val="clear" w:color="auto" w:fill="FFFFFF"/>
            <w:lang w:val="ja-JP"/>
          </w:rPr>
          <w:t>へと変化しています</w:t>
        </w:r>
      </w:ins>
      <w:del w:id="292" w:author="MIKAWA Kenta" w:date="2026-09-24T17:45:00Z" w16du:dateUtc="2026-09-24T08:45:00Z">
        <w:r w:rsidDel="00606826">
          <w:rPr>
            <w:rFonts w:ascii="游明朝" w:eastAsia="游明朝" w:hAnsi="游明朝" w:cs="游明朝"/>
            <w:color w:val="222222"/>
            <w:sz w:val="22"/>
            <w:szCs w:val="22"/>
            <w:u w:color="222222"/>
            <w:shd w:val="clear" w:color="auto" w:fill="FFFFFF"/>
            <w:lang w:val="ja-JP"/>
          </w:rPr>
          <w:delText>です</w:delText>
        </w:r>
      </w:del>
      <w:r>
        <w:rPr>
          <w:rFonts w:ascii="游明朝" w:eastAsia="游明朝" w:hAnsi="游明朝" w:cs="游明朝"/>
          <w:color w:val="222222"/>
          <w:sz w:val="22"/>
          <w:szCs w:val="22"/>
          <w:u w:color="222222"/>
          <w:shd w:val="clear" w:color="auto" w:fill="FFFFFF"/>
          <w:lang w:val="ja-JP"/>
        </w:rPr>
        <w:t>．</w:t>
      </w:r>
    </w:p>
    <w:p w14:paraId="4C5A3E0C" w14:textId="77777777" w:rsidR="007109C2" w:rsidRDefault="0041754F" w:rsidP="00301C70">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一方ProtoRAFは，標準偏差が0.87〜1.12，スパイクの割合が3.6%〜7.4%と，区分による違いが小さく，区間の幅が需要の変動をあまり反映しておりません．Baselineもほぼ同じです．</w:t>
      </w:r>
    </w:p>
    <w:p w14:paraId="3D0B24DB" w14:textId="65D60E98"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なお，広い区分ほど標準偏差が大きくなるのは，その区分にスパイクと平常時が混在するためです．実際，最も広い区分でもスパイクの割合は9.9%にとどまります．区間が広いことはスパイクの起こりやすい時点であることを示しますが，発生</w:t>
      </w:r>
      <w:del w:id="293" w:author="MIKAWA Kenta" w:date="2026-09-24T18:31:00Z" w16du:dateUtc="2026-09-24T09:31:00Z">
        <w:r w:rsidDel="005C6EEE">
          <w:rPr>
            <w:rFonts w:ascii="游明朝" w:eastAsia="游明朝" w:hAnsi="游明朝" w:cs="游明朝" w:hint="eastAsia"/>
            <w:color w:val="222222"/>
            <w:sz w:val="22"/>
            <w:szCs w:val="22"/>
            <w:u w:color="222222"/>
            <w:shd w:val="clear" w:color="auto" w:fill="FFFFFF"/>
            <w:lang w:val="ja-JP"/>
          </w:rPr>
          <w:delText>を確定づける</w:delText>
        </w:r>
      </w:del>
      <w:ins w:id="294" w:author="MIKAWA Kenta" w:date="2026-09-24T18:31:00Z" w16du:dateUtc="2026-09-24T09:31:00Z">
        <w:r w:rsidR="005C6EEE">
          <w:rPr>
            <w:rFonts w:ascii="游明朝" w:eastAsia="游明朝" w:hAnsi="游明朝" w:cs="游明朝" w:hint="eastAsia"/>
            <w:color w:val="222222"/>
            <w:sz w:val="22"/>
            <w:szCs w:val="22"/>
            <w:u w:color="222222"/>
            <w:shd w:val="clear" w:color="auto" w:fill="FFFFFF"/>
            <w:lang w:val="ja-JP"/>
          </w:rPr>
          <w:t>と同一視する</w:t>
        </w:r>
      </w:ins>
      <w:r>
        <w:rPr>
          <w:rFonts w:ascii="游明朝" w:eastAsia="游明朝" w:hAnsi="游明朝" w:cs="游明朝"/>
          <w:color w:val="222222"/>
          <w:sz w:val="22"/>
          <w:szCs w:val="22"/>
          <w:u w:color="222222"/>
          <w:shd w:val="clear" w:color="auto" w:fill="FFFFFF"/>
          <w:lang w:val="ja-JP"/>
        </w:rPr>
        <w:t>ものではないと考えております．</w:t>
      </w:r>
    </w:p>
    <w:p w14:paraId="6F91BEDF" w14:textId="47BBE800"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以上</w:t>
      </w:r>
      <w:ins w:id="295" w:author="MIKAWA Kenta" w:date="2026-09-24T18:31:00Z" w16du:dateUtc="2026-09-24T09:31:00Z">
        <w:r w:rsidR="00A86EF8">
          <w:rPr>
            <w:rFonts w:ascii="游明朝" w:eastAsia="游明朝" w:hAnsi="游明朝" w:cs="游明朝" w:hint="eastAsia"/>
            <w:color w:val="222222"/>
            <w:sz w:val="22"/>
            <w:szCs w:val="22"/>
            <w:u w:color="222222"/>
            <w:shd w:val="clear" w:color="auto" w:fill="FFFFFF"/>
            <w:lang w:val="ja-JP"/>
          </w:rPr>
          <w:t>の内容について</w:t>
        </w:r>
      </w:ins>
      <w:del w:id="296" w:author="MIKAWA Kenta" w:date="2026-09-24T18:31:00Z" w16du:dateUtc="2026-09-24T09:31:00Z">
        <w:r w:rsidDel="00A86EF8">
          <w:rPr>
            <w:rFonts w:ascii="游明朝" w:eastAsia="游明朝" w:hAnsi="游明朝" w:cs="游明朝"/>
            <w:color w:val="222222"/>
            <w:sz w:val="22"/>
            <w:szCs w:val="22"/>
            <w:u w:color="222222"/>
            <w:shd w:val="clear" w:color="auto" w:fill="FFFFFF"/>
            <w:lang w:val="ja-JP"/>
          </w:rPr>
          <w:delText>を</w:delText>
        </w:r>
      </w:del>
      <w:r>
        <w:rPr>
          <w:rFonts w:ascii="游明朝" w:eastAsia="游明朝" w:hAnsi="游明朝" w:cs="游明朝"/>
          <w:color w:val="222222"/>
          <w:sz w:val="22"/>
          <w:szCs w:val="22"/>
          <w:u w:color="222222"/>
          <w:shd w:val="clear" w:color="auto" w:fill="FFFFFF"/>
          <w:lang w:val="ja-JP"/>
        </w:rPr>
        <w:t>，5.4.4 実験4に追記いたしました．</w:t>
      </w:r>
    </w:p>
    <w:p w14:paraId="45545EA2" w14:textId="77777777" w:rsidR="007109C2" w:rsidRDefault="007109C2">
      <w:pPr>
        <w:rPr>
          <w:rFonts w:ascii="游明朝" w:eastAsia="游明朝" w:hAnsi="游明朝" w:cs="游明朝"/>
          <w:color w:val="222222"/>
          <w:sz w:val="22"/>
          <w:szCs w:val="22"/>
          <w:u w:color="222222"/>
          <w:shd w:val="clear" w:color="auto" w:fill="FFFFFF"/>
          <w:lang w:val="ja-JP"/>
        </w:rPr>
      </w:pPr>
    </w:p>
    <w:p w14:paraId="50BF3CCD" w14:textId="77777777" w:rsidR="007109C2" w:rsidRDefault="0041754F">
      <w:pPr>
        <w:rPr>
          <w:rFonts w:ascii="游明朝" w:eastAsia="游明朝" w:hAnsi="游明朝" w:cs="游明朝"/>
          <w:b/>
          <w:bCs/>
          <w:color w:val="000000" w:themeColor="text1"/>
          <w:sz w:val="22"/>
          <w:szCs w:val="22"/>
          <w:u w:val="single"/>
          <w:shd w:val="clear" w:color="auto" w:fill="FFFFFF"/>
          <w:lang w:val="ja-JP"/>
        </w:rPr>
      </w:pPr>
      <w:r w:rsidRPr="001A2D82">
        <w:rPr>
          <w:rFonts w:ascii="游明朝" w:eastAsia="游明朝" w:hAnsi="游明朝" w:cs="游明朝"/>
          <w:b/>
          <w:bCs/>
          <w:color w:val="000000" w:themeColor="text1"/>
          <w:sz w:val="22"/>
          <w:szCs w:val="22"/>
          <w:u w:val="single"/>
          <w:shd w:val="clear" w:color="auto" w:fill="FFFFFF"/>
          <w:lang w:val="ja-JP"/>
        </w:rPr>
        <w:t xml:space="preserve">　新原稿 p.10 左カラム，5.4.4 実験4（記載の追加）：</w:t>
      </w:r>
    </w:p>
    <w:p w14:paraId="538C570B" w14:textId="7BAFBA43"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平均だけでは</w:t>
      </w:r>
      <w:ins w:id="297" w:author="MIKAWA Kenta" w:date="2026-09-24T17:46:00Z" w16du:dateUtc="2026-09-24T08:46:00Z">
        <w:r w:rsidR="00301C70">
          <w:rPr>
            <w:rFonts w:ascii="游明朝" w:eastAsia="游明朝" w:hAnsi="游明朝" w:cs="游明朝" w:hint="eastAsia"/>
            <w:color w:val="000000" w:themeColor="text1"/>
            <w:sz w:val="22"/>
            <w:szCs w:val="22"/>
            <w:u w:color="222222"/>
            <w:shd w:val="clear" w:color="auto" w:fill="FFFFFF"/>
            <w:lang w:val="ja-JP"/>
          </w:rPr>
          <w:t>各</w:t>
        </w:r>
      </w:ins>
      <w:r>
        <w:rPr>
          <w:rFonts w:ascii="游明朝" w:eastAsia="游明朝" w:hAnsi="游明朝" w:cs="游明朝"/>
          <w:color w:val="000000" w:themeColor="text1"/>
          <w:sz w:val="22"/>
          <w:szCs w:val="22"/>
          <w:u w:color="222222"/>
          <w:shd w:val="clear" w:color="auto" w:fill="FFFFFF"/>
          <w:lang w:val="ja-JP"/>
        </w:rPr>
        <w:t>区分内</w:t>
      </w:r>
      <w:del w:id="298" w:author="MIKAWA Kenta" w:date="2026-09-24T17:46:00Z" w16du:dateUtc="2026-09-24T08:46:00Z">
        <w:r w:rsidDel="00301C70">
          <w:rPr>
            <w:rFonts w:ascii="游明朝" w:eastAsia="游明朝" w:hAnsi="游明朝" w:cs="游明朝" w:hint="eastAsia"/>
            <w:color w:val="000000" w:themeColor="text1"/>
            <w:sz w:val="22"/>
            <w:szCs w:val="22"/>
            <w:u w:color="222222"/>
            <w:shd w:val="clear" w:color="auto" w:fill="FFFFFF"/>
            <w:lang w:val="ja-JP"/>
          </w:rPr>
          <w:delText>のばらつきが分からないため</w:delText>
        </w:r>
      </w:del>
      <w:ins w:id="299" w:author="MIKAWA Kenta" w:date="2026-09-24T17:46:00Z" w16du:dateUtc="2026-09-24T08:46:00Z">
        <w:r w:rsidR="00301C70">
          <w:rPr>
            <w:rFonts w:ascii="游明朝" w:eastAsia="游明朝" w:hAnsi="游明朝" w:cs="游明朝" w:hint="eastAsia"/>
            <w:color w:val="000000" w:themeColor="text1"/>
            <w:sz w:val="22"/>
            <w:szCs w:val="22"/>
            <w:u w:color="222222"/>
            <w:shd w:val="clear" w:color="auto" w:fill="FFFFFF"/>
            <w:lang w:val="ja-JP"/>
          </w:rPr>
          <w:t>における実績値のばらつきを</w:t>
        </w:r>
      </w:ins>
      <w:ins w:id="300" w:author="MIKAWA Kenta" w:date="2026-09-24T17:47:00Z" w16du:dateUtc="2026-09-24T08:47:00Z">
        <w:r w:rsidR="00301C70">
          <w:rPr>
            <w:rFonts w:ascii="游明朝" w:eastAsia="游明朝" w:hAnsi="游明朝" w:cs="游明朝" w:hint="eastAsia"/>
            <w:color w:val="000000" w:themeColor="text1"/>
            <w:sz w:val="22"/>
            <w:szCs w:val="22"/>
            <w:u w:color="222222"/>
            <w:shd w:val="clear" w:color="auto" w:fill="FFFFFF"/>
            <w:lang w:val="ja-JP"/>
          </w:rPr>
          <w:t>十分に把握できないため</w:t>
        </w:r>
      </w:ins>
      <w:r>
        <w:rPr>
          <w:rFonts w:ascii="游明朝" w:eastAsia="游明朝" w:hAnsi="游明朝" w:cs="游明朝"/>
          <w:color w:val="000000" w:themeColor="text1"/>
          <w:sz w:val="22"/>
          <w:szCs w:val="22"/>
          <w:u w:color="222222"/>
          <w:shd w:val="clear" w:color="auto" w:fill="FFFFFF"/>
          <w:lang w:val="ja-JP"/>
        </w:rPr>
        <w:t>，各十分位における実績</w:t>
      </w:r>
      <w:ins w:id="301" w:author="MIKAWA Kenta" w:date="2026-09-24T17:47:00Z" w16du:dateUtc="2026-09-24T08:47:00Z">
        <w:r w:rsidR="00301C70">
          <w:rPr>
            <w:rFonts w:ascii="游明朝" w:eastAsia="游明朝" w:hAnsi="游明朝" w:cs="游明朝" w:hint="eastAsia"/>
            <w:color w:val="000000" w:themeColor="text1"/>
            <w:sz w:val="22"/>
            <w:szCs w:val="22"/>
            <w:u w:color="222222"/>
            <w:shd w:val="clear" w:color="auto" w:fill="FFFFFF"/>
            <w:lang w:val="ja-JP"/>
          </w:rPr>
          <w:t>値</w:t>
        </w:r>
      </w:ins>
      <w:r>
        <w:rPr>
          <w:rFonts w:ascii="游明朝" w:eastAsia="游明朝" w:hAnsi="游明朝" w:cs="游明朝"/>
          <w:color w:val="000000" w:themeColor="text1"/>
          <w:sz w:val="22"/>
          <w:szCs w:val="22"/>
          <w:u w:color="222222"/>
          <w:shd w:val="clear" w:color="auto" w:fill="FFFFFF"/>
          <w:lang w:val="ja-JP"/>
        </w:rPr>
        <w:t>の</w:t>
      </w:r>
      <m:oMath>
        <m:r>
          <w:rPr>
            <w:rFonts w:ascii="Cambria Math" w:hAnsi="Cambria Math"/>
            <w:sz w:val="22"/>
            <w:szCs w:val="22"/>
          </w:rPr>
          <m:t>z</m:t>
        </m:r>
      </m:oMath>
      <w:r>
        <w:rPr>
          <w:rFonts w:ascii="游明朝" w:eastAsia="游明朝" w:hAnsi="游明朝" w:cs="游明朝"/>
          <w:color w:val="000000" w:themeColor="text1"/>
          <w:sz w:val="22"/>
          <w:szCs w:val="22"/>
          <w:u w:color="222222"/>
          <w:shd w:val="clear" w:color="auto" w:fill="FFFFFF"/>
          <w:lang w:val="ja-JP"/>
        </w:rPr>
        <w:t>スコアの標準偏差と，スパイク（</w:t>
      </w:r>
      <m:oMath>
        <m:r>
          <w:rPr>
            <w:rFonts w:ascii="Cambria Math" w:hAnsi="Cambria Math"/>
            <w:sz w:val="22"/>
            <w:szCs w:val="22"/>
          </w:rPr>
          <m:t>z&gt;2</m:t>
        </m:r>
      </m:oMath>
      <w:r>
        <w:rPr>
          <w:rFonts w:ascii="游明朝" w:eastAsia="游明朝" w:hAnsi="游明朝" w:cs="游明朝"/>
          <w:color w:val="000000" w:themeColor="text1"/>
          <w:sz w:val="22"/>
          <w:szCs w:val="22"/>
          <w:u w:color="222222"/>
          <w:shd w:val="clear" w:color="auto" w:fill="FFFFFF"/>
          <w:lang w:val="ja-JP"/>
        </w:rPr>
        <w:t>）</w:t>
      </w:r>
      <w:del w:id="302" w:author="MIKAWA Kenta" w:date="2026-09-24T17:47:00Z" w16du:dateUtc="2026-09-24T08:47:00Z">
        <w:r w:rsidDel="00301C70">
          <w:rPr>
            <w:rFonts w:ascii="游明朝" w:eastAsia="游明朝" w:hAnsi="游明朝" w:cs="游明朝" w:hint="eastAsia"/>
            <w:color w:val="000000" w:themeColor="text1"/>
            <w:sz w:val="22"/>
            <w:szCs w:val="22"/>
            <w:u w:color="222222"/>
            <w:shd w:val="clear" w:color="auto" w:fill="FFFFFF"/>
            <w:lang w:val="ja-JP"/>
          </w:rPr>
          <w:delText>が占める</w:delText>
        </w:r>
      </w:del>
      <w:ins w:id="303" w:author="MIKAWA Kenta" w:date="2026-09-24T17:47:00Z" w16du:dateUtc="2026-09-24T08:47:00Z">
        <w:r w:rsidR="00301C70">
          <w:rPr>
            <w:rFonts w:ascii="游明朝" w:eastAsia="游明朝" w:hAnsi="游明朝" w:cs="游明朝" w:hint="eastAsia"/>
            <w:color w:val="000000" w:themeColor="text1"/>
            <w:sz w:val="22"/>
            <w:szCs w:val="22"/>
            <w:u w:color="222222"/>
            <w:shd w:val="clear" w:color="auto" w:fill="FFFFFF"/>
            <w:lang w:val="ja-JP"/>
          </w:rPr>
          <w:t>に該当する観測値の</w:t>
        </w:r>
      </w:ins>
      <w:r>
        <w:rPr>
          <w:rFonts w:ascii="游明朝" w:eastAsia="游明朝" w:hAnsi="游明朝" w:cs="游明朝"/>
          <w:color w:val="000000" w:themeColor="text1"/>
          <w:sz w:val="22"/>
          <w:szCs w:val="22"/>
          <w:u w:color="222222"/>
          <w:shd w:val="clear" w:color="auto" w:fill="FFFFFF"/>
          <w:lang w:val="ja-JP"/>
        </w:rPr>
        <w:t>割合も</w:t>
      </w:r>
      <w:del w:id="304" w:author="MIKAWA Kenta" w:date="2026-09-24T17:47:00Z" w16du:dateUtc="2026-09-24T08:47:00Z">
        <w:r w:rsidDel="00301C70">
          <w:rPr>
            <w:rFonts w:ascii="游明朝" w:eastAsia="游明朝" w:hAnsi="游明朝" w:cs="游明朝" w:hint="eastAsia"/>
            <w:color w:val="000000" w:themeColor="text1"/>
            <w:sz w:val="22"/>
            <w:szCs w:val="22"/>
            <w:u w:color="222222"/>
            <w:shd w:val="clear" w:color="auto" w:fill="FFFFFF"/>
            <w:lang w:val="ja-JP"/>
          </w:rPr>
          <w:delText>求めた</w:delText>
        </w:r>
      </w:del>
      <w:ins w:id="305" w:author="MIKAWA Kenta" w:date="2026-09-24T17:47:00Z" w16du:dateUtc="2026-09-24T08:47:00Z">
        <w:r w:rsidR="00301C70">
          <w:rPr>
            <w:rFonts w:ascii="游明朝" w:eastAsia="游明朝" w:hAnsi="游明朝" w:cs="游明朝" w:hint="eastAsia"/>
            <w:color w:val="000000" w:themeColor="text1"/>
            <w:sz w:val="22"/>
            <w:szCs w:val="22"/>
            <w:u w:color="222222"/>
            <w:shd w:val="clear" w:color="auto" w:fill="FFFFFF"/>
            <w:lang w:val="ja-JP"/>
          </w:rPr>
          <w:t>算出した</w:t>
        </w:r>
      </w:ins>
      <w:r>
        <w:rPr>
          <w:rFonts w:ascii="游明朝" w:eastAsia="游明朝" w:hAnsi="游明朝" w:cs="游明朝"/>
          <w:color w:val="000000" w:themeColor="text1"/>
          <w:sz w:val="22"/>
          <w:szCs w:val="22"/>
          <w:u w:color="222222"/>
          <w:shd w:val="clear" w:color="auto" w:fill="FFFFFF"/>
          <w:lang w:val="ja-JP"/>
        </w:rPr>
        <w:t>．GateRAFでは，標準偏差が最も狭い区分の0.60から最も広い区分の1.25へ大きくなり，スパイクの割合も1.4%から9.9%へ増加する．一方ProtoRAFでは標準偏差が0.87〜1.12，スパイクの割合が3.6%〜7.4%の範囲にとどまり，区分による違いが小さい</w:t>
      </w:r>
      <w:ins w:id="306" w:author="MIKAWA Kenta" w:date="2026-09-24T17:47:00Z" w16du:dateUtc="2026-09-24T08:47:00Z">
        <w:r w:rsidR="00BE2C80">
          <w:rPr>
            <w:rFonts w:ascii="游明朝" w:eastAsia="游明朝" w:hAnsi="游明朝" w:cs="游明朝" w:hint="eastAsia"/>
            <w:color w:val="000000" w:themeColor="text1"/>
            <w:sz w:val="22"/>
            <w:szCs w:val="22"/>
            <w:u w:color="222222"/>
            <w:shd w:val="clear" w:color="auto" w:fill="FFFFFF"/>
            <w:lang w:val="ja-JP"/>
          </w:rPr>
          <w:t>ことがわかる</w:t>
        </w:r>
      </w:ins>
      <w:r>
        <w:rPr>
          <w:rFonts w:ascii="游明朝" w:eastAsia="游明朝" w:hAnsi="游明朝" w:cs="游明朝"/>
          <w:color w:val="000000" w:themeColor="text1"/>
          <w:sz w:val="22"/>
          <w:szCs w:val="22"/>
          <w:u w:color="222222"/>
          <w:shd w:val="clear" w:color="auto" w:fill="FFFFFF"/>
          <w:lang w:val="ja-JP"/>
        </w:rPr>
        <w:t>．すなわちGateRAFの広い予測区間は実際にスパイクの時</w:t>
      </w:r>
      <w:r>
        <w:rPr>
          <w:rFonts w:ascii="游明朝" w:eastAsia="游明朝" w:hAnsi="游明朝" w:cs="游明朝"/>
          <w:color w:val="000000" w:themeColor="text1"/>
          <w:sz w:val="22"/>
          <w:szCs w:val="22"/>
          <w:u w:color="222222"/>
          <w:shd w:val="clear" w:color="auto" w:fill="FFFFFF"/>
          <w:lang w:val="ja-JP"/>
        </w:rPr>
        <w:lastRenderedPageBreak/>
        <w:t>点を多く含んでおり，区間幅と需要変動の対応は平均だけでなく分布としても確認できる．ただし最も広い区分でもスパイクの割合は9.9%であり，区間が広いことが直ちにスパイクの発生を意味するわけではない．</w:t>
      </w:r>
    </w:p>
    <w:p w14:paraId="49F42147" w14:textId="2EFDA07B" w:rsidR="007109C2" w:rsidRDefault="007109C2">
      <w:pPr>
        <w:rPr>
          <w:rFonts w:ascii="游明朝" w:eastAsia="游明朝" w:hAnsi="游明朝" w:cs="游明朝"/>
          <w:color w:val="222222"/>
          <w:sz w:val="22"/>
          <w:szCs w:val="22"/>
          <w:u w:color="222222"/>
          <w:shd w:val="clear" w:color="auto" w:fill="FFFFFF"/>
          <w:lang w:val="ja-JP"/>
        </w:rPr>
      </w:pPr>
    </w:p>
    <w:p w14:paraId="35AD8A4B" w14:textId="77777777" w:rsidR="007109C2" w:rsidRDefault="007109C2">
      <w:pPr>
        <w:rPr>
          <w:rFonts w:ascii="游明朝" w:eastAsia="游明朝" w:hAnsi="游明朝" w:cs="游明朝"/>
          <w:color w:val="222222"/>
          <w:sz w:val="22"/>
          <w:szCs w:val="22"/>
          <w:u w:color="222222"/>
          <w:shd w:val="clear" w:color="auto" w:fill="FFFFFF"/>
        </w:rPr>
      </w:pPr>
    </w:p>
    <w:p w14:paraId="5D9F2F7E" w14:textId="77777777"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#B</w:t>
      </w:r>
      <w:r w:rsidRPr="001A2D82">
        <w:rPr>
          <w:rFonts w:asciiTheme="majorEastAsia" w:eastAsiaTheme="majorEastAsia" w:hAnsiTheme="majorEastAsia" w:cs="游明朝"/>
          <w:b/>
          <w:bCs/>
          <w:sz w:val="22"/>
          <w:szCs w:val="22"/>
          <w:lang w:val="ja-JP"/>
        </w:rPr>
        <w:t>から頂いたコメント】</w:t>
      </w:r>
    </w:p>
    <w:p w14:paraId="3EEDE338"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第6章では，予測値をその時点の入荷量とみなして過剰入荷，返本率，機会損失を算出しており，予測精度を実務的指標に接続する試みとして有用です．一方で，入荷量として予測中央値 τ=0.5 を用いる理由については，もう少し説明があるとよいと思われます．実務上の発注意思決定では，機会損失を重視する場合には上側分位点（例：τ=0.9）を用いて欠品を抑える判断が考えられる一方，過剰入荷や返本を重視する場合には下側分位点（例：τ=0.1）を用いて入荷量を抑える判断も考えられます．したがって，τ=0.5 を用いた理由を補足するか，可能であれば τ=0.1,0.5,0.9 など複数の分位点を入荷量とみなした場合の過剰入荷・返本率・機会損失を比較する感度分析を加えると，第6章の実務的含意がより明確になると考えられます．</w:t>
      </w:r>
    </w:p>
    <w:p w14:paraId="4732AB24"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7DDC6F13"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0C9E146E" w14:textId="5F45F0B7" w:rsidR="007109C2" w:rsidRDefault="00390753">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hint="eastAsia"/>
          <w:color w:val="222222"/>
          <w:sz w:val="22"/>
          <w:szCs w:val="22"/>
          <w:u w:color="222222"/>
          <w:shd w:val="clear" w:color="auto" w:fill="FFFFFF"/>
          <w:lang w:val="ja-JP"/>
        </w:rPr>
        <w:t>大変貴重な</w:t>
      </w:r>
      <w:r w:rsidR="0041754F">
        <w:rPr>
          <w:rFonts w:ascii="游明朝" w:eastAsia="游明朝" w:hAnsi="游明朝" w:cs="游明朝"/>
          <w:color w:val="222222"/>
          <w:sz w:val="22"/>
          <w:szCs w:val="22"/>
          <w:u w:color="222222"/>
          <w:shd w:val="clear" w:color="auto" w:fill="FFFFFF"/>
          <w:lang w:val="ja-JP"/>
        </w:rPr>
        <w:t>ご指摘</w:t>
      </w:r>
      <w:r>
        <w:rPr>
          <w:rFonts w:ascii="游明朝" w:eastAsia="游明朝" w:hAnsi="游明朝" w:cs="游明朝" w:hint="eastAsia"/>
          <w:color w:val="222222"/>
          <w:sz w:val="22"/>
          <w:szCs w:val="22"/>
          <w:u w:color="222222"/>
          <w:shd w:val="clear" w:color="auto" w:fill="FFFFFF"/>
          <w:lang w:val="ja-JP"/>
        </w:rPr>
        <w:t>をいただき，誠に</w:t>
      </w:r>
      <w:r w:rsidR="0041754F">
        <w:rPr>
          <w:rFonts w:ascii="游明朝" w:eastAsia="游明朝" w:hAnsi="游明朝" w:cs="游明朝"/>
          <w:color w:val="222222"/>
          <w:sz w:val="22"/>
          <w:szCs w:val="22"/>
          <w:u w:color="222222"/>
          <w:shd w:val="clear" w:color="auto" w:fill="FFFFFF"/>
          <w:lang w:val="ja-JP"/>
        </w:rPr>
        <w:t>ありがとうございました．中央値を用いた理由</w:t>
      </w:r>
      <w:r>
        <w:rPr>
          <w:rFonts w:ascii="游明朝" w:eastAsia="游明朝" w:hAnsi="游明朝" w:cs="游明朝" w:hint="eastAsia"/>
          <w:color w:val="222222"/>
          <w:sz w:val="22"/>
          <w:szCs w:val="22"/>
          <w:u w:color="222222"/>
          <w:shd w:val="clear" w:color="auto" w:fill="FFFFFF"/>
          <w:lang w:val="ja-JP"/>
        </w:rPr>
        <w:t>の記載がなく，大変失礼いたしました</w:t>
      </w:r>
      <w:r w:rsidR="0041754F">
        <w:rPr>
          <w:rFonts w:ascii="游明朝" w:eastAsia="游明朝" w:hAnsi="游明朝" w:cs="游明朝"/>
          <w:color w:val="222222"/>
          <w:sz w:val="22"/>
          <w:szCs w:val="22"/>
          <w:u w:color="222222"/>
          <w:shd w:val="clear" w:color="auto" w:fill="FFFFFF"/>
          <w:lang w:val="ja-JP"/>
        </w:rPr>
        <w:t>．</w:t>
      </w:r>
    </w:p>
    <w:p w14:paraId="1AE6D9B6" w14:textId="057240B9" w:rsidR="00CA7519" w:rsidRPr="00CA7519" w:rsidRDefault="00390753" w:rsidP="00CA7519">
      <w:pPr>
        <w:ind w:firstLine="220"/>
        <w:rPr>
          <w:rFonts w:ascii="游明朝" w:eastAsia="游明朝" w:hAnsi="游明朝" w:cs="游明朝"/>
          <w:color w:val="222222"/>
          <w:sz w:val="22"/>
          <w:szCs w:val="22"/>
          <w:u w:color="222222"/>
          <w:shd w:val="clear" w:color="auto" w:fill="FFFFFF"/>
        </w:rPr>
      </w:pPr>
      <w:r>
        <w:rPr>
          <w:rFonts w:ascii="游明朝" w:eastAsia="游明朝" w:hAnsi="游明朝" w:cs="游明朝" w:hint="eastAsia"/>
          <w:color w:val="222222"/>
          <w:sz w:val="22"/>
          <w:szCs w:val="22"/>
          <w:u w:color="222222"/>
          <w:shd w:val="clear" w:color="auto" w:fill="FFFFFF"/>
          <w:lang w:val="ja-JP"/>
        </w:rPr>
        <w:t>過剰入荷と機会損失を同一</w:t>
      </w:r>
      <w:r w:rsidR="00CA7519">
        <w:rPr>
          <w:rFonts w:ascii="游明朝" w:eastAsia="游明朝" w:hAnsi="游明朝" w:cs="游明朝" w:hint="eastAsia"/>
          <w:color w:val="222222"/>
          <w:sz w:val="22"/>
          <w:szCs w:val="22"/>
          <w:u w:color="222222"/>
          <w:shd w:val="clear" w:color="auto" w:fill="FFFFFF"/>
          <w:lang w:val="ja-JP"/>
        </w:rPr>
        <w:t>単価</w:t>
      </w:r>
      <w:r>
        <w:rPr>
          <w:rFonts w:ascii="游明朝" w:eastAsia="游明朝" w:hAnsi="游明朝" w:cs="游明朝" w:hint="eastAsia"/>
          <w:color w:val="222222"/>
          <w:sz w:val="22"/>
          <w:szCs w:val="22"/>
          <w:u w:color="222222"/>
          <w:shd w:val="clear" w:color="auto" w:fill="FFFFFF"/>
          <w:lang w:val="ja-JP"/>
        </w:rPr>
        <w:t>，等重みで合算した場合，その損失は</w:t>
      </w:r>
      <m:oMath>
        <m:nary>
          <m:naryPr>
            <m:chr m:val="∑"/>
            <m:supHide m:val="1"/>
            <m:ctrlPr>
              <w:rPr>
                <w:rFonts w:ascii="Cambria Math" w:eastAsia="游明朝" w:hAnsi="Cambria Math" w:cs="游明朝"/>
                <w:i/>
                <w:color w:val="222222"/>
                <w:sz w:val="22"/>
                <w:szCs w:val="22"/>
                <w:u w:color="222222"/>
                <w:shd w:val="clear" w:color="auto" w:fill="FFFFFF"/>
                <w:lang w:val="ja-JP"/>
              </w:rPr>
            </m:ctrlPr>
          </m:naryPr>
          <m:sub>
            <m:r>
              <w:rPr>
                <w:rFonts w:ascii="Cambria Math" w:eastAsia="游明朝" w:hAnsi="Cambria Math" w:cs="游明朝"/>
                <w:color w:val="222222"/>
                <w:sz w:val="22"/>
                <w:szCs w:val="22"/>
                <w:u w:color="222222"/>
                <w:shd w:val="clear" w:color="auto" w:fill="FFFFFF"/>
              </w:rPr>
              <m:t>t</m:t>
            </m:r>
            <m:ctrlPr>
              <w:rPr>
                <w:rFonts w:ascii="Cambria Math" w:eastAsia="游明朝" w:hAnsi="Cambria Math" w:cs="游明朝"/>
                <w:i/>
                <w:color w:val="222222"/>
                <w:sz w:val="22"/>
                <w:szCs w:val="22"/>
                <w:u w:color="222222"/>
                <w:shd w:val="clear" w:color="auto" w:fill="FFFFFF"/>
              </w:rPr>
            </m:ctrlPr>
          </m:sub>
          <m:sup>
            <m:ctrlPr>
              <w:rPr>
                <w:rFonts w:ascii="Cambria Math" w:eastAsia="游明朝" w:hAnsi="Cambria Math" w:cs="游明朝"/>
                <w:i/>
                <w:color w:val="222222"/>
                <w:sz w:val="22"/>
                <w:szCs w:val="22"/>
                <w:u w:color="222222"/>
                <w:shd w:val="clear" w:color="auto" w:fill="FFFFFF"/>
              </w:rPr>
            </m:ctrlPr>
          </m:sup>
          <m:e>
            <m:func>
              <m:funcPr>
                <m:ctrlPr>
                  <w:rPr>
                    <w:rFonts w:ascii="Cambria Math" w:eastAsia="游明朝" w:hAnsi="Cambria Math" w:cs="游明朝"/>
                    <w:color w:val="222222"/>
                    <w:sz w:val="22"/>
                    <w:szCs w:val="22"/>
                    <w:u w:color="222222"/>
                    <w:shd w:val="clear" w:color="auto" w:fill="FFFFFF"/>
                  </w:rPr>
                </m:ctrlPr>
              </m:funcPr>
              <m:fName>
                <m:r>
                  <m:rPr>
                    <m:sty m:val="p"/>
                  </m:rPr>
                  <w:rPr>
                    <w:rFonts w:ascii="Cambria Math" w:eastAsia="游明朝" w:hAnsi="Cambria Math" w:cs="游明朝"/>
                    <w:color w:val="222222"/>
                    <w:sz w:val="22"/>
                    <w:szCs w:val="22"/>
                    <w:u w:color="222222"/>
                    <w:shd w:val="clear" w:color="auto" w:fill="FFFFFF"/>
                  </w:rPr>
                  <m:t>max</m:t>
                </m:r>
              </m:fName>
              <m:e>
                <m:d>
                  <m:dPr>
                    <m:ctrlPr>
                      <w:rPr>
                        <w:rFonts w:ascii="Cambria Math" w:eastAsia="游明朝" w:hAnsi="Cambria Math" w:cs="游明朝"/>
                        <w:i/>
                        <w:color w:val="222222"/>
                        <w:sz w:val="22"/>
                        <w:szCs w:val="22"/>
                        <w:u w:color="222222"/>
                        <w:shd w:val="clear" w:color="auto" w:fill="FFFFFF"/>
                      </w:rPr>
                    </m:ctrlPr>
                  </m:dPr>
                  <m:e>
                    <m:sSub>
                      <m:sSubPr>
                        <m:ctrlPr>
                          <w:rPr>
                            <w:rFonts w:ascii="Cambria Math" w:eastAsia="游明朝" w:hAnsi="Cambria Math" w:cs="游明朝"/>
                            <w:i/>
                            <w:color w:val="222222"/>
                            <w:sz w:val="22"/>
                            <w:szCs w:val="22"/>
                            <w:u w:color="222222"/>
                            <w:shd w:val="clear" w:color="auto" w:fill="FFFFFF"/>
                          </w:rPr>
                        </m:ctrlPr>
                      </m:sSubPr>
                      <m:e>
                        <m:acc>
                          <m:accPr>
                            <m:ctrlPr>
                              <w:rPr>
                                <w:rFonts w:ascii="Cambria Math" w:eastAsia="游明朝" w:hAnsi="Cambria Math" w:cs="游明朝"/>
                                <w:i/>
                                <w:color w:val="222222"/>
                                <w:sz w:val="22"/>
                                <w:szCs w:val="22"/>
                                <w:u w:color="222222"/>
                                <w:shd w:val="clear" w:color="auto" w:fill="FFFFFF"/>
                              </w:rPr>
                            </m:ctrlPr>
                          </m:accPr>
                          <m:e>
                            <m:r>
                              <w:rPr>
                                <w:rFonts w:ascii="Cambria Math" w:eastAsia="游明朝" w:hAnsi="Cambria Math" w:cs="游明朝"/>
                                <w:color w:val="222222"/>
                                <w:sz w:val="22"/>
                                <w:szCs w:val="22"/>
                                <w:u w:color="222222"/>
                                <w:shd w:val="clear" w:color="auto" w:fill="FFFFFF"/>
                              </w:rPr>
                              <m:t>y</m:t>
                            </m:r>
                          </m:e>
                        </m:acc>
                      </m:e>
                      <m:sub>
                        <m:r>
                          <w:rPr>
                            <w:rFonts w:ascii="Cambria Math" w:eastAsia="游明朝" w:hAnsi="Cambria Math" w:cs="游明朝"/>
                            <w:color w:val="222222"/>
                            <w:sz w:val="22"/>
                            <w:szCs w:val="22"/>
                            <w:u w:color="222222"/>
                            <w:shd w:val="clear" w:color="auto" w:fill="FFFFFF"/>
                          </w:rPr>
                          <m:t>t</m:t>
                        </m:r>
                      </m:sub>
                    </m:sSub>
                    <m:r>
                      <w:rPr>
                        <w:rFonts w:ascii="Cambria Math" w:eastAsia="游明朝" w:hAnsi="Cambria Math" w:cs="游明朝"/>
                        <w:color w:val="222222"/>
                        <w:sz w:val="22"/>
                        <w:szCs w:val="22"/>
                        <w:u w:color="222222"/>
                        <w:shd w:val="clear" w:color="auto" w:fill="FFFFFF"/>
                      </w:rPr>
                      <m:t>-</m:t>
                    </m:r>
                    <m:sSub>
                      <m:sSubPr>
                        <m:ctrlPr>
                          <w:rPr>
                            <w:rFonts w:ascii="Cambria Math" w:eastAsia="游明朝" w:hAnsi="Cambria Math" w:cs="游明朝"/>
                            <w:i/>
                            <w:color w:val="222222"/>
                            <w:sz w:val="22"/>
                            <w:szCs w:val="22"/>
                            <w:u w:color="222222"/>
                            <w:shd w:val="clear" w:color="auto" w:fill="FFFFFF"/>
                          </w:rPr>
                        </m:ctrlPr>
                      </m:sSubPr>
                      <m:e>
                        <m:r>
                          <w:rPr>
                            <w:rFonts w:ascii="Cambria Math" w:eastAsia="游明朝" w:hAnsi="Cambria Math" w:cs="游明朝"/>
                            <w:color w:val="222222"/>
                            <w:sz w:val="22"/>
                            <w:szCs w:val="22"/>
                            <w:u w:color="222222"/>
                            <w:shd w:val="clear" w:color="auto" w:fill="FFFFFF"/>
                          </w:rPr>
                          <m:t>y</m:t>
                        </m:r>
                      </m:e>
                      <m:sub>
                        <m:r>
                          <w:rPr>
                            <w:rFonts w:ascii="Cambria Math" w:eastAsia="游明朝" w:hAnsi="Cambria Math" w:cs="游明朝"/>
                            <w:color w:val="222222"/>
                            <w:sz w:val="22"/>
                            <w:szCs w:val="22"/>
                            <w:u w:color="222222"/>
                            <w:shd w:val="clear" w:color="auto" w:fill="FFFFFF"/>
                          </w:rPr>
                          <m:t>t</m:t>
                        </m:r>
                      </m:sub>
                    </m:sSub>
                    <m:r>
                      <w:rPr>
                        <w:rFonts w:ascii="Cambria Math" w:eastAsia="游明朝" w:hAnsi="Cambria Math" w:cs="游明朝"/>
                        <w:color w:val="222222"/>
                        <w:sz w:val="22"/>
                        <w:szCs w:val="22"/>
                        <w:u w:color="222222"/>
                        <w:shd w:val="clear" w:color="auto" w:fill="FFFFFF"/>
                      </w:rPr>
                      <m:t>, 0</m:t>
                    </m:r>
                  </m:e>
                </m:d>
              </m:e>
            </m:func>
            <m:r>
              <w:rPr>
                <w:rFonts w:ascii="Cambria Math" w:eastAsia="游明朝" w:hAnsi="Cambria Math" w:cs="游明朝"/>
                <w:color w:val="222222"/>
                <w:sz w:val="22"/>
                <w:szCs w:val="22"/>
                <w:u w:color="222222"/>
                <w:shd w:val="clear" w:color="auto" w:fill="FFFFFF"/>
              </w:rPr>
              <m:t>+</m:t>
            </m:r>
            <m:nary>
              <m:naryPr>
                <m:chr m:val="∑"/>
                <m:supHide m:val="1"/>
                <m:ctrlPr>
                  <w:rPr>
                    <w:rFonts w:ascii="Cambria Math" w:eastAsia="游明朝" w:hAnsi="Cambria Math" w:cs="游明朝"/>
                    <w:i/>
                    <w:color w:val="222222"/>
                    <w:sz w:val="22"/>
                    <w:szCs w:val="22"/>
                    <w:u w:color="222222"/>
                    <w:shd w:val="clear" w:color="auto" w:fill="FFFFFF"/>
                    <w:lang w:val="ja-JP"/>
                  </w:rPr>
                </m:ctrlPr>
              </m:naryPr>
              <m:sub>
                <m:r>
                  <w:rPr>
                    <w:rFonts w:ascii="Cambria Math" w:eastAsia="游明朝" w:hAnsi="Cambria Math" w:cs="游明朝"/>
                    <w:color w:val="222222"/>
                    <w:sz w:val="22"/>
                    <w:szCs w:val="22"/>
                    <w:u w:color="222222"/>
                    <w:shd w:val="clear" w:color="auto" w:fill="FFFFFF"/>
                  </w:rPr>
                  <m:t>t</m:t>
                </m:r>
                <m:ctrlPr>
                  <w:rPr>
                    <w:rFonts w:ascii="Cambria Math" w:eastAsia="游明朝" w:hAnsi="Cambria Math" w:cs="游明朝"/>
                    <w:i/>
                    <w:color w:val="222222"/>
                    <w:sz w:val="22"/>
                    <w:szCs w:val="22"/>
                    <w:u w:color="222222"/>
                    <w:shd w:val="clear" w:color="auto" w:fill="FFFFFF"/>
                  </w:rPr>
                </m:ctrlPr>
              </m:sub>
              <m:sup>
                <m:ctrlPr>
                  <w:rPr>
                    <w:rFonts w:ascii="Cambria Math" w:eastAsia="游明朝" w:hAnsi="Cambria Math" w:cs="游明朝"/>
                    <w:i/>
                    <w:color w:val="222222"/>
                    <w:sz w:val="22"/>
                    <w:szCs w:val="22"/>
                    <w:u w:color="222222"/>
                    <w:shd w:val="clear" w:color="auto" w:fill="FFFFFF"/>
                  </w:rPr>
                </m:ctrlPr>
              </m:sup>
              <m:e>
                <m:func>
                  <m:funcPr>
                    <m:ctrlPr>
                      <w:rPr>
                        <w:rFonts w:ascii="Cambria Math" w:eastAsia="游明朝" w:hAnsi="Cambria Math" w:cs="游明朝"/>
                        <w:color w:val="222222"/>
                        <w:sz w:val="22"/>
                        <w:szCs w:val="22"/>
                        <w:u w:color="222222"/>
                        <w:shd w:val="clear" w:color="auto" w:fill="FFFFFF"/>
                      </w:rPr>
                    </m:ctrlPr>
                  </m:funcPr>
                  <m:fName>
                    <m:r>
                      <m:rPr>
                        <m:sty m:val="p"/>
                      </m:rPr>
                      <w:rPr>
                        <w:rFonts w:ascii="Cambria Math" w:eastAsia="游明朝" w:hAnsi="Cambria Math" w:cs="游明朝"/>
                        <w:color w:val="222222"/>
                        <w:sz w:val="22"/>
                        <w:szCs w:val="22"/>
                        <w:u w:color="222222"/>
                        <w:shd w:val="clear" w:color="auto" w:fill="FFFFFF"/>
                      </w:rPr>
                      <m:t>max</m:t>
                    </m:r>
                  </m:fName>
                  <m:e>
                    <m:d>
                      <m:dPr>
                        <m:ctrlPr>
                          <w:rPr>
                            <w:rFonts w:ascii="Cambria Math" w:eastAsia="游明朝" w:hAnsi="Cambria Math" w:cs="游明朝"/>
                            <w:i/>
                            <w:color w:val="222222"/>
                            <w:sz w:val="22"/>
                            <w:szCs w:val="22"/>
                            <w:u w:color="222222"/>
                            <w:shd w:val="clear" w:color="auto" w:fill="FFFFFF"/>
                          </w:rPr>
                        </m:ctrlPr>
                      </m:dPr>
                      <m:e>
                        <m:sSub>
                          <m:sSubPr>
                            <m:ctrlPr>
                              <w:rPr>
                                <w:rFonts w:ascii="Cambria Math" w:eastAsia="游明朝" w:hAnsi="Cambria Math" w:cs="游明朝"/>
                                <w:i/>
                                <w:color w:val="222222"/>
                                <w:sz w:val="22"/>
                                <w:szCs w:val="22"/>
                                <w:u w:color="222222"/>
                                <w:shd w:val="clear" w:color="auto" w:fill="FFFFFF"/>
                              </w:rPr>
                            </m:ctrlPr>
                          </m:sSubPr>
                          <m:e>
                            <m:sSub>
                              <m:sSubPr>
                                <m:ctrlPr>
                                  <w:rPr>
                                    <w:rFonts w:ascii="Cambria Math" w:eastAsia="游明朝" w:hAnsi="Cambria Math" w:cs="游明朝"/>
                                    <w:i/>
                                    <w:color w:val="222222"/>
                                    <w:sz w:val="22"/>
                                    <w:szCs w:val="22"/>
                                    <w:u w:color="222222"/>
                                    <w:shd w:val="clear" w:color="auto" w:fill="FFFFFF"/>
                                  </w:rPr>
                                </m:ctrlPr>
                              </m:sSubPr>
                              <m:e>
                                <m:r>
                                  <w:rPr>
                                    <w:rFonts w:ascii="Cambria Math" w:eastAsia="游明朝" w:hAnsi="Cambria Math" w:cs="游明朝"/>
                                    <w:color w:val="222222"/>
                                    <w:sz w:val="22"/>
                                    <w:szCs w:val="22"/>
                                    <w:u w:color="222222"/>
                                    <w:shd w:val="clear" w:color="auto" w:fill="FFFFFF"/>
                                  </w:rPr>
                                  <m:t>y</m:t>
                                </m:r>
                              </m:e>
                              <m:sub>
                                <m:r>
                                  <w:rPr>
                                    <w:rFonts w:ascii="Cambria Math" w:eastAsia="游明朝" w:hAnsi="Cambria Math" w:cs="游明朝"/>
                                    <w:color w:val="222222"/>
                                    <w:sz w:val="22"/>
                                    <w:szCs w:val="22"/>
                                    <w:u w:color="222222"/>
                                    <w:shd w:val="clear" w:color="auto" w:fill="FFFFFF"/>
                                  </w:rPr>
                                  <m:t>t</m:t>
                                </m:r>
                              </m:sub>
                            </m:sSub>
                            <m:r>
                              <w:rPr>
                                <w:rFonts w:ascii="Cambria Math" w:eastAsia="游明朝" w:hAnsi="Cambria Math" w:cs="游明朝"/>
                                <w:color w:val="222222"/>
                                <w:sz w:val="22"/>
                                <w:szCs w:val="22"/>
                                <w:u w:color="222222"/>
                                <w:shd w:val="clear" w:color="auto" w:fill="FFFFFF"/>
                              </w:rPr>
                              <m:t>-</m:t>
                            </m:r>
                            <m:acc>
                              <m:accPr>
                                <m:ctrlPr>
                                  <w:rPr>
                                    <w:rFonts w:ascii="Cambria Math" w:eastAsia="游明朝" w:hAnsi="Cambria Math" w:cs="游明朝"/>
                                    <w:i/>
                                    <w:color w:val="222222"/>
                                    <w:sz w:val="22"/>
                                    <w:szCs w:val="22"/>
                                    <w:u w:color="222222"/>
                                    <w:shd w:val="clear" w:color="auto" w:fill="FFFFFF"/>
                                  </w:rPr>
                                </m:ctrlPr>
                              </m:accPr>
                              <m:e>
                                <m:r>
                                  <w:rPr>
                                    <w:rFonts w:ascii="Cambria Math" w:eastAsia="游明朝" w:hAnsi="Cambria Math" w:cs="游明朝"/>
                                    <w:color w:val="222222"/>
                                    <w:sz w:val="22"/>
                                    <w:szCs w:val="22"/>
                                    <w:u w:color="222222"/>
                                    <w:shd w:val="clear" w:color="auto" w:fill="FFFFFF"/>
                                  </w:rPr>
                                  <m:t>y</m:t>
                                </m:r>
                              </m:e>
                            </m:acc>
                          </m:e>
                          <m:sub>
                            <m:r>
                              <w:rPr>
                                <w:rFonts w:ascii="Cambria Math" w:eastAsia="游明朝" w:hAnsi="Cambria Math" w:cs="游明朝"/>
                                <w:color w:val="222222"/>
                                <w:sz w:val="22"/>
                                <w:szCs w:val="22"/>
                                <w:u w:color="222222"/>
                                <w:shd w:val="clear" w:color="auto" w:fill="FFFFFF"/>
                              </w:rPr>
                              <m:t>t</m:t>
                            </m:r>
                          </m:sub>
                        </m:sSub>
                        <m:r>
                          <w:rPr>
                            <w:rFonts w:ascii="Cambria Math" w:eastAsia="游明朝" w:hAnsi="Cambria Math" w:cs="游明朝"/>
                            <w:color w:val="222222"/>
                            <w:sz w:val="22"/>
                            <w:szCs w:val="22"/>
                            <w:u w:color="222222"/>
                            <w:shd w:val="clear" w:color="auto" w:fill="FFFFFF"/>
                          </w:rPr>
                          <m:t>, 0</m:t>
                        </m:r>
                      </m:e>
                    </m:d>
                  </m:e>
                </m:func>
                <m:r>
                  <w:rPr>
                    <w:rFonts w:ascii="Cambria Math" w:eastAsia="游明朝" w:hAnsi="Cambria Math" w:cs="游明朝"/>
                    <w:color w:val="222222"/>
                    <w:sz w:val="22"/>
                    <w:szCs w:val="22"/>
                    <w:u w:color="222222"/>
                    <w:shd w:val="clear" w:color="auto" w:fill="FFFFFF"/>
                  </w:rPr>
                  <m:t>=</m:t>
                </m:r>
                <m:nary>
                  <m:naryPr>
                    <m:chr m:val="∑"/>
                    <m:supHide m:val="1"/>
                    <m:ctrlPr>
                      <w:rPr>
                        <w:rFonts w:ascii="Cambria Math" w:eastAsia="游明朝" w:hAnsi="Cambria Math" w:cs="游明朝"/>
                        <w:i/>
                        <w:color w:val="222222"/>
                        <w:sz w:val="22"/>
                        <w:szCs w:val="22"/>
                        <w:u w:color="222222"/>
                        <w:shd w:val="clear" w:color="auto" w:fill="FFFFFF"/>
                      </w:rPr>
                    </m:ctrlPr>
                  </m:naryPr>
                  <m:sub>
                    <m:r>
                      <w:rPr>
                        <w:rFonts w:ascii="Cambria Math" w:eastAsia="游明朝" w:hAnsi="Cambria Math" w:cs="游明朝"/>
                        <w:color w:val="222222"/>
                        <w:sz w:val="22"/>
                        <w:szCs w:val="22"/>
                        <w:u w:color="222222"/>
                        <w:shd w:val="clear" w:color="auto" w:fill="FFFFFF"/>
                      </w:rPr>
                      <m:t>t</m:t>
                    </m:r>
                  </m:sub>
                  <m:sup/>
                  <m:e>
                    <m:r>
                      <w:rPr>
                        <w:rFonts w:ascii="Cambria Math" w:eastAsia="游明朝" w:hAnsi="Cambria Math" w:cs="游明朝"/>
                        <w:color w:val="222222"/>
                        <w:sz w:val="22"/>
                        <w:szCs w:val="22"/>
                        <w:u w:color="222222"/>
                        <w:shd w:val="clear" w:color="auto" w:fill="FFFFFF"/>
                      </w:rPr>
                      <m:t>|</m:t>
                    </m:r>
                    <m:sSub>
                      <m:sSubPr>
                        <m:ctrlPr>
                          <w:rPr>
                            <w:rFonts w:ascii="Cambria Math" w:eastAsia="游明朝" w:hAnsi="Cambria Math" w:cs="游明朝"/>
                            <w:i/>
                            <w:color w:val="222222"/>
                            <w:sz w:val="22"/>
                            <w:szCs w:val="22"/>
                            <w:u w:color="222222"/>
                            <w:shd w:val="clear" w:color="auto" w:fill="FFFFFF"/>
                          </w:rPr>
                        </m:ctrlPr>
                      </m:sSubPr>
                      <m:e>
                        <m:acc>
                          <m:accPr>
                            <m:ctrlPr>
                              <w:rPr>
                                <w:rFonts w:ascii="Cambria Math" w:eastAsia="游明朝" w:hAnsi="Cambria Math" w:cs="游明朝"/>
                                <w:i/>
                                <w:color w:val="222222"/>
                                <w:sz w:val="22"/>
                                <w:szCs w:val="22"/>
                                <w:u w:color="222222"/>
                                <w:shd w:val="clear" w:color="auto" w:fill="FFFFFF"/>
                              </w:rPr>
                            </m:ctrlPr>
                          </m:accPr>
                          <m:e>
                            <m:r>
                              <w:rPr>
                                <w:rFonts w:ascii="Cambria Math" w:eastAsia="游明朝" w:hAnsi="Cambria Math" w:cs="游明朝"/>
                                <w:color w:val="222222"/>
                                <w:sz w:val="22"/>
                                <w:szCs w:val="22"/>
                                <w:u w:color="222222"/>
                                <w:shd w:val="clear" w:color="auto" w:fill="FFFFFF"/>
                              </w:rPr>
                              <m:t>y</m:t>
                            </m:r>
                          </m:e>
                        </m:acc>
                      </m:e>
                      <m:sub>
                        <m:r>
                          <w:rPr>
                            <w:rFonts w:ascii="Cambria Math" w:eastAsia="游明朝" w:hAnsi="Cambria Math" w:cs="游明朝"/>
                            <w:color w:val="222222"/>
                            <w:sz w:val="22"/>
                            <w:szCs w:val="22"/>
                            <w:u w:color="222222"/>
                            <w:shd w:val="clear" w:color="auto" w:fill="FFFFFF"/>
                          </w:rPr>
                          <m:t>t</m:t>
                        </m:r>
                      </m:sub>
                    </m:sSub>
                    <m:r>
                      <w:rPr>
                        <w:rFonts w:ascii="Cambria Math" w:eastAsia="游明朝" w:hAnsi="Cambria Math" w:cs="游明朝"/>
                        <w:color w:val="222222"/>
                        <w:sz w:val="22"/>
                        <w:szCs w:val="22"/>
                        <w:u w:color="222222"/>
                        <w:shd w:val="clear" w:color="auto" w:fill="FFFFFF"/>
                      </w:rPr>
                      <m:t>-</m:t>
                    </m:r>
                    <m:sSub>
                      <m:sSubPr>
                        <m:ctrlPr>
                          <w:rPr>
                            <w:rFonts w:ascii="Cambria Math" w:eastAsia="游明朝" w:hAnsi="Cambria Math" w:cs="游明朝"/>
                            <w:i/>
                            <w:color w:val="222222"/>
                            <w:sz w:val="22"/>
                            <w:szCs w:val="22"/>
                            <w:u w:color="222222"/>
                            <w:shd w:val="clear" w:color="auto" w:fill="FFFFFF"/>
                          </w:rPr>
                        </m:ctrlPr>
                      </m:sSubPr>
                      <m:e>
                        <m:r>
                          <w:rPr>
                            <w:rFonts w:ascii="Cambria Math" w:eastAsia="游明朝" w:hAnsi="Cambria Math" w:cs="游明朝"/>
                            <w:color w:val="222222"/>
                            <w:sz w:val="22"/>
                            <w:szCs w:val="22"/>
                            <w:u w:color="222222"/>
                            <w:shd w:val="clear" w:color="auto" w:fill="FFFFFF"/>
                          </w:rPr>
                          <m:t>y</m:t>
                        </m:r>
                      </m:e>
                      <m:sub>
                        <m:r>
                          <w:rPr>
                            <w:rFonts w:ascii="Cambria Math" w:eastAsia="游明朝" w:hAnsi="Cambria Math" w:cs="游明朝"/>
                            <w:color w:val="222222"/>
                            <w:sz w:val="22"/>
                            <w:szCs w:val="22"/>
                            <w:u w:color="222222"/>
                            <w:shd w:val="clear" w:color="auto" w:fill="FFFFFF"/>
                          </w:rPr>
                          <m:t>t</m:t>
                        </m:r>
                      </m:sub>
                    </m:sSub>
                    <m:r>
                      <w:rPr>
                        <w:rFonts w:ascii="Cambria Math" w:eastAsia="游明朝" w:hAnsi="Cambria Math" w:cs="游明朝"/>
                        <w:color w:val="222222"/>
                        <w:sz w:val="22"/>
                        <w:szCs w:val="22"/>
                        <w:u w:color="222222"/>
                        <w:shd w:val="clear" w:color="auto" w:fill="FFFFFF"/>
                      </w:rPr>
                      <m:t>|</m:t>
                    </m:r>
                  </m:e>
                </m:nary>
                <m:ctrlPr>
                  <w:rPr>
                    <w:rFonts w:ascii="Cambria Math" w:eastAsia="游明朝" w:hAnsi="Cambria Math" w:cs="游明朝"/>
                    <w:i/>
                    <w:color w:val="222222"/>
                    <w:sz w:val="22"/>
                    <w:szCs w:val="22"/>
                    <w:u w:color="222222"/>
                    <w:shd w:val="clear" w:color="auto" w:fill="FFFFFF"/>
                  </w:rPr>
                </m:ctrlPr>
              </m:e>
            </m:nary>
            <m:ctrlPr>
              <w:rPr>
                <w:rFonts w:ascii="Cambria Math" w:eastAsia="游明朝" w:hAnsi="Cambria Math" w:cs="游明朝"/>
                <w:i/>
                <w:color w:val="222222"/>
                <w:sz w:val="22"/>
                <w:szCs w:val="22"/>
                <w:u w:color="222222"/>
                <w:shd w:val="clear" w:color="auto" w:fill="FFFFFF"/>
              </w:rPr>
            </m:ctrlPr>
          </m:e>
        </m:nary>
      </m:oMath>
      <w:r w:rsidR="00CA7519">
        <w:rPr>
          <w:rFonts w:ascii="游明朝" w:eastAsia="游明朝" w:hAnsi="游明朝" w:cs="游明朝" w:hint="eastAsia"/>
          <w:color w:val="222222"/>
          <w:sz w:val="22"/>
          <w:szCs w:val="22"/>
          <w:u w:color="222222"/>
          <w:shd w:val="clear" w:color="auto" w:fill="FFFFFF"/>
        </w:rPr>
        <w:t>となり，</w:t>
      </w:r>
      <w:ins w:id="307" w:author="MIKAWA Kenta" w:date="2026-09-24T18:33:00Z" w16du:dateUtc="2026-09-24T09:33:00Z">
        <w:r w:rsidR="00E32DBE">
          <w:rPr>
            <w:rFonts w:ascii="游明朝" w:eastAsia="游明朝" w:hAnsi="游明朝" w:cs="游明朝" w:hint="eastAsia"/>
            <w:color w:val="222222"/>
            <w:sz w:val="22"/>
            <w:szCs w:val="22"/>
            <w:u w:color="222222"/>
            <w:shd w:val="clear" w:color="auto" w:fill="FFFFFF"/>
          </w:rPr>
          <w:t>その平均値は</w:t>
        </w:r>
      </w:ins>
      <w:r w:rsidR="00CA7519">
        <w:rPr>
          <w:rFonts w:ascii="游明朝" w:eastAsia="游明朝" w:hAnsi="游明朝" w:cs="游明朝"/>
          <w:color w:val="222222"/>
          <w:sz w:val="22"/>
          <w:szCs w:val="22"/>
          <w:u w:color="222222"/>
          <w:shd w:val="clear" w:color="auto" w:fill="FFFFFF"/>
        </w:rPr>
        <w:t>MAE</w:t>
      </w:r>
      <w:r w:rsidR="00CA7519">
        <w:rPr>
          <w:rFonts w:ascii="游明朝" w:eastAsia="游明朝" w:hAnsi="游明朝" w:cs="游明朝" w:hint="eastAsia"/>
          <w:color w:val="222222"/>
          <w:sz w:val="22"/>
          <w:szCs w:val="22"/>
          <w:u w:color="222222"/>
          <w:shd w:val="clear" w:color="auto" w:fill="FFFFFF"/>
        </w:rPr>
        <w:t>に一致します．</w:t>
      </w:r>
      <w:ins w:id="308" w:author="MIKAWA Kenta" w:date="2026-09-24T18:34:00Z" w16du:dateUtc="2026-09-24T09:34:00Z">
        <w:r w:rsidR="00E32DBE">
          <w:rPr>
            <w:rFonts w:ascii="游明朝" w:eastAsia="游明朝" w:hAnsi="游明朝" w:cs="游明朝" w:hint="eastAsia"/>
            <w:color w:val="222222"/>
            <w:sz w:val="22"/>
            <w:szCs w:val="22"/>
            <w:u w:color="222222"/>
            <w:shd w:val="clear" w:color="auto" w:fill="FFFFFF"/>
          </w:rPr>
          <w:t>また，対称な絶対損失の期待値を最小化するのは条件付き中央値であることからも</w:t>
        </w:r>
      </w:ins>
      <w:del w:id="309" w:author="MIKAWA Kenta" w:date="2026-09-24T18:34:00Z" w16du:dateUtc="2026-09-24T09:34:00Z">
        <w:r w:rsidR="00CA7519" w:rsidDel="00E32DBE">
          <w:rPr>
            <w:rFonts w:ascii="游明朝" w:eastAsia="游明朝" w:hAnsi="游明朝" w:cs="游明朝" w:hint="eastAsia"/>
            <w:color w:val="222222"/>
            <w:sz w:val="22"/>
            <w:szCs w:val="22"/>
            <w:u w:color="222222"/>
            <w:shd w:val="clear" w:color="auto" w:fill="FFFFFF"/>
          </w:rPr>
          <w:delText>この点から</w:delText>
        </w:r>
      </w:del>
      <w:r w:rsidR="00CA7519">
        <w:rPr>
          <w:rFonts w:ascii="游明朝" w:eastAsia="游明朝" w:hAnsi="游明朝" w:cs="游明朝" w:hint="eastAsia"/>
          <w:color w:val="222222"/>
          <w:sz w:val="22"/>
          <w:szCs w:val="22"/>
          <w:u w:color="222222"/>
          <w:shd w:val="clear" w:color="auto" w:fill="FFFFFF"/>
        </w:rPr>
        <w:t>，</w:t>
      </w:r>
      <m:oMath>
        <m:r>
          <w:rPr>
            <w:rFonts w:ascii="Cambria Math" w:eastAsia="游明朝" w:hAnsi="Cambria Math" w:cs="游明朝"/>
            <w:color w:val="222222"/>
            <w:sz w:val="22"/>
            <w:szCs w:val="22"/>
            <w:u w:color="222222"/>
            <w:shd w:val="clear" w:color="auto" w:fill="FFFFFF"/>
          </w:rPr>
          <m:t>τ=0.5</m:t>
        </m:r>
      </m:oMath>
      <w:r w:rsidR="00CA7519">
        <w:rPr>
          <w:rFonts w:ascii="游明朝" w:eastAsia="游明朝" w:hAnsi="游明朝" w:cs="游明朝" w:hint="eastAsia"/>
          <w:color w:val="222222"/>
          <w:sz w:val="22"/>
          <w:szCs w:val="22"/>
          <w:u w:color="222222"/>
          <w:shd w:val="clear" w:color="auto" w:fill="FFFFFF"/>
        </w:rPr>
        <w:t>を</w:t>
      </w:r>
      <w:ins w:id="310" w:author="MIKAWA Kenta" w:date="2026-09-24T18:34:00Z" w16du:dateUtc="2026-09-24T09:34:00Z">
        <w:r w:rsidR="00E32DBE">
          <w:rPr>
            <w:rFonts w:ascii="游明朝" w:eastAsia="游明朝" w:hAnsi="游明朝" w:cs="游明朝" w:hint="eastAsia"/>
            <w:color w:val="222222"/>
            <w:sz w:val="22"/>
            <w:szCs w:val="22"/>
            <w:u w:color="222222"/>
            <w:shd w:val="clear" w:color="auto" w:fill="FFFFFF"/>
          </w:rPr>
          <w:t>採用する</w:t>
        </w:r>
      </w:ins>
      <w:del w:id="311" w:author="MIKAWA Kenta" w:date="2026-09-24T18:34:00Z" w16du:dateUtc="2026-09-24T09:34:00Z">
        <w:r w:rsidR="00CA7519" w:rsidDel="00E32DBE">
          <w:rPr>
            <w:rFonts w:ascii="游明朝" w:eastAsia="游明朝" w:hAnsi="游明朝" w:cs="游明朝" w:hint="eastAsia"/>
            <w:color w:val="222222"/>
            <w:sz w:val="22"/>
            <w:szCs w:val="22"/>
            <w:u w:color="222222"/>
            <w:shd w:val="clear" w:color="auto" w:fill="FFFFFF"/>
          </w:rPr>
          <w:delText>用いる</w:delText>
        </w:r>
      </w:del>
      <w:r w:rsidR="00CA7519">
        <w:rPr>
          <w:rFonts w:ascii="游明朝" w:eastAsia="游明朝" w:hAnsi="游明朝" w:cs="游明朝" w:hint="eastAsia"/>
          <w:color w:val="222222"/>
          <w:sz w:val="22"/>
          <w:szCs w:val="22"/>
          <w:u w:color="222222"/>
          <w:shd w:val="clear" w:color="auto" w:fill="FFFFFF"/>
        </w:rPr>
        <w:t>ものと</w:t>
      </w:r>
      <w:del w:id="312" w:author="MIKAWA Kenta" w:date="2026-09-24T18:34:00Z" w16du:dateUtc="2026-09-24T09:34:00Z">
        <w:r w:rsidR="00CA7519" w:rsidDel="00512A4B">
          <w:rPr>
            <w:rFonts w:ascii="游明朝" w:eastAsia="游明朝" w:hAnsi="游明朝" w:cs="游明朝" w:hint="eastAsia"/>
            <w:color w:val="222222"/>
            <w:sz w:val="22"/>
            <w:szCs w:val="22"/>
            <w:u w:color="222222"/>
            <w:shd w:val="clear" w:color="auto" w:fill="FFFFFF"/>
          </w:rPr>
          <w:delText>しました</w:delText>
        </w:r>
      </w:del>
      <w:ins w:id="313" w:author="MIKAWA Kenta" w:date="2026-09-24T18:34:00Z" w16du:dateUtc="2026-09-24T09:34:00Z">
        <w:r w:rsidR="00512A4B">
          <w:rPr>
            <w:rFonts w:ascii="游明朝" w:eastAsia="游明朝" w:hAnsi="游明朝" w:cs="游明朝" w:hint="eastAsia"/>
            <w:color w:val="222222"/>
            <w:sz w:val="22"/>
            <w:szCs w:val="22"/>
            <w:u w:color="222222"/>
            <w:shd w:val="clear" w:color="auto" w:fill="FFFFFF"/>
          </w:rPr>
          <w:t>致しました</w:t>
        </w:r>
      </w:ins>
      <w:r w:rsidR="00CA7519">
        <w:rPr>
          <w:rFonts w:ascii="游明朝" w:eastAsia="游明朝" w:hAnsi="游明朝" w:cs="游明朝" w:hint="eastAsia"/>
          <w:color w:val="222222"/>
          <w:sz w:val="22"/>
          <w:szCs w:val="22"/>
          <w:u w:color="222222"/>
          <w:shd w:val="clear" w:color="auto" w:fill="FFFFFF"/>
        </w:rPr>
        <w:t>．</w:t>
      </w:r>
    </w:p>
    <w:p w14:paraId="220D99F2" w14:textId="29EB184E" w:rsidR="007109C2" w:rsidRDefault="00CA7519" w:rsidP="003A3400">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hint="eastAsia"/>
          <w:color w:val="222222"/>
          <w:sz w:val="22"/>
          <w:szCs w:val="22"/>
          <w:u w:color="222222"/>
          <w:shd w:val="clear" w:color="auto" w:fill="FFFFFF"/>
          <w:lang w:val="ja-JP"/>
        </w:rPr>
        <w:t>また，ご指摘いただきました通り，</w:t>
      </w:r>
      <m:oMath>
        <m:r>
          <w:rPr>
            <w:rFonts w:ascii="Cambria Math" w:eastAsia="游明朝" w:hAnsi="Cambria Math" w:cs="游明朝"/>
            <w:color w:val="222222"/>
            <w:sz w:val="22"/>
            <w:szCs w:val="22"/>
            <w:u w:color="222222"/>
            <w:shd w:val="clear" w:color="auto" w:fill="FFFFFF"/>
          </w:rPr>
          <m:t>τ</m:t>
        </m:r>
      </m:oMath>
      <w:r>
        <w:rPr>
          <w:rFonts w:ascii="游明朝" w:eastAsia="游明朝" w:hAnsi="游明朝" w:cs="游明朝" w:hint="eastAsia"/>
          <w:color w:val="222222"/>
          <w:sz w:val="22"/>
          <w:szCs w:val="22"/>
          <w:u w:color="222222"/>
          <w:shd w:val="clear" w:color="auto" w:fill="FFFFFF"/>
        </w:rPr>
        <w:t>の値を変化させた場合，どのような結果となるのかという点を明確にするため</w:t>
      </w:r>
      <w:r w:rsidR="0041754F">
        <w:rPr>
          <w:rFonts w:ascii="游明朝" w:eastAsia="游明朝" w:hAnsi="游明朝" w:cs="游明朝"/>
          <w:color w:val="222222"/>
          <w:sz w:val="22"/>
          <w:szCs w:val="22"/>
          <w:u w:color="222222"/>
          <w:shd w:val="clear" w:color="auto" w:fill="FFFFFF"/>
          <w:lang w:val="ja-JP"/>
        </w:rPr>
        <w:t>，</w:t>
      </w:r>
      <m:oMath>
        <m:r>
          <w:rPr>
            <w:rFonts w:ascii="Cambria Math" w:hAnsi="Cambria Math"/>
            <w:sz w:val="22"/>
            <w:szCs w:val="22"/>
          </w:rPr>
          <m:t>τ=0.1</m:t>
        </m:r>
      </m:oMath>
      <w:r w:rsidR="0041754F">
        <w:rPr>
          <w:rFonts w:ascii="游明朝" w:eastAsia="游明朝" w:hAnsi="游明朝" w:cs="游明朝"/>
          <w:color w:val="222222"/>
          <w:sz w:val="22"/>
          <w:szCs w:val="22"/>
          <w:u w:color="222222"/>
          <w:shd w:val="clear" w:color="auto" w:fill="FFFFFF"/>
          <w:lang w:val="ja-JP"/>
        </w:rPr>
        <w:t>，</w:t>
      </w:r>
      <m:oMath>
        <m:r>
          <w:rPr>
            <w:rFonts w:ascii="Cambria Math" w:hAnsi="Cambria Math"/>
            <w:sz w:val="22"/>
            <w:szCs w:val="22"/>
          </w:rPr>
          <m:t>τ=0.5</m:t>
        </m:r>
      </m:oMath>
      <w:r w:rsidR="0041754F">
        <w:rPr>
          <w:rFonts w:ascii="游明朝" w:eastAsia="游明朝" w:hAnsi="游明朝" w:cs="游明朝"/>
          <w:color w:val="222222"/>
          <w:sz w:val="22"/>
          <w:szCs w:val="22"/>
          <w:u w:color="222222"/>
          <w:shd w:val="clear" w:color="auto" w:fill="FFFFFF"/>
          <w:lang w:val="ja-JP"/>
        </w:rPr>
        <w:t>，</w:t>
      </w:r>
      <m:oMath>
        <m:r>
          <w:rPr>
            <w:rFonts w:ascii="Cambria Math" w:hAnsi="Cambria Math"/>
            <w:sz w:val="22"/>
            <w:szCs w:val="22"/>
          </w:rPr>
          <m:t>τ=0.9</m:t>
        </m:r>
      </m:oMath>
      <w:r w:rsidR="0041754F">
        <w:rPr>
          <w:rFonts w:ascii="游明朝" w:eastAsia="游明朝" w:hAnsi="游明朝" w:cs="游明朝"/>
          <w:color w:val="222222"/>
          <w:sz w:val="22"/>
          <w:szCs w:val="22"/>
          <w:u w:color="222222"/>
          <w:shd w:val="clear" w:color="auto" w:fill="FFFFFF"/>
          <w:lang w:val="ja-JP"/>
        </w:rPr>
        <w:t>のそれぞれを入荷量とみなした感度分析を行い，表6として</w:t>
      </w:r>
      <w:r>
        <w:rPr>
          <w:rFonts w:ascii="游明朝" w:eastAsia="游明朝" w:hAnsi="游明朝" w:cs="游明朝" w:hint="eastAsia"/>
          <w:color w:val="222222"/>
          <w:sz w:val="22"/>
          <w:szCs w:val="22"/>
          <w:u w:color="222222"/>
          <w:shd w:val="clear" w:color="auto" w:fill="FFFFFF"/>
          <w:lang w:val="ja-JP"/>
        </w:rPr>
        <w:t>追記するものといたしました</w:t>
      </w:r>
      <w:r w:rsidR="0041754F">
        <w:rPr>
          <w:rFonts w:ascii="游明朝" w:eastAsia="游明朝" w:hAnsi="游明朝" w:cs="游明朝"/>
          <w:color w:val="222222"/>
          <w:sz w:val="22"/>
          <w:szCs w:val="22"/>
          <w:u w:color="222222"/>
          <w:shd w:val="clear" w:color="auto" w:fill="FFFFFF"/>
          <w:lang w:val="ja-JP"/>
        </w:rPr>
        <w:t>．</w:t>
      </w:r>
      <m:oMath>
        <m:r>
          <w:rPr>
            <w:rFonts w:ascii="Cambria Math" w:hAnsi="Cambria Math"/>
            <w:sz w:val="22"/>
            <w:szCs w:val="22"/>
          </w:rPr>
          <m:t>τ=0.1</m:t>
        </m:r>
      </m:oMath>
      <w:r w:rsidR="0041754F">
        <w:rPr>
          <w:rFonts w:ascii="游明朝" w:eastAsia="游明朝" w:hAnsi="游明朝" w:cs="游明朝"/>
          <w:color w:val="222222"/>
          <w:sz w:val="22"/>
          <w:szCs w:val="22"/>
          <w:u w:color="222222"/>
          <w:shd w:val="clear" w:color="auto" w:fill="FFFFFF"/>
          <w:lang w:val="ja-JP"/>
        </w:rPr>
        <w:t>では入荷を絞るため過剰入荷はGateRAFで4,073冊まで減りますが，機会損失は265,006冊と</w:t>
      </w:r>
      <m:oMath>
        <m:r>
          <w:rPr>
            <w:rFonts w:ascii="Cambria Math" w:hAnsi="Cambria Math"/>
            <w:sz w:val="22"/>
            <w:szCs w:val="22"/>
          </w:rPr>
          <m:t>τ=0.5</m:t>
        </m:r>
      </m:oMath>
      <w:r w:rsidR="0041754F">
        <w:rPr>
          <w:rFonts w:ascii="游明朝" w:eastAsia="游明朝" w:hAnsi="游明朝" w:cs="游明朝"/>
          <w:color w:val="222222"/>
          <w:sz w:val="22"/>
          <w:szCs w:val="22"/>
          <w:u w:color="222222"/>
          <w:shd w:val="clear" w:color="auto" w:fill="FFFFFF"/>
          <w:lang w:val="ja-JP"/>
        </w:rPr>
        <w:t>の約1.6倍になります．逆に</w:t>
      </w:r>
      <m:oMath>
        <m:r>
          <w:rPr>
            <w:rFonts w:ascii="Cambria Math" w:hAnsi="Cambria Math"/>
            <w:sz w:val="22"/>
            <w:szCs w:val="22"/>
          </w:rPr>
          <m:t>τ=0.9</m:t>
        </m:r>
      </m:oMath>
      <w:r w:rsidR="0041754F">
        <w:rPr>
          <w:rFonts w:ascii="游明朝" w:eastAsia="游明朝" w:hAnsi="游明朝" w:cs="游明朝"/>
          <w:color w:val="222222"/>
          <w:sz w:val="22"/>
          <w:szCs w:val="22"/>
          <w:u w:color="222222"/>
          <w:shd w:val="clear" w:color="auto" w:fill="FFFFFF"/>
          <w:lang w:val="ja-JP"/>
        </w:rPr>
        <w:t>では機会損失が74,763冊まで下がる一方で，過剰入荷は296,482冊に達します．</w:t>
      </w:r>
      <w:ins w:id="314" w:author="MIKAWA Kenta" w:date="2026-09-24T18:36:00Z" w16du:dateUtc="2026-09-24T09:36:00Z">
        <w:r w:rsidR="00440B59">
          <w:rPr>
            <w:rFonts w:ascii="游明朝" w:eastAsia="游明朝" w:hAnsi="游明朝" w:cs="游明朝" w:hint="eastAsia"/>
            <w:color w:val="222222"/>
            <w:sz w:val="22"/>
            <w:szCs w:val="22"/>
            <w:u w:color="222222"/>
            <w:shd w:val="clear" w:color="auto" w:fill="FFFFFF"/>
            <w:lang w:val="ja-JP"/>
          </w:rPr>
          <w:t>従いまして，</w:t>
        </w:r>
        <w:r w:rsidR="00440B59" w:rsidRPr="00440B59">
          <w:rPr>
            <w:rFonts w:ascii="游明朝" w:eastAsia="游明朝" w:hAnsi="游明朝" w:cs="游明朝"/>
            <w:color w:val="222222"/>
            <w:sz w:val="22"/>
            <w:szCs w:val="22"/>
            <w:u w:color="222222"/>
            <w:shd w:val="clear" w:color="auto" w:fill="FFFFFF"/>
            <w:lang w:val="ja-JP"/>
          </w:rPr>
          <w:t>分位点の選択により過剰と不足の間に明確なトレードオフが生じています</w:t>
        </w:r>
      </w:ins>
      <w:del w:id="315" w:author="MIKAWA Kenta" w:date="2026-09-24T18:36:00Z" w16du:dateUtc="2026-09-24T09:36:00Z">
        <w:r w:rsidR="0041754F" w:rsidDel="00440B59">
          <w:rPr>
            <w:rFonts w:ascii="游明朝" w:eastAsia="游明朝" w:hAnsi="游明朝" w:cs="游明朝" w:hint="eastAsia"/>
            <w:color w:val="222222"/>
            <w:sz w:val="22"/>
            <w:szCs w:val="22"/>
            <w:u w:color="222222"/>
            <w:shd w:val="clear" w:color="auto" w:fill="FFFFFF"/>
            <w:lang w:val="ja-JP"/>
          </w:rPr>
          <w:delText>ご</w:delText>
        </w:r>
        <w:r w:rsidR="0041754F" w:rsidDel="00440B59">
          <w:rPr>
            <w:rFonts w:ascii="游明朝" w:eastAsia="游明朝" w:hAnsi="游明朝" w:cs="游明朝"/>
            <w:color w:val="222222"/>
            <w:sz w:val="22"/>
            <w:szCs w:val="22"/>
            <w:u w:color="222222"/>
            <w:shd w:val="clear" w:color="auto" w:fill="FFFFFF"/>
            <w:lang w:val="ja-JP"/>
          </w:rPr>
          <w:delText>指摘の通り，返本と機会損失のどちらを重視するかで適切な</w:delText>
        </w:r>
      </w:del>
      <m:oMath>
        <m:r>
          <w:del w:id="316" w:author="MIKAWA Kenta" w:date="2026-09-24T18:36:00Z" w16du:dateUtc="2026-09-24T09:36:00Z">
            <w:rPr>
              <w:rFonts w:ascii="Cambria Math" w:hAnsi="Cambria Math"/>
              <w:sz w:val="22"/>
              <w:szCs w:val="22"/>
            </w:rPr>
            <m:t>τ</m:t>
          </w:del>
        </m:r>
      </m:oMath>
      <w:del w:id="317" w:author="MIKAWA Kenta" w:date="2026-09-24T18:36:00Z" w16du:dateUtc="2026-09-24T09:36:00Z">
        <w:r w:rsidR="0041754F" w:rsidDel="00440B59">
          <w:rPr>
            <w:rFonts w:ascii="游明朝" w:eastAsia="游明朝" w:hAnsi="游明朝" w:cs="游明朝"/>
            <w:color w:val="222222"/>
            <w:sz w:val="22"/>
            <w:szCs w:val="22"/>
            <w:u w:color="222222"/>
            <w:shd w:val="clear" w:color="auto" w:fill="FFFFFF"/>
            <w:lang w:val="ja-JP"/>
          </w:rPr>
          <w:delText>は変わります</w:delText>
        </w:r>
      </w:del>
      <w:r w:rsidR="0041754F">
        <w:rPr>
          <w:rFonts w:ascii="游明朝" w:eastAsia="游明朝" w:hAnsi="游明朝" w:cs="游明朝"/>
          <w:color w:val="222222"/>
          <w:sz w:val="22"/>
          <w:szCs w:val="22"/>
          <w:u w:color="222222"/>
          <w:shd w:val="clear" w:color="auto" w:fill="FFFFFF"/>
          <w:lang w:val="ja-JP"/>
        </w:rPr>
        <w:t>．</w:t>
      </w:r>
    </w:p>
    <w:p w14:paraId="31EEDEF0" w14:textId="6E3FBC61" w:rsidR="007109C2" w:rsidRDefault="003A3400">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hint="eastAsia"/>
          <w:color w:val="222222"/>
          <w:sz w:val="22"/>
          <w:szCs w:val="22"/>
          <w:u w:color="222222"/>
          <w:shd w:val="clear" w:color="auto" w:fill="FFFFFF"/>
        </w:rPr>
        <w:t>また</w:t>
      </w:r>
      <w:r w:rsidR="00C06981">
        <w:rPr>
          <w:rFonts w:ascii="游明朝" w:eastAsia="游明朝" w:hAnsi="游明朝" w:cs="游明朝" w:hint="eastAsia"/>
          <w:color w:val="222222"/>
          <w:sz w:val="22"/>
          <w:szCs w:val="22"/>
          <w:u w:color="222222"/>
          <w:shd w:val="clear" w:color="auto" w:fill="FFFFFF"/>
        </w:rPr>
        <w:t>，</w:t>
      </w:r>
      <m:oMath>
        <m:r>
          <w:rPr>
            <w:rFonts w:ascii="Cambria Math" w:hAnsi="Cambria Math"/>
            <w:sz w:val="22"/>
            <w:szCs w:val="22"/>
          </w:rPr>
          <m:t>τ</m:t>
        </m:r>
      </m:oMath>
      <w:r w:rsidR="00C06981">
        <w:rPr>
          <w:rFonts w:ascii="游明朝" w:eastAsia="游明朝" w:hAnsi="游明朝" w:cs="游明朝" w:hint="eastAsia"/>
          <w:sz w:val="22"/>
          <w:szCs w:val="22"/>
        </w:rPr>
        <w:t>を変化させた</w:t>
      </w:r>
      <w:ins w:id="318" w:author="MIKAWA Kenta" w:date="2026-09-24T18:36:00Z" w16du:dateUtc="2026-09-24T09:36:00Z">
        <w:r w:rsidR="00AA113F">
          <w:rPr>
            <w:rFonts w:ascii="游明朝" w:eastAsia="游明朝" w:hAnsi="游明朝" w:cs="游明朝" w:hint="eastAsia"/>
            <w:sz w:val="22"/>
            <w:szCs w:val="22"/>
          </w:rPr>
          <w:t>際の</w:t>
        </w:r>
      </w:ins>
      <w:r w:rsidR="00C06981">
        <w:rPr>
          <w:rFonts w:ascii="游明朝" w:eastAsia="游明朝" w:hAnsi="游明朝" w:cs="游明朝" w:hint="eastAsia"/>
          <w:sz w:val="22"/>
          <w:szCs w:val="22"/>
        </w:rPr>
        <w:t>感度分析</w:t>
      </w:r>
      <w:del w:id="319" w:author="MIKAWA Kenta" w:date="2026-09-24T18:36:00Z" w16du:dateUtc="2026-09-24T09:36:00Z">
        <w:r w:rsidR="00C06981" w:rsidDel="00AA113F">
          <w:rPr>
            <w:rFonts w:ascii="游明朝" w:eastAsia="游明朝" w:hAnsi="游明朝" w:cs="游明朝" w:hint="eastAsia"/>
            <w:sz w:val="22"/>
            <w:szCs w:val="22"/>
          </w:rPr>
          <w:delText>の結果</w:delText>
        </w:r>
      </w:del>
      <w:r w:rsidR="00C06981">
        <w:rPr>
          <w:rFonts w:ascii="游明朝" w:eastAsia="游明朝" w:hAnsi="游明朝" w:cs="游明朝" w:hint="eastAsia"/>
          <w:sz w:val="22"/>
          <w:szCs w:val="22"/>
        </w:rPr>
        <w:t>ですが，</w:t>
      </w:r>
      <w:ins w:id="320" w:author="MIKAWA Kenta" w:date="2026-09-24T18:39:00Z" w16du:dateUtc="2026-09-24T09:39:00Z">
        <w:r w:rsidR="00A64C7F">
          <w:rPr>
            <w:rFonts w:ascii="游明朝" w:eastAsia="游明朝" w:hAnsi="游明朝" w:cs="游明朝" w:hint="eastAsia"/>
            <w:sz w:val="22"/>
            <w:szCs w:val="22"/>
          </w:rPr>
          <w:t>評価した</w:t>
        </w:r>
        <w:r w:rsidR="00A64C7F">
          <w:rPr>
            <w:rFonts w:ascii="游明朝" w:eastAsia="游明朝" w:hAnsi="游明朝" w:cs="游明朝"/>
            <w:sz w:val="22"/>
            <w:szCs w:val="22"/>
          </w:rPr>
          <w:t>3</w:t>
        </w:r>
        <w:r w:rsidR="00A64C7F">
          <w:rPr>
            <w:rFonts w:ascii="游明朝" w:eastAsia="游明朝" w:hAnsi="游明朝" w:cs="游明朝" w:hint="eastAsia"/>
            <w:sz w:val="22"/>
            <w:szCs w:val="22"/>
          </w:rPr>
          <w:t>水準では</w:t>
        </w:r>
      </w:ins>
      <w:del w:id="321" w:author="MIKAWA Kenta" w:date="2026-09-24T18:38:00Z" w16du:dateUtc="2026-09-24T09:38:00Z">
        <w:r w:rsidR="0041754F" w:rsidDel="00A64C7F">
          <w:rPr>
            <w:rFonts w:ascii="游明朝" w:eastAsia="游明朝" w:hAnsi="游明朝" w:cs="游明朝" w:hint="eastAsia"/>
            <w:color w:val="222222"/>
            <w:sz w:val="22"/>
            <w:szCs w:val="22"/>
            <w:u w:color="222222"/>
            <w:shd w:val="clear" w:color="auto" w:fill="FFFFFF"/>
            <w:lang w:val="ja-JP"/>
          </w:rPr>
          <w:delText>手</w:delText>
        </w:r>
        <w:r w:rsidR="0041754F" w:rsidDel="00A64C7F">
          <w:rPr>
            <w:rFonts w:ascii="游明朝" w:eastAsia="游明朝" w:hAnsi="游明朝" w:cs="游明朝"/>
            <w:color w:val="222222"/>
            <w:sz w:val="22"/>
            <w:szCs w:val="22"/>
            <w:u w:color="222222"/>
            <w:shd w:val="clear" w:color="auto" w:fill="FFFFFF"/>
            <w:lang w:val="ja-JP"/>
          </w:rPr>
          <w:delText>法間の関係は</w:delText>
        </w:r>
      </w:del>
      <m:oMath>
        <m:r>
          <w:del w:id="322" w:author="MIKAWA Kenta" w:date="2026-09-24T18:38:00Z" w16du:dateUtc="2026-09-24T09:38:00Z">
            <w:rPr>
              <w:rFonts w:ascii="Cambria Math" w:hAnsi="Cambria Math"/>
              <w:sz w:val="22"/>
              <w:szCs w:val="22"/>
            </w:rPr>
            <m:t>τ</m:t>
          </w:del>
        </m:r>
      </m:oMath>
      <w:del w:id="323" w:author="MIKAWA Kenta" w:date="2026-09-24T18:38:00Z" w16du:dateUtc="2026-09-24T09:38:00Z">
        <w:r w:rsidR="0041754F" w:rsidDel="00A64C7F">
          <w:rPr>
            <w:rFonts w:ascii="游明朝" w:eastAsia="游明朝" w:hAnsi="游明朝" w:cs="游明朝"/>
            <w:color w:val="222222"/>
            <w:sz w:val="22"/>
            <w:szCs w:val="22"/>
            <w:u w:color="222222"/>
            <w:shd w:val="clear" w:color="auto" w:fill="FFFFFF"/>
            <w:lang w:val="ja-JP"/>
          </w:rPr>
          <w:delText>によらず保たれておりました．いずれの</w:delText>
        </w:r>
      </w:del>
      <m:oMath>
        <m:r>
          <w:del w:id="324" w:author="MIKAWA Kenta" w:date="2026-09-24T18:38:00Z" w16du:dateUtc="2026-09-24T09:38:00Z">
            <w:rPr>
              <w:rFonts w:ascii="Cambria Math" w:hAnsi="Cambria Math"/>
              <w:sz w:val="22"/>
              <w:szCs w:val="22"/>
            </w:rPr>
            <m:t>τ</m:t>
          </w:del>
        </m:r>
      </m:oMath>
      <w:del w:id="325" w:author="MIKAWA Kenta" w:date="2026-09-24T18:38:00Z" w16du:dateUtc="2026-09-24T09:38:00Z">
        <w:r w:rsidR="0041754F" w:rsidDel="00A64C7F">
          <w:rPr>
            <w:rFonts w:ascii="游明朝" w:eastAsia="游明朝" w:hAnsi="游明朝" w:cs="游明朝"/>
            <w:color w:val="222222"/>
            <w:sz w:val="22"/>
            <w:szCs w:val="22"/>
            <w:u w:color="222222"/>
            <w:shd w:val="clear" w:color="auto" w:fill="FFFFFF"/>
            <w:lang w:val="ja-JP"/>
          </w:rPr>
          <w:delText>でもGateRAFの過剰入荷は比較手法の中で最小で，Baselineに対しては過剰入荷と機会損失の双方を同時に下回</w:delText>
        </w:r>
        <w:r w:rsidR="00990D2A" w:rsidDel="00A64C7F">
          <w:rPr>
            <w:rFonts w:ascii="游明朝" w:eastAsia="游明朝" w:hAnsi="游明朝" w:cs="游明朝" w:hint="eastAsia"/>
            <w:color w:val="222222"/>
            <w:sz w:val="22"/>
            <w:szCs w:val="22"/>
            <w:u w:color="222222"/>
            <w:shd w:val="clear" w:color="auto" w:fill="FFFFFF"/>
            <w:lang w:val="ja-JP"/>
          </w:rPr>
          <w:delText>ることが明らかとなり，提案手法の有効性を改めて示すことができました．</w:delText>
        </w:r>
      </w:del>
      <w:r w:rsidR="00990D2A" w:rsidDel="00990D2A">
        <w:rPr>
          <w:rFonts w:ascii="游明朝" w:eastAsia="游明朝" w:hAnsi="游明朝" w:cs="游明朝"/>
          <w:color w:val="222222"/>
          <w:sz w:val="22"/>
          <w:szCs w:val="22"/>
          <w:u w:color="222222"/>
          <w:shd w:val="clear" w:color="auto" w:fill="FFFFFF"/>
          <w:lang w:val="ja-JP"/>
        </w:rPr>
        <w:t xml:space="preserve"> </w:t>
      </w:r>
      <w:ins w:id="326" w:author="MIKAWA Kenta" w:date="2026-09-24T18:38:00Z" w16du:dateUtc="2026-09-24T09:38:00Z">
        <w:r w:rsidR="00A64C7F" w:rsidRPr="00A64C7F">
          <w:rPr>
            <w:rFonts w:ascii="游明朝" w:eastAsia="游明朝" w:hAnsi="游明朝" w:cs="游明朝"/>
            <w:color w:val="222222"/>
            <w:sz w:val="22"/>
            <w:szCs w:val="22"/>
            <w:u w:color="222222"/>
            <w:shd w:val="clear" w:color="auto" w:fill="FFFFFF"/>
            <w:lang w:val="ja-JP"/>
          </w:rPr>
          <w:t>GateRAFの過剰入荷冊数は表6の掲載手法の中で最小であり，Baselineに対しては過剰入荷・機会損失の双方が小さくなりました．ただし，SARIMAに対してはτ=0.5と0.9で機会損失が大きく，全比較手法に対する順位が分位点によらず一定という結果ではありません．</w:t>
        </w:r>
      </w:ins>
    </w:p>
    <w:p w14:paraId="33EB590E"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なお，従来の表は冊数と金額の両方を載せておりましたが，冊数は表6と重複いたしますので，返本率と金額のみを載せる形に改め，表7といたしました．</w:t>
      </w:r>
    </w:p>
    <w:p w14:paraId="66C44CF1"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以上を，6章に追記いたしました．</w:t>
      </w:r>
    </w:p>
    <w:p w14:paraId="13C8B81C" w14:textId="77777777" w:rsidR="007109C2" w:rsidRDefault="007109C2">
      <w:pPr>
        <w:rPr>
          <w:rFonts w:ascii="游明朝" w:eastAsia="游明朝" w:hAnsi="游明朝" w:cs="游明朝"/>
          <w:color w:val="222222"/>
          <w:sz w:val="22"/>
          <w:szCs w:val="22"/>
          <w:u w:color="222222"/>
          <w:shd w:val="clear" w:color="auto" w:fill="FFFFFF"/>
        </w:rPr>
      </w:pPr>
    </w:p>
    <w:p w14:paraId="164BB5A2" w14:textId="77777777" w:rsidR="007109C2" w:rsidRDefault="0041754F">
      <w:pPr>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新原稿 p.11 左カラム，6. 返本と機会損失の観点からの評価（記載の追加）：</w:t>
      </w:r>
    </w:p>
    <w:p w14:paraId="7183C8D0" w14:textId="4BF99CED"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入荷量に中央値（</w:t>
      </w:r>
      <m:oMath>
        <m:r>
          <w:rPr>
            <w:rFonts w:ascii="Cambria Math" w:hAnsi="Cambria Math"/>
            <w:sz w:val="22"/>
            <w:szCs w:val="22"/>
          </w:rPr>
          <m:t>τ=0.5</m:t>
        </m:r>
      </m:oMath>
      <w:r>
        <w:rPr>
          <w:rFonts w:ascii="游明朝" w:eastAsia="游明朝" w:hAnsi="游明朝" w:cs="游明朝"/>
          <w:color w:val="000000" w:themeColor="text1"/>
          <w:sz w:val="22"/>
          <w:szCs w:val="22"/>
          <w:u w:color="222222"/>
          <w:shd w:val="clear" w:color="auto" w:fill="FFFFFF"/>
          <w:lang w:val="ja-JP"/>
        </w:rPr>
        <w:t>）を用いたのは，</w:t>
      </w:r>
      <w:ins w:id="327" w:author="MIKAWA Kenta" w:date="2026-09-24T18:39:00Z" w16du:dateUtc="2026-09-24T09:39:00Z">
        <w:r w:rsidR="00CA1E7C" w:rsidRPr="00CA1E7C">
          <w:rPr>
            <w:rFonts w:ascii="游明朝" w:eastAsia="游明朝" w:hAnsi="游明朝" w:cs="游明朝"/>
            <w:color w:val="000000" w:themeColor="text1"/>
            <w:sz w:val="22"/>
            <w:szCs w:val="22"/>
            <w:u w:color="222222"/>
            <w:shd w:val="clear" w:color="auto" w:fill="FFFFFF"/>
            <w:lang w:val="ja-JP"/>
          </w:rPr>
          <w:t>過剰量と不足量を等重みで評価する対称な絶対損失に対応するためである</w:t>
        </w:r>
      </w:ins>
      <w:del w:id="328" w:author="MIKAWA Kenta" w:date="2026-09-24T18:39:00Z" w16du:dateUtc="2026-09-24T09:39:00Z">
        <w:r w:rsidDel="00CA1E7C">
          <w:rPr>
            <w:rFonts w:ascii="游明朝" w:eastAsia="游明朝" w:hAnsi="游明朝" w:cs="游明朝"/>
            <w:color w:val="000000" w:themeColor="text1"/>
            <w:sz w:val="22"/>
            <w:szCs w:val="22"/>
            <w:u w:color="222222"/>
            <w:shd w:val="clear" w:color="auto" w:fill="FFFFFF"/>
            <w:lang w:val="ja-JP"/>
          </w:rPr>
          <w:delText>返本と機会損失のどちらにも重みを置かない中立的な基準だからである</w:delText>
        </w:r>
      </w:del>
      <w:r>
        <w:rPr>
          <w:rFonts w:ascii="游明朝" w:eastAsia="游明朝" w:hAnsi="游明朝" w:cs="游明朝"/>
          <w:color w:val="000000" w:themeColor="text1"/>
          <w:sz w:val="22"/>
          <w:szCs w:val="22"/>
          <w:u w:color="222222"/>
          <w:shd w:val="clear" w:color="auto" w:fill="FFFFFF"/>
          <w:lang w:val="ja-JP"/>
        </w:rPr>
        <w:t>．</w:t>
      </w:r>
      <w:ins w:id="329" w:author="MIKAWA Kenta" w:date="2026-09-24T18:40:00Z" w16du:dateUtc="2026-09-24T09:40:00Z">
        <w:r w:rsidR="00CA1E7C" w:rsidRPr="00CA1E7C">
          <w:rPr>
            <w:rFonts w:ascii="游明朝" w:eastAsia="游明朝" w:hAnsi="游明朝" w:cs="游明朝"/>
            <w:color w:val="000000" w:themeColor="text1"/>
            <w:sz w:val="22"/>
            <w:szCs w:val="22"/>
            <w:u w:color="222222"/>
            <w:shd w:val="clear" w:color="auto" w:fill="FFFFFF"/>
            <w:lang w:val="ja-JP"/>
          </w:rPr>
          <w:t>観測数で割った平均損失はMAEに一致し，その期待値を最小化する予測は条件付き中央値となる．実際の費用が非対称である場合には，別の分位点が適切となり得る．</w:t>
        </w:r>
      </w:ins>
      <w:del w:id="330" w:author="MIKAWA Kenta" w:date="2026-09-24T18:40:00Z" w16du:dateUtc="2026-09-24T09:40:00Z">
        <w:r w:rsidDel="00CA1E7C">
          <w:rPr>
            <w:rFonts w:ascii="游明朝" w:eastAsia="游明朝" w:hAnsi="游明朝" w:cs="游明朝"/>
            <w:color w:val="000000" w:themeColor="text1"/>
            <w:sz w:val="22"/>
            <w:szCs w:val="22"/>
            <w:u w:color="222222"/>
            <w:shd w:val="clear" w:color="auto" w:fill="FFFFFF"/>
            <w:lang w:val="ja-JP"/>
          </w:rPr>
          <w:delText>どちらの損失</w:delText>
        </w:r>
        <w:r w:rsidDel="00CA1E7C">
          <w:rPr>
            <w:rFonts w:ascii="游明朝" w:eastAsia="游明朝" w:hAnsi="游明朝" w:cs="游明朝"/>
            <w:color w:val="000000" w:themeColor="text1"/>
            <w:sz w:val="22"/>
            <w:szCs w:val="22"/>
            <w:u w:color="222222"/>
            <w:shd w:val="clear" w:color="auto" w:fill="FFFFFF"/>
            <w:lang w:val="ja-JP"/>
          </w:rPr>
          <w:lastRenderedPageBreak/>
          <w:delText>をどれだけ重くみるかは実務の費用構造によって異なるため，本研究では特定の費用構造を仮定せず，入荷を需要の中心に合わせる場合を基準とした．</w:delText>
        </w:r>
      </w:del>
    </w:p>
    <w:p w14:paraId="63959D88" w14:textId="7919C385" w:rsidR="000D44FA" w:rsidDel="00CA1E7C" w:rsidRDefault="00CA1E7C" w:rsidP="00CA1E7C">
      <w:pPr>
        <w:ind w:leftChars="202" w:left="424"/>
        <w:rPr>
          <w:del w:id="331" w:author="MIKAWA Kenta" w:date="2026-09-24T18:47:00Z" w16du:dateUtc="2026-09-24T09:47:00Z"/>
          <w:rFonts w:ascii="游明朝" w:eastAsia="游明朝" w:hAnsi="游明朝" w:cs="游明朝"/>
          <w:color w:val="000000" w:themeColor="text1"/>
          <w:sz w:val="22"/>
          <w:szCs w:val="22"/>
          <w:u w:color="222222"/>
          <w:shd w:val="clear" w:color="auto" w:fill="FFFFFF"/>
          <w:lang w:val="ja-JP"/>
        </w:rPr>
      </w:pPr>
      <w:ins w:id="332" w:author="MIKAWA Kenta" w:date="2026-09-24T18:40:00Z" w16du:dateUtc="2026-09-24T09:40:00Z">
        <w:r>
          <w:rPr>
            <w:rFonts w:ascii="游明朝" w:eastAsia="游明朝" w:hAnsi="游明朝" w:cs="游明朝" w:hint="eastAsia"/>
            <w:color w:val="222222"/>
            <w:sz w:val="22"/>
            <w:szCs w:val="22"/>
            <w:u w:color="222222"/>
            <w:shd w:val="clear" w:color="auto" w:fill="FFFFFF"/>
          </w:rPr>
          <w:t>また，表６に</w:t>
        </w:r>
      </w:ins>
      <m:oMath>
        <m:r>
          <w:rPr>
            <w:rFonts w:ascii="Cambria Math" w:eastAsia="游明朝" w:hAnsi="Cambria Math" w:cs="游明朝" w:hint="eastAsia"/>
            <w:color w:val="222222"/>
            <w:sz w:val="22"/>
            <w:szCs w:val="22"/>
            <w:u w:color="222222"/>
            <w:shd w:val="clear" w:color="auto" w:fill="FFFFFF"/>
          </w:rPr>
          <m:t>τ</m:t>
        </m:r>
        <m:r>
          <w:ins w:id="333" w:author="MIKAWA Kenta" w:date="2026-09-24T18:45:00Z" w16du:dateUtc="2026-09-24T09:45:00Z">
            <w:rPr>
              <w:rFonts w:ascii="Cambria Math" w:eastAsia="游明朝" w:hAnsi="Cambria Math" w:cs="游明朝"/>
              <w:color w:val="222222"/>
              <w:sz w:val="22"/>
              <w:szCs w:val="22"/>
              <w:u w:color="222222"/>
              <w:shd w:val="clear" w:color="auto" w:fill="FFFFFF"/>
            </w:rPr>
            <m:t>=0.1, 0.5, 0.9</m:t>
          </w:ins>
        </m:r>
      </m:oMath>
      <w:del w:id="334" w:author="MIKAWA Kenta" w:date="2026-09-24T18:45:00Z" w16du:dateUtc="2026-09-24T09:45:00Z">
        <w:r w:rsidDel="00CA1E7C">
          <w:rPr>
            <w:rFonts w:ascii="游明朝" w:eastAsia="游明朝" w:hAnsi="游明朝" w:cs="游明朝"/>
            <w:color w:val="000000" w:themeColor="text1"/>
            <w:sz w:val="22"/>
            <w:szCs w:val="22"/>
            <w:u w:color="222222"/>
            <w:shd w:val="clear" w:color="auto" w:fill="FFFFFF"/>
          </w:rPr>
          <w:delText>の</w:delText>
        </w:r>
      </w:del>
      <w:ins w:id="335" w:author="MIKAWA Kenta" w:date="2026-09-24T18:45:00Z" w16du:dateUtc="2026-09-24T09:45:00Z">
        <w:r>
          <w:rPr>
            <w:rFonts w:ascii="游明朝" w:eastAsia="游明朝" w:hAnsi="游明朝" w:cs="游明朝" w:hint="eastAsia"/>
            <w:color w:val="000000" w:themeColor="text1"/>
            <w:sz w:val="22"/>
            <w:szCs w:val="22"/>
            <w:u w:color="222222"/>
            <w:shd w:val="clear" w:color="auto" w:fill="FFFFFF"/>
          </w:rPr>
          <w:t>とした際の</w:t>
        </w:r>
      </w:ins>
      <w:del w:id="336" w:author="MIKAWA Kenta" w:date="2026-09-24T18:45:00Z" w16du:dateUtc="2026-09-24T09:45:00Z">
        <w:r w:rsidDel="00CA1E7C">
          <w:rPr>
            <w:rFonts w:ascii="游明朝" w:eastAsia="游明朝" w:hAnsi="游明朝" w:cs="游明朝" w:hint="eastAsia"/>
            <w:color w:val="000000" w:themeColor="text1"/>
            <w:sz w:val="22"/>
            <w:szCs w:val="22"/>
            <w:u w:color="222222"/>
            <w:shd w:val="clear" w:color="auto" w:fill="FFFFFF"/>
          </w:rPr>
          <w:delText>選</w:delText>
        </w:r>
        <w:r w:rsidDel="00CA1E7C">
          <w:rPr>
            <w:rFonts w:ascii="游明朝" w:eastAsia="游明朝" w:hAnsi="游明朝" w:cs="游明朝"/>
            <w:color w:val="000000" w:themeColor="text1"/>
            <w:sz w:val="22"/>
            <w:szCs w:val="22"/>
            <w:u w:color="222222"/>
            <w:shd w:val="clear" w:color="auto" w:fill="FFFFFF"/>
          </w:rPr>
          <w:delText>び方による</w:delText>
        </w:r>
      </w:del>
      <w:del w:id="337" w:author="MIKAWA Kenta" w:date="2026-09-24T18:46:00Z" w16du:dateUtc="2026-09-24T09:46:00Z">
        <w:r w:rsidDel="00CA1E7C">
          <w:rPr>
            <w:rFonts w:ascii="游明朝" w:eastAsia="游明朝" w:hAnsi="游明朝" w:cs="游明朝" w:hint="eastAsia"/>
            <w:color w:val="000000" w:themeColor="text1"/>
            <w:sz w:val="22"/>
            <w:szCs w:val="22"/>
            <w:u w:color="222222"/>
            <w:shd w:val="clear" w:color="auto" w:fill="FFFFFF"/>
            <w:lang w:val="ja-JP"/>
          </w:rPr>
          <w:delText>違い</w:delText>
        </w:r>
      </w:del>
      <w:ins w:id="338" w:author="MIKAWA Kenta" w:date="2026-09-24T18:46:00Z" w16du:dateUtc="2026-09-24T09:46:00Z">
        <w:r>
          <w:rPr>
            <w:rFonts w:ascii="游明朝" w:eastAsia="游明朝" w:hAnsi="游明朝" w:cs="游明朝" w:hint="eastAsia"/>
            <w:color w:val="000000" w:themeColor="text1"/>
            <w:sz w:val="22"/>
            <w:szCs w:val="22"/>
            <w:u w:color="222222"/>
            <w:shd w:val="clear" w:color="auto" w:fill="FFFFFF"/>
            <w:lang w:val="ja-JP"/>
          </w:rPr>
          <w:t>各手法の過剰入荷と機会損失</w:t>
        </w:r>
      </w:ins>
      <w:r>
        <w:rPr>
          <w:rFonts w:ascii="游明朝" w:eastAsia="游明朝" w:hAnsi="游明朝" w:cs="游明朝" w:hint="eastAsia"/>
          <w:color w:val="000000" w:themeColor="text1"/>
          <w:sz w:val="22"/>
          <w:szCs w:val="22"/>
          <w:u w:color="222222"/>
          <w:shd w:val="clear" w:color="auto" w:fill="FFFFFF"/>
          <w:lang w:val="ja-JP"/>
        </w:rPr>
        <w:t>を</w:t>
      </w:r>
      <w:del w:id="339" w:author="MIKAWA Kenta" w:date="2026-09-24T18:40:00Z" w16du:dateUtc="2026-09-24T09:40:00Z">
        <w:r w:rsidDel="00CA1E7C">
          <w:rPr>
            <w:rFonts w:ascii="游明朝" w:eastAsia="游明朝" w:hAnsi="游明朝" w:cs="游明朝"/>
            <w:color w:val="000000" w:themeColor="text1"/>
            <w:sz w:val="22"/>
            <w:szCs w:val="22"/>
            <w:u w:color="222222"/>
            <w:shd w:val="clear" w:color="auto" w:fill="FFFFFF"/>
            <w:lang w:val="ja-JP"/>
          </w:rPr>
          <w:delText>表6に</w:delText>
        </w:r>
      </w:del>
      <w:r>
        <w:rPr>
          <w:rFonts w:ascii="游明朝" w:eastAsia="游明朝" w:hAnsi="游明朝" w:cs="游明朝"/>
          <w:color w:val="000000" w:themeColor="text1"/>
          <w:sz w:val="22"/>
          <w:szCs w:val="22"/>
          <w:u w:color="222222"/>
          <w:shd w:val="clear" w:color="auto" w:fill="FFFFFF"/>
          <w:lang w:val="ja-JP"/>
        </w:rPr>
        <w:t>示す．</w:t>
      </w:r>
      <w:ins w:id="340" w:author="MIKAWA Kenta" w:date="2026-09-24T18:46:00Z" w16du:dateUtc="2026-09-24T09:46:00Z">
        <w:r w:rsidRPr="00CA1E7C">
          <w:rPr>
            <w:rFonts w:ascii="游明朝" w:eastAsia="游明朝" w:hAnsi="游明朝" w:cs="游明朝"/>
            <w:color w:val="000000" w:themeColor="text1"/>
            <w:sz w:val="22"/>
            <w:szCs w:val="22"/>
            <w:u w:color="222222"/>
            <w:shd w:val="clear" w:color="auto" w:fill="FFFFFF"/>
            <w:lang w:val="ja-JP"/>
          </w:rPr>
          <w:t>評価したτ=0.1，0.5，0.9のいずれにおいても，GateRAFはBaselineに比べて過剰入荷冊数と機会損失冊数の双方が少なかった．したがって，Baselineに対する改善は，中央値を入荷量とする場合だけでなく，下側分位点を用いて入荷を抑える場合と，上側分位点を用いて入荷を増やす場合にも確認された．また，GateRAFの過剰入荷冊数は，3水準すべてで表6の比較手法中最小であった．一方，SARIMAとの比較では，τ=0.5および0.9でGateRAFの機会損失冊数が多かった．このため，SARIMAに対しては，過剰入荷冊数と機会損失冊数の双方を同時に削減したわけではない</w:t>
        </w:r>
      </w:ins>
      <w:ins w:id="341" w:author="MIKAWA Kenta" w:date="2026-09-24T18:47:00Z" w16du:dateUtc="2026-09-24T09:47:00Z">
        <w:r>
          <w:rPr>
            <w:rFonts w:ascii="游明朝" w:eastAsia="游明朝" w:hAnsi="游明朝" w:cs="游明朝" w:hint="eastAsia"/>
            <w:color w:val="000000" w:themeColor="text1"/>
            <w:sz w:val="22"/>
            <w:szCs w:val="22"/>
            <w:u w:color="222222"/>
            <w:shd w:val="clear" w:color="auto" w:fill="FFFFFF"/>
            <w:lang w:val="ja-JP"/>
          </w:rPr>
          <w:t>ことに注意されたい</w:t>
        </w:r>
      </w:ins>
      <w:ins w:id="342" w:author="MIKAWA Kenta" w:date="2026-09-24T18:46:00Z" w16du:dateUtc="2026-09-24T09:46:00Z">
        <w:r w:rsidRPr="00CA1E7C">
          <w:rPr>
            <w:rFonts w:ascii="游明朝" w:eastAsia="游明朝" w:hAnsi="游明朝" w:cs="游明朝"/>
            <w:color w:val="000000" w:themeColor="text1"/>
            <w:sz w:val="22"/>
            <w:szCs w:val="22"/>
            <w:u w:color="222222"/>
            <w:shd w:val="clear" w:color="auto" w:fill="FFFFFF"/>
            <w:lang w:val="ja-JP"/>
          </w:rPr>
          <w:t>．</w:t>
        </w:r>
      </w:ins>
      <m:oMath>
        <m:r>
          <w:ins w:id="343" w:author="MIKAWA Kenta" w:date="2026-09-24T18:47:00Z" w16du:dateUtc="2026-09-24T09:47:00Z">
            <w:rPr>
              <w:rFonts w:ascii="Cambria Math" w:hAnsi="Cambria Math"/>
              <w:sz w:val="22"/>
              <w:szCs w:val="22"/>
            </w:rPr>
            <m:t xml:space="preserve"> </m:t>
          </w:ins>
        </m:r>
        <m:r>
          <w:del w:id="344" w:author="MIKAWA Kenta" w:date="2026-09-24T18:47:00Z" w16du:dateUtc="2026-09-24T09:47:00Z">
            <w:rPr>
              <w:rFonts w:ascii="Cambria Math" w:hAnsi="Cambria Math"/>
              <w:sz w:val="22"/>
              <w:szCs w:val="22"/>
            </w:rPr>
            <m:t>τ=0.1</m:t>
          </w:del>
        </m:r>
      </m:oMath>
      <w:del w:id="345" w:author="MIKAWA Kenta" w:date="2026-09-24T18:47:00Z" w16du:dateUtc="2026-09-24T09:47:00Z">
        <w:r w:rsidDel="00CA1E7C">
          <w:rPr>
            <w:rFonts w:ascii="游明朝" w:eastAsia="游明朝" w:hAnsi="游明朝" w:cs="游明朝"/>
            <w:color w:val="000000" w:themeColor="text1"/>
            <w:sz w:val="22"/>
            <w:szCs w:val="22"/>
            <w:u w:color="222222"/>
            <w:shd w:val="clear" w:color="auto" w:fill="FFFFFF"/>
            <w:lang w:val="ja-JP"/>
          </w:rPr>
          <w:delText>では入荷を絞るため過剰入荷はGateRAFで4,073冊まで減るが，機会損失は265,006冊と</w:delText>
        </w:r>
      </w:del>
      <m:oMath>
        <m:r>
          <w:del w:id="346" w:author="MIKAWA Kenta" w:date="2026-09-24T18:47:00Z" w16du:dateUtc="2026-09-24T09:47:00Z">
            <w:rPr>
              <w:rFonts w:ascii="Cambria Math" w:hAnsi="Cambria Math"/>
              <w:sz w:val="22"/>
              <w:szCs w:val="22"/>
            </w:rPr>
            <m:t>τ=0.5</m:t>
          </w:del>
        </m:r>
      </m:oMath>
      <w:del w:id="347" w:author="MIKAWA Kenta" w:date="2026-09-24T18:47:00Z" w16du:dateUtc="2026-09-24T09:47:00Z">
        <w:r w:rsidDel="00CA1E7C">
          <w:rPr>
            <w:rFonts w:ascii="游明朝" w:eastAsia="游明朝" w:hAnsi="游明朝" w:cs="游明朝"/>
            <w:color w:val="000000" w:themeColor="text1"/>
            <w:sz w:val="22"/>
            <w:szCs w:val="22"/>
            <w:u w:color="222222"/>
            <w:shd w:val="clear" w:color="auto" w:fill="FFFFFF"/>
            <w:lang w:val="ja-JP"/>
          </w:rPr>
          <w:delText>の約1.6倍になる．逆に</w:delText>
        </w:r>
      </w:del>
      <m:oMath>
        <m:r>
          <w:del w:id="348" w:author="MIKAWA Kenta" w:date="2026-09-24T18:47:00Z" w16du:dateUtc="2026-09-24T09:47:00Z">
            <w:rPr>
              <w:rFonts w:ascii="Cambria Math" w:hAnsi="Cambria Math"/>
              <w:sz w:val="22"/>
              <w:szCs w:val="22"/>
            </w:rPr>
            <m:t>τ=0.9</m:t>
          </w:del>
        </m:r>
      </m:oMath>
      <w:del w:id="349" w:author="MIKAWA Kenta" w:date="2026-09-24T18:47:00Z" w16du:dateUtc="2026-09-24T09:47:00Z">
        <w:r w:rsidDel="00CA1E7C">
          <w:rPr>
            <w:rFonts w:ascii="游明朝" w:eastAsia="游明朝" w:hAnsi="游明朝" w:cs="游明朝"/>
            <w:color w:val="000000" w:themeColor="text1"/>
            <w:sz w:val="22"/>
            <w:szCs w:val="22"/>
            <w:u w:color="222222"/>
            <w:shd w:val="clear" w:color="auto" w:fill="FFFFFF"/>
            <w:lang w:val="ja-JP"/>
          </w:rPr>
          <w:delText>では機会損失が74,763冊まで下がる一方，過剰入荷は296,482冊に達する．</w:delText>
        </w:r>
      </w:del>
    </w:p>
    <w:p w14:paraId="7DC96164" w14:textId="4DB2D0D4" w:rsidR="000D44FA" w:rsidRDefault="00000000" w:rsidP="00CA1E7C">
      <w:pPr>
        <w:ind w:leftChars="202" w:left="424"/>
        <w:rPr>
          <w:rFonts w:ascii="游明朝" w:eastAsia="游明朝" w:hAnsi="游明朝" w:cs="游明朝"/>
          <w:color w:val="000000" w:themeColor="text1"/>
          <w:sz w:val="22"/>
          <w:szCs w:val="22"/>
          <w:u w:color="222222"/>
          <w:shd w:val="clear" w:color="auto" w:fill="FFFFFF"/>
          <w:lang w:val="ja-JP"/>
        </w:rPr>
      </w:pPr>
      <w:del w:id="350" w:author="MIKAWA Kenta" w:date="2026-09-24T18:47:00Z" w16du:dateUtc="2026-09-24T09:47:00Z">
        <w:r w:rsidDel="00CA1E7C">
          <w:rPr>
            <w:rFonts w:ascii="游明朝" w:eastAsia="游明朝" w:hAnsi="游明朝" w:cs="游明朝"/>
            <w:color w:val="000000" w:themeColor="text1"/>
            <w:sz w:val="22"/>
            <w:szCs w:val="22"/>
            <w:u w:color="222222"/>
            <w:shd w:val="clear" w:color="auto" w:fill="FFFFFF"/>
            <w:lang w:val="ja-JP"/>
          </w:rPr>
          <w:delText>手法間の関係は</w:delText>
        </w:r>
      </w:del>
      <m:oMath>
        <m:r>
          <w:del w:id="351" w:author="MIKAWA Kenta" w:date="2026-09-24T18:47:00Z" w16du:dateUtc="2026-09-24T09:47:00Z">
            <w:rPr>
              <w:rFonts w:ascii="Cambria Math" w:eastAsia="游明朝" w:hAnsi="Cambria Math" w:cs="游明朝"/>
              <w:color w:val="222222"/>
              <w:sz w:val="22"/>
              <w:szCs w:val="22"/>
              <w:u w:color="222222"/>
              <w:shd w:val="clear" w:color="auto" w:fill="FFFFFF"/>
            </w:rPr>
            <m:t>τ</m:t>
          </w:del>
        </m:r>
      </m:oMath>
      <w:del w:id="352" w:author="MIKAWA Kenta" w:date="2026-09-24T18:47:00Z" w16du:dateUtc="2026-09-24T09:47:00Z">
        <w:r w:rsidDel="00CA1E7C">
          <w:rPr>
            <w:rFonts w:ascii="游明朝" w:eastAsia="游明朝" w:hAnsi="游明朝" w:cs="游明朝"/>
            <w:color w:val="000000" w:themeColor="text1"/>
            <w:sz w:val="22"/>
            <w:szCs w:val="22"/>
            <w:u w:color="222222"/>
            <w:shd w:val="clear" w:color="auto" w:fill="FFFFFF"/>
            <w:lang w:val="ja-JP"/>
          </w:rPr>
          <w:delText>によらず保たれる．いずれの</w:delText>
        </w:r>
      </w:del>
      <m:oMath>
        <m:r>
          <w:del w:id="353" w:author="MIKAWA Kenta" w:date="2026-09-24T18:47:00Z" w16du:dateUtc="2026-09-24T09:47:00Z">
            <w:rPr>
              <w:rFonts w:ascii="Cambria Math" w:eastAsia="游明朝" w:hAnsi="Cambria Math" w:cs="游明朝"/>
              <w:color w:val="222222"/>
              <w:sz w:val="22"/>
              <w:szCs w:val="22"/>
              <w:u w:color="222222"/>
              <w:shd w:val="clear" w:color="auto" w:fill="FFFFFF"/>
            </w:rPr>
            <m:t>τ</m:t>
          </w:del>
        </m:r>
      </m:oMath>
      <w:del w:id="354" w:author="MIKAWA Kenta" w:date="2026-09-24T18:47:00Z" w16du:dateUtc="2026-09-24T09:47:00Z">
        <w:r w:rsidDel="00CA1E7C">
          <w:rPr>
            <w:rFonts w:ascii="游明朝" w:eastAsia="游明朝" w:hAnsi="游明朝" w:cs="游明朝"/>
            <w:color w:val="000000" w:themeColor="text1"/>
            <w:sz w:val="22"/>
            <w:szCs w:val="22"/>
            <w:u w:color="222222"/>
            <w:shd w:val="clear" w:color="auto" w:fill="FFFFFF"/>
            <w:lang w:val="ja-JP"/>
          </w:rPr>
          <w:delText>でもGateRAFの過剰入荷は比較手法の中で最小であり，Baselineに対しては過剰入荷と機会損失の双方を同時に下回る．すなわち以下の結果は，入荷量にどの分位点を用いるかに依存しない．</w:delText>
        </w:r>
      </w:del>
    </w:p>
    <w:p w14:paraId="67BBBFE8" w14:textId="77777777" w:rsidR="007109C2" w:rsidRDefault="007109C2">
      <w:pPr>
        <w:rPr>
          <w:rFonts w:ascii="游明朝" w:eastAsia="游明朝" w:hAnsi="游明朝" w:cs="游明朝"/>
          <w:color w:val="222222"/>
          <w:sz w:val="22"/>
          <w:szCs w:val="22"/>
          <w:u w:color="222222"/>
          <w:shd w:val="clear" w:color="auto" w:fill="FFFFFF"/>
        </w:rPr>
      </w:pPr>
    </w:p>
    <w:p w14:paraId="28BE1A26" w14:textId="43BB97BF" w:rsidR="007109C2" w:rsidRPr="00990D2A" w:rsidRDefault="0041754F">
      <w:pPr>
        <w:rPr>
          <w:rFonts w:ascii="游明朝" w:eastAsia="游明朝" w:hAnsi="游明朝" w:cs="游明朝"/>
          <w:b/>
          <w:bCs/>
          <w:color w:val="000000" w:themeColor="text1"/>
          <w:sz w:val="22"/>
          <w:szCs w:val="22"/>
          <w:u w:val="single"/>
          <w:shd w:val="clear" w:color="auto" w:fill="FFFFFF"/>
        </w:rPr>
      </w:pPr>
      <w:r w:rsidRPr="001A2D82">
        <w:rPr>
          <w:rFonts w:ascii="游明朝" w:eastAsia="游明朝" w:hAnsi="游明朝" w:cs="游明朝"/>
          <w:b/>
          <w:bCs/>
          <w:color w:val="000000" w:themeColor="text1"/>
          <w:sz w:val="22"/>
          <w:szCs w:val="22"/>
          <w:u w:val="single"/>
          <w:shd w:val="clear" w:color="auto" w:fill="FFFFFF"/>
          <w:lang w:val="ja-JP"/>
        </w:rPr>
        <w:t xml:space="preserve">　新原稿 p.12，表6（新規追加）</w:t>
      </w:r>
      <w:r w:rsidRPr="00990D2A">
        <w:rPr>
          <w:rFonts w:ascii="游明朝" w:eastAsia="游明朝" w:hAnsi="游明朝" w:cs="游明朝"/>
          <w:b/>
          <w:bCs/>
          <w:color w:val="000000" w:themeColor="text1"/>
          <w:sz w:val="22"/>
          <w:szCs w:val="22"/>
          <w:u w:val="single"/>
          <w:shd w:val="clear" w:color="auto" w:fill="FFFFFF"/>
        </w:rPr>
        <w:t>：</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1700"/>
        <w:gridCol w:w="1340"/>
        <w:gridCol w:w="1340"/>
        <w:gridCol w:w="1340"/>
        <w:gridCol w:w="1340"/>
        <w:gridCol w:w="1340"/>
        <w:gridCol w:w="1340"/>
      </w:tblGrid>
      <w:tr w:rsidR="000D44FA" w14:paraId="31D1B5DA" w14:textId="77777777">
        <w:trPr>
          <w:cantSplit/>
          <w:tblHeader/>
          <w:jc w:val="center"/>
        </w:trPr>
        <w:tc>
          <w:tcPr>
            <w:tcW w:w="1700" w:type="dxa"/>
            <w:vMerge w:val="restart"/>
            <w:tcBorders>
              <w:bottom w:val="single" w:sz="8" w:space="0" w:color="000000"/>
            </w:tcBorders>
          </w:tcPr>
          <w:p w14:paraId="673D8CE1" w14:textId="77777777" w:rsidR="000D44FA" w:rsidRPr="00AA113F" w:rsidRDefault="00000000">
            <w:pPr>
              <w:keepNext/>
              <w:spacing w:before="40" w:after="40"/>
              <w:jc w:val="left"/>
              <w:rPr>
                <w:bCs/>
              </w:rPr>
            </w:pPr>
            <w:r w:rsidRPr="00AA113F">
              <w:rPr>
                <w:rFonts w:ascii="游明朝" w:eastAsia="游明朝" w:hAnsi="游明朝"/>
                <w:bCs/>
                <w:sz w:val="20"/>
                <w:rPrChange w:id="355" w:author="MIKAWA Kenta" w:date="2026-09-24T18:37:00Z" w16du:dateUtc="2026-09-24T09:37:00Z">
                  <w:rPr>
                    <w:rFonts w:ascii="游明朝" w:eastAsia="游明朝" w:hAnsi="游明朝"/>
                    <w:b/>
                    <w:sz w:val="20"/>
                  </w:rPr>
                </w:rPrChange>
              </w:rPr>
              <w:t>モデル</w:t>
            </w:r>
          </w:p>
        </w:tc>
        <w:tc>
          <w:tcPr>
            <w:tcW w:w="2680" w:type="dxa"/>
            <w:gridSpan w:val="2"/>
            <w:tcBorders>
              <w:bottom w:val="single" w:sz="8" w:space="0" w:color="000000"/>
            </w:tcBorders>
          </w:tcPr>
          <w:p w14:paraId="3F528794" w14:textId="77777777" w:rsidR="000D44FA" w:rsidRPr="00AA113F" w:rsidRDefault="00000000">
            <w:pPr>
              <w:keepNext/>
              <w:spacing w:before="40" w:after="40"/>
              <w:jc w:val="center"/>
              <w:rPr>
                <w:bCs/>
              </w:rPr>
            </w:pPr>
            <w:r w:rsidRPr="00AA113F">
              <w:rPr>
                <w:rFonts w:ascii="游明朝" w:eastAsia="游明朝" w:hAnsi="游明朝"/>
                <w:bCs/>
                <w:sz w:val="20"/>
                <w:rPrChange w:id="356" w:author="MIKAWA Kenta" w:date="2026-09-24T18:37:00Z" w16du:dateUtc="2026-09-24T09:37:00Z">
                  <w:rPr>
                    <w:rFonts w:ascii="游明朝" w:eastAsia="游明朝" w:hAnsi="游明朝"/>
                    <w:b/>
                    <w:sz w:val="20"/>
                  </w:rPr>
                </w:rPrChange>
              </w:rPr>
              <w:t>τ = 0.1</w:t>
            </w:r>
          </w:p>
        </w:tc>
        <w:tc>
          <w:tcPr>
            <w:tcW w:w="2680" w:type="dxa"/>
            <w:gridSpan w:val="2"/>
            <w:tcBorders>
              <w:bottom w:val="single" w:sz="8" w:space="0" w:color="000000"/>
            </w:tcBorders>
          </w:tcPr>
          <w:p w14:paraId="5C280B8F" w14:textId="77777777" w:rsidR="000D44FA" w:rsidRPr="00AA113F" w:rsidRDefault="00000000">
            <w:pPr>
              <w:keepNext/>
              <w:spacing w:before="40" w:after="40"/>
              <w:jc w:val="center"/>
              <w:rPr>
                <w:bCs/>
              </w:rPr>
            </w:pPr>
            <w:r w:rsidRPr="00AA113F">
              <w:rPr>
                <w:rFonts w:ascii="游明朝" w:eastAsia="游明朝" w:hAnsi="游明朝"/>
                <w:bCs/>
                <w:sz w:val="20"/>
                <w:rPrChange w:id="357" w:author="MIKAWA Kenta" w:date="2026-09-24T18:37:00Z" w16du:dateUtc="2026-09-24T09:37:00Z">
                  <w:rPr>
                    <w:rFonts w:ascii="游明朝" w:eastAsia="游明朝" w:hAnsi="游明朝"/>
                    <w:b/>
                    <w:sz w:val="20"/>
                  </w:rPr>
                </w:rPrChange>
              </w:rPr>
              <w:t>τ = 0.5</w:t>
            </w:r>
          </w:p>
        </w:tc>
        <w:tc>
          <w:tcPr>
            <w:tcW w:w="2680" w:type="dxa"/>
            <w:gridSpan w:val="2"/>
            <w:tcBorders>
              <w:bottom w:val="single" w:sz="8" w:space="0" w:color="000000"/>
            </w:tcBorders>
          </w:tcPr>
          <w:p w14:paraId="07506224" w14:textId="77777777" w:rsidR="000D44FA" w:rsidRPr="00AA113F" w:rsidRDefault="00000000">
            <w:pPr>
              <w:keepNext/>
              <w:spacing w:before="40" w:after="40"/>
              <w:jc w:val="center"/>
              <w:rPr>
                <w:bCs/>
              </w:rPr>
            </w:pPr>
            <w:r w:rsidRPr="00AA113F">
              <w:rPr>
                <w:rFonts w:ascii="游明朝" w:eastAsia="游明朝" w:hAnsi="游明朝"/>
                <w:bCs/>
                <w:sz w:val="20"/>
                <w:rPrChange w:id="358" w:author="MIKAWA Kenta" w:date="2026-09-24T18:37:00Z" w16du:dateUtc="2026-09-24T09:37:00Z">
                  <w:rPr>
                    <w:rFonts w:ascii="游明朝" w:eastAsia="游明朝" w:hAnsi="游明朝"/>
                    <w:b/>
                    <w:sz w:val="20"/>
                  </w:rPr>
                </w:rPrChange>
              </w:rPr>
              <w:t>τ = 0.9</w:t>
            </w:r>
          </w:p>
        </w:tc>
      </w:tr>
      <w:tr w:rsidR="000D44FA" w14:paraId="26E95ED6" w14:textId="77777777">
        <w:trPr>
          <w:cantSplit/>
          <w:tblHeader/>
          <w:jc w:val="center"/>
        </w:trPr>
        <w:tc>
          <w:tcPr>
            <w:tcW w:w="1700" w:type="dxa"/>
            <w:vMerge/>
          </w:tcPr>
          <w:p w14:paraId="553A3D91" w14:textId="77777777" w:rsidR="000D44FA" w:rsidRPr="00AA113F" w:rsidRDefault="000D44FA">
            <w:pPr>
              <w:keepNext/>
              <w:spacing w:before="40" w:after="40"/>
              <w:jc w:val="left"/>
              <w:rPr>
                <w:bCs/>
              </w:rPr>
            </w:pPr>
          </w:p>
        </w:tc>
        <w:tc>
          <w:tcPr>
            <w:tcW w:w="1340" w:type="dxa"/>
            <w:tcBorders>
              <w:bottom w:val="single" w:sz="8" w:space="0" w:color="000000"/>
            </w:tcBorders>
          </w:tcPr>
          <w:p w14:paraId="3658C78E" w14:textId="77777777" w:rsidR="000D44FA" w:rsidRPr="00AA113F" w:rsidRDefault="00000000">
            <w:pPr>
              <w:keepNext/>
              <w:spacing w:before="40" w:after="40"/>
              <w:jc w:val="center"/>
              <w:rPr>
                <w:bCs/>
              </w:rPr>
            </w:pPr>
            <w:r w:rsidRPr="00AA113F">
              <w:rPr>
                <w:rFonts w:ascii="游明朝" w:eastAsia="游明朝" w:hAnsi="游明朝"/>
                <w:bCs/>
                <w:sz w:val="20"/>
                <w:rPrChange w:id="359" w:author="MIKAWA Kenta" w:date="2026-09-24T18:37:00Z" w16du:dateUtc="2026-09-24T09:37:00Z">
                  <w:rPr>
                    <w:rFonts w:ascii="游明朝" w:eastAsia="游明朝" w:hAnsi="游明朝"/>
                    <w:b/>
                    <w:sz w:val="20"/>
                  </w:rPr>
                </w:rPrChange>
              </w:rPr>
              <w:t>過剰入荷</w:t>
            </w:r>
          </w:p>
        </w:tc>
        <w:tc>
          <w:tcPr>
            <w:tcW w:w="1340" w:type="dxa"/>
            <w:tcBorders>
              <w:bottom w:val="single" w:sz="8" w:space="0" w:color="000000"/>
            </w:tcBorders>
          </w:tcPr>
          <w:p w14:paraId="06EC714D" w14:textId="77777777" w:rsidR="000D44FA" w:rsidRPr="00AA113F" w:rsidRDefault="00000000">
            <w:pPr>
              <w:keepNext/>
              <w:spacing w:before="40" w:after="40"/>
              <w:jc w:val="center"/>
              <w:rPr>
                <w:bCs/>
              </w:rPr>
            </w:pPr>
            <w:r w:rsidRPr="00AA113F">
              <w:rPr>
                <w:rFonts w:ascii="游明朝" w:eastAsia="游明朝" w:hAnsi="游明朝"/>
                <w:bCs/>
                <w:sz w:val="20"/>
                <w:rPrChange w:id="360" w:author="MIKAWA Kenta" w:date="2026-09-24T18:37:00Z" w16du:dateUtc="2026-09-24T09:37:00Z">
                  <w:rPr>
                    <w:rFonts w:ascii="游明朝" w:eastAsia="游明朝" w:hAnsi="游明朝"/>
                    <w:b/>
                    <w:sz w:val="20"/>
                  </w:rPr>
                </w:rPrChange>
              </w:rPr>
              <w:t>機会損失</w:t>
            </w:r>
          </w:p>
        </w:tc>
        <w:tc>
          <w:tcPr>
            <w:tcW w:w="1340" w:type="dxa"/>
            <w:tcBorders>
              <w:bottom w:val="single" w:sz="8" w:space="0" w:color="000000"/>
            </w:tcBorders>
          </w:tcPr>
          <w:p w14:paraId="37C33ADD" w14:textId="77777777" w:rsidR="000D44FA" w:rsidRPr="00AA113F" w:rsidRDefault="00000000">
            <w:pPr>
              <w:keepNext/>
              <w:spacing w:before="40" w:after="40"/>
              <w:jc w:val="center"/>
              <w:rPr>
                <w:bCs/>
              </w:rPr>
            </w:pPr>
            <w:r w:rsidRPr="00AA113F">
              <w:rPr>
                <w:rFonts w:ascii="游明朝" w:eastAsia="游明朝" w:hAnsi="游明朝"/>
                <w:bCs/>
                <w:sz w:val="20"/>
                <w:rPrChange w:id="361" w:author="MIKAWA Kenta" w:date="2026-09-24T18:37:00Z" w16du:dateUtc="2026-09-24T09:37:00Z">
                  <w:rPr>
                    <w:rFonts w:ascii="游明朝" w:eastAsia="游明朝" w:hAnsi="游明朝"/>
                    <w:b/>
                    <w:sz w:val="20"/>
                  </w:rPr>
                </w:rPrChange>
              </w:rPr>
              <w:t>過剰入荷</w:t>
            </w:r>
          </w:p>
        </w:tc>
        <w:tc>
          <w:tcPr>
            <w:tcW w:w="1340" w:type="dxa"/>
            <w:tcBorders>
              <w:bottom w:val="single" w:sz="8" w:space="0" w:color="000000"/>
            </w:tcBorders>
          </w:tcPr>
          <w:p w14:paraId="57B60A59" w14:textId="77777777" w:rsidR="000D44FA" w:rsidRPr="00AA113F" w:rsidRDefault="00000000">
            <w:pPr>
              <w:keepNext/>
              <w:spacing w:before="40" w:after="40"/>
              <w:jc w:val="center"/>
              <w:rPr>
                <w:bCs/>
              </w:rPr>
            </w:pPr>
            <w:r w:rsidRPr="00AA113F">
              <w:rPr>
                <w:rFonts w:ascii="游明朝" w:eastAsia="游明朝" w:hAnsi="游明朝"/>
                <w:bCs/>
                <w:sz w:val="20"/>
                <w:rPrChange w:id="362" w:author="MIKAWA Kenta" w:date="2026-09-24T18:37:00Z" w16du:dateUtc="2026-09-24T09:37:00Z">
                  <w:rPr>
                    <w:rFonts w:ascii="游明朝" w:eastAsia="游明朝" w:hAnsi="游明朝"/>
                    <w:b/>
                    <w:sz w:val="20"/>
                  </w:rPr>
                </w:rPrChange>
              </w:rPr>
              <w:t>機会損失</w:t>
            </w:r>
          </w:p>
        </w:tc>
        <w:tc>
          <w:tcPr>
            <w:tcW w:w="1340" w:type="dxa"/>
            <w:tcBorders>
              <w:bottom w:val="single" w:sz="8" w:space="0" w:color="000000"/>
            </w:tcBorders>
          </w:tcPr>
          <w:p w14:paraId="7DB7DEE8" w14:textId="77777777" w:rsidR="000D44FA" w:rsidRPr="00AA113F" w:rsidRDefault="00000000">
            <w:pPr>
              <w:keepNext/>
              <w:spacing w:before="40" w:after="40"/>
              <w:jc w:val="center"/>
              <w:rPr>
                <w:bCs/>
              </w:rPr>
            </w:pPr>
            <w:r w:rsidRPr="00AA113F">
              <w:rPr>
                <w:rFonts w:ascii="游明朝" w:eastAsia="游明朝" w:hAnsi="游明朝"/>
                <w:bCs/>
                <w:sz w:val="20"/>
                <w:rPrChange w:id="363" w:author="MIKAWA Kenta" w:date="2026-09-24T18:37:00Z" w16du:dateUtc="2026-09-24T09:37:00Z">
                  <w:rPr>
                    <w:rFonts w:ascii="游明朝" w:eastAsia="游明朝" w:hAnsi="游明朝"/>
                    <w:b/>
                    <w:sz w:val="20"/>
                  </w:rPr>
                </w:rPrChange>
              </w:rPr>
              <w:t>過剰入荷</w:t>
            </w:r>
          </w:p>
        </w:tc>
        <w:tc>
          <w:tcPr>
            <w:tcW w:w="1340" w:type="dxa"/>
            <w:tcBorders>
              <w:bottom w:val="single" w:sz="8" w:space="0" w:color="000000"/>
            </w:tcBorders>
          </w:tcPr>
          <w:p w14:paraId="11EF5DAD" w14:textId="77777777" w:rsidR="000D44FA" w:rsidRPr="00AA113F" w:rsidRDefault="00000000">
            <w:pPr>
              <w:keepNext/>
              <w:spacing w:before="40" w:after="40"/>
              <w:jc w:val="center"/>
              <w:rPr>
                <w:bCs/>
              </w:rPr>
            </w:pPr>
            <w:r w:rsidRPr="00AA113F">
              <w:rPr>
                <w:rFonts w:ascii="游明朝" w:eastAsia="游明朝" w:hAnsi="游明朝"/>
                <w:bCs/>
                <w:sz w:val="20"/>
                <w:rPrChange w:id="364" w:author="MIKAWA Kenta" w:date="2026-09-24T18:37:00Z" w16du:dateUtc="2026-09-24T09:37:00Z">
                  <w:rPr>
                    <w:rFonts w:ascii="游明朝" w:eastAsia="游明朝" w:hAnsi="游明朝"/>
                    <w:b/>
                    <w:sz w:val="20"/>
                  </w:rPr>
                </w:rPrChange>
              </w:rPr>
              <w:t>機会損失</w:t>
            </w:r>
          </w:p>
        </w:tc>
      </w:tr>
      <w:tr w:rsidR="000D44FA" w14:paraId="2FC15DEE" w14:textId="77777777">
        <w:trPr>
          <w:cantSplit/>
          <w:jc w:val="center"/>
        </w:trPr>
        <w:tc>
          <w:tcPr>
            <w:tcW w:w="1700" w:type="dxa"/>
          </w:tcPr>
          <w:p w14:paraId="61E7F8EE" w14:textId="77777777" w:rsidR="000D44FA" w:rsidRPr="00AA113F" w:rsidRDefault="00000000">
            <w:pPr>
              <w:keepNext/>
              <w:spacing w:before="40" w:after="40"/>
              <w:jc w:val="left"/>
              <w:rPr>
                <w:bCs/>
              </w:rPr>
            </w:pPr>
            <w:r w:rsidRPr="00AA113F">
              <w:rPr>
                <w:rFonts w:ascii="游明朝" w:eastAsia="游明朝" w:hAnsi="游明朝"/>
                <w:bCs/>
                <w:sz w:val="20"/>
                <w:rPrChange w:id="365" w:author="MIKAWA Kenta" w:date="2026-09-24T18:37:00Z" w16du:dateUtc="2026-09-24T09:37:00Z">
                  <w:rPr>
                    <w:rFonts w:ascii="游明朝" w:eastAsia="游明朝" w:hAnsi="游明朝"/>
                    <w:b/>
                    <w:sz w:val="20"/>
                  </w:rPr>
                </w:rPrChange>
              </w:rPr>
              <w:t>GateRAF</w:t>
            </w:r>
          </w:p>
        </w:tc>
        <w:tc>
          <w:tcPr>
            <w:tcW w:w="1340" w:type="dxa"/>
          </w:tcPr>
          <w:p w14:paraId="1B459D5A" w14:textId="77777777" w:rsidR="000D44FA" w:rsidRPr="00AA113F" w:rsidRDefault="00000000">
            <w:pPr>
              <w:keepNext/>
              <w:spacing w:before="40" w:after="40"/>
              <w:jc w:val="center"/>
              <w:rPr>
                <w:b/>
                <w:rPrChange w:id="366" w:author="MIKAWA Kenta" w:date="2026-09-24T18:37:00Z" w16du:dateUtc="2026-09-24T09:37:00Z">
                  <w:rPr>
                    <w:bCs/>
                  </w:rPr>
                </w:rPrChange>
              </w:rPr>
            </w:pPr>
            <w:r w:rsidRPr="00AA113F">
              <w:rPr>
                <w:rFonts w:ascii="游明朝" w:eastAsia="游明朝" w:hAnsi="游明朝"/>
                <w:b/>
                <w:sz w:val="20"/>
              </w:rPr>
              <w:t>4,073</w:t>
            </w:r>
          </w:p>
        </w:tc>
        <w:tc>
          <w:tcPr>
            <w:tcW w:w="1340" w:type="dxa"/>
          </w:tcPr>
          <w:p w14:paraId="58B245D5" w14:textId="77777777" w:rsidR="000D44FA" w:rsidRPr="00AA113F" w:rsidRDefault="00000000">
            <w:pPr>
              <w:keepNext/>
              <w:spacing w:before="40" w:after="40"/>
              <w:jc w:val="center"/>
              <w:rPr>
                <w:b/>
                <w:rPrChange w:id="367" w:author="MIKAWA Kenta" w:date="2026-09-24T18:37:00Z" w16du:dateUtc="2026-09-24T09:37:00Z">
                  <w:rPr>
                    <w:bCs/>
                  </w:rPr>
                </w:rPrChange>
              </w:rPr>
            </w:pPr>
            <w:r w:rsidRPr="00AA113F">
              <w:rPr>
                <w:rFonts w:ascii="游明朝" w:eastAsia="游明朝" w:hAnsi="游明朝"/>
                <w:b/>
                <w:sz w:val="20"/>
              </w:rPr>
              <w:t>265,006</w:t>
            </w:r>
          </w:p>
        </w:tc>
        <w:tc>
          <w:tcPr>
            <w:tcW w:w="1340" w:type="dxa"/>
          </w:tcPr>
          <w:p w14:paraId="4A2DE8CD" w14:textId="77777777" w:rsidR="000D44FA" w:rsidRPr="00AA113F" w:rsidRDefault="00000000">
            <w:pPr>
              <w:keepNext/>
              <w:spacing w:before="40" w:after="40"/>
              <w:jc w:val="center"/>
              <w:rPr>
                <w:b/>
                <w:rPrChange w:id="368" w:author="MIKAWA Kenta" w:date="2026-09-24T18:37:00Z" w16du:dateUtc="2026-09-24T09:37:00Z">
                  <w:rPr>
                    <w:bCs/>
                  </w:rPr>
                </w:rPrChange>
              </w:rPr>
            </w:pPr>
            <w:r w:rsidRPr="00AA113F">
              <w:rPr>
                <w:rFonts w:ascii="游明朝" w:eastAsia="游明朝" w:hAnsi="游明朝"/>
                <w:b/>
                <w:sz w:val="20"/>
              </w:rPr>
              <w:t>41,182</w:t>
            </w:r>
          </w:p>
        </w:tc>
        <w:tc>
          <w:tcPr>
            <w:tcW w:w="1340" w:type="dxa"/>
          </w:tcPr>
          <w:p w14:paraId="5E48D3F1" w14:textId="77777777" w:rsidR="000D44FA" w:rsidRPr="00AA113F" w:rsidRDefault="00000000">
            <w:pPr>
              <w:keepNext/>
              <w:spacing w:before="40" w:after="40"/>
              <w:jc w:val="center"/>
              <w:rPr>
                <w:bCs/>
              </w:rPr>
            </w:pPr>
            <w:r w:rsidRPr="00AA113F">
              <w:rPr>
                <w:rFonts w:ascii="游明朝" w:eastAsia="游明朝" w:hAnsi="游明朝"/>
                <w:bCs/>
                <w:sz w:val="20"/>
                <w:rPrChange w:id="369" w:author="MIKAWA Kenta" w:date="2026-09-24T18:37:00Z" w16du:dateUtc="2026-09-24T09:37:00Z">
                  <w:rPr>
                    <w:rFonts w:ascii="游明朝" w:eastAsia="游明朝" w:hAnsi="游明朝"/>
                    <w:b/>
                    <w:sz w:val="20"/>
                  </w:rPr>
                </w:rPrChange>
              </w:rPr>
              <w:t>162,098</w:t>
            </w:r>
          </w:p>
        </w:tc>
        <w:tc>
          <w:tcPr>
            <w:tcW w:w="1340" w:type="dxa"/>
          </w:tcPr>
          <w:p w14:paraId="2AF7ABBB" w14:textId="77777777" w:rsidR="000D44FA" w:rsidRPr="00A64C7F" w:rsidRDefault="00000000">
            <w:pPr>
              <w:keepNext/>
              <w:spacing w:before="40" w:after="40"/>
              <w:jc w:val="center"/>
              <w:rPr>
                <w:b/>
                <w:rPrChange w:id="370" w:author="MIKAWA Kenta" w:date="2026-09-24T18:37:00Z" w16du:dateUtc="2026-09-24T09:37:00Z">
                  <w:rPr>
                    <w:bCs/>
                  </w:rPr>
                </w:rPrChange>
              </w:rPr>
            </w:pPr>
            <w:r w:rsidRPr="00A64C7F">
              <w:rPr>
                <w:rFonts w:ascii="游明朝" w:eastAsia="游明朝" w:hAnsi="游明朝"/>
                <w:b/>
                <w:sz w:val="20"/>
              </w:rPr>
              <w:t>296,482</w:t>
            </w:r>
          </w:p>
        </w:tc>
        <w:tc>
          <w:tcPr>
            <w:tcW w:w="1340" w:type="dxa"/>
          </w:tcPr>
          <w:p w14:paraId="7A83DCFA" w14:textId="77777777" w:rsidR="000D44FA" w:rsidRPr="00AA113F" w:rsidRDefault="00000000">
            <w:pPr>
              <w:keepNext/>
              <w:spacing w:before="40" w:after="40"/>
              <w:jc w:val="center"/>
              <w:rPr>
                <w:bCs/>
              </w:rPr>
            </w:pPr>
            <w:r w:rsidRPr="00AA113F">
              <w:rPr>
                <w:rFonts w:ascii="游明朝" w:eastAsia="游明朝" w:hAnsi="游明朝"/>
                <w:bCs/>
                <w:sz w:val="20"/>
                <w:rPrChange w:id="371" w:author="MIKAWA Kenta" w:date="2026-09-24T18:37:00Z" w16du:dateUtc="2026-09-24T09:37:00Z">
                  <w:rPr>
                    <w:rFonts w:ascii="游明朝" w:eastAsia="游明朝" w:hAnsi="游明朝"/>
                    <w:b/>
                    <w:sz w:val="20"/>
                  </w:rPr>
                </w:rPrChange>
              </w:rPr>
              <w:t>74,763</w:t>
            </w:r>
          </w:p>
        </w:tc>
      </w:tr>
      <w:tr w:rsidR="000D44FA" w14:paraId="1BAFBDDF" w14:textId="77777777">
        <w:trPr>
          <w:cantSplit/>
          <w:jc w:val="center"/>
        </w:trPr>
        <w:tc>
          <w:tcPr>
            <w:tcW w:w="1700" w:type="dxa"/>
          </w:tcPr>
          <w:p w14:paraId="283D37B9" w14:textId="77777777" w:rsidR="000D44FA" w:rsidRPr="00AA113F" w:rsidRDefault="00000000">
            <w:pPr>
              <w:keepNext/>
              <w:spacing w:before="40" w:after="40"/>
              <w:jc w:val="left"/>
              <w:rPr>
                <w:bCs/>
              </w:rPr>
            </w:pPr>
            <w:r w:rsidRPr="00AA113F">
              <w:rPr>
                <w:rFonts w:ascii="游明朝" w:eastAsia="游明朝" w:hAnsi="游明朝"/>
                <w:bCs/>
                <w:sz w:val="20"/>
                <w:rPrChange w:id="372" w:author="MIKAWA Kenta" w:date="2026-09-24T18:37:00Z" w16du:dateUtc="2026-09-24T09:37:00Z">
                  <w:rPr>
                    <w:rFonts w:ascii="游明朝" w:eastAsia="游明朝" w:hAnsi="游明朝"/>
                    <w:b/>
                    <w:sz w:val="20"/>
                  </w:rPr>
                </w:rPrChange>
              </w:rPr>
              <w:t>Baseline</w:t>
            </w:r>
          </w:p>
        </w:tc>
        <w:tc>
          <w:tcPr>
            <w:tcW w:w="1340" w:type="dxa"/>
          </w:tcPr>
          <w:p w14:paraId="4F8F79E4" w14:textId="77777777" w:rsidR="000D44FA" w:rsidRPr="00AA113F" w:rsidRDefault="00000000">
            <w:pPr>
              <w:keepNext/>
              <w:spacing w:before="40" w:after="40"/>
              <w:jc w:val="center"/>
              <w:rPr>
                <w:bCs/>
              </w:rPr>
            </w:pPr>
            <w:r w:rsidRPr="00AA113F">
              <w:rPr>
                <w:rFonts w:ascii="游明朝" w:eastAsia="游明朝" w:hAnsi="游明朝"/>
                <w:bCs/>
                <w:sz w:val="20"/>
                <w:rPrChange w:id="373" w:author="MIKAWA Kenta" w:date="2026-09-24T18:37:00Z" w16du:dateUtc="2026-09-24T09:37:00Z">
                  <w:rPr>
                    <w:rFonts w:ascii="游明朝" w:eastAsia="游明朝" w:hAnsi="游明朝"/>
                    <w:b/>
                    <w:sz w:val="20"/>
                  </w:rPr>
                </w:rPrChange>
              </w:rPr>
              <w:t>4,271</w:t>
            </w:r>
          </w:p>
        </w:tc>
        <w:tc>
          <w:tcPr>
            <w:tcW w:w="1340" w:type="dxa"/>
          </w:tcPr>
          <w:p w14:paraId="4E43F6D2" w14:textId="77777777" w:rsidR="000D44FA" w:rsidRPr="00AA113F" w:rsidRDefault="00000000">
            <w:pPr>
              <w:keepNext/>
              <w:spacing w:before="40" w:after="40"/>
              <w:jc w:val="center"/>
              <w:rPr>
                <w:bCs/>
              </w:rPr>
            </w:pPr>
            <w:r w:rsidRPr="00AA113F">
              <w:rPr>
                <w:rFonts w:ascii="游明朝" w:eastAsia="游明朝" w:hAnsi="游明朝"/>
                <w:bCs/>
                <w:sz w:val="20"/>
                <w:rPrChange w:id="374" w:author="MIKAWA Kenta" w:date="2026-09-24T18:37:00Z" w16du:dateUtc="2026-09-24T09:37:00Z">
                  <w:rPr>
                    <w:rFonts w:ascii="游明朝" w:eastAsia="游明朝" w:hAnsi="游明朝"/>
                    <w:b/>
                    <w:sz w:val="20"/>
                  </w:rPr>
                </w:rPrChange>
              </w:rPr>
              <w:t>266,008</w:t>
            </w:r>
          </w:p>
        </w:tc>
        <w:tc>
          <w:tcPr>
            <w:tcW w:w="1340" w:type="dxa"/>
          </w:tcPr>
          <w:p w14:paraId="2060ABB6" w14:textId="77777777" w:rsidR="000D44FA" w:rsidRPr="00AA113F" w:rsidRDefault="00000000">
            <w:pPr>
              <w:keepNext/>
              <w:spacing w:before="40" w:after="40"/>
              <w:jc w:val="center"/>
              <w:rPr>
                <w:bCs/>
              </w:rPr>
            </w:pPr>
            <w:r w:rsidRPr="00AA113F">
              <w:rPr>
                <w:rFonts w:ascii="游明朝" w:eastAsia="游明朝" w:hAnsi="游明朝"/>
                <w:bCs/>
                <w:sz w:val="20"/>
                <w:rPrChange w:id="375" w:author="MIKAWA Kenta" w:date="2026-09-24T18:37:00Z" w16du:dateUtc="2026-09-24T09:37:00Z">
                  <w:rPr>
                    <w:rFonts w:ascii="游明朝" w:eastAsia="游明朝" w:hAnsi="游明朝"/>
                    <w:b/>
                    <w:sz w:val="20"/>
                  </w:rPr>
                </w:rPrChange>
              </w:rPr>
              <w:t>57,383</w:t>
            </w:r>
          </w:p>
        </w:tc>
        <w:tc>
          <w:tcPr>
            <w:tcW w:w="1340" w:type="dxa"/>
          </w:tcPr>
          <w:p w14:paraId="37A81B4B" w14:textId="77777777" w:rsidR="000D44FA" w:rsidRPr="00AA113F" w:rsidRDefault="00000000">
            <w:pPr>
              <w:keepNext/>
              <w:spacing w:before="40" w:after="40"/>
              <w:jc w:val="center"/>
              <w:rPr>
                <w:bCs/>
              </w:rPr>
            </w:pPr>
            <w:r w:rsidRPr="00AA113F">
              <w:rPr>
                <w:rFonts w:ascii="游明朝" w:eastAsia="游明朝" w:hAnsi="游明朝"/>
                <w:bCs/>
                <w:sz w:val="20"/>
                <w:rPrChange w:id="376" w:author="MIKAWA Kenta" w:date="2026-09-24T18:37:00Z" w16du:dateUtc="2026-09-24T09:37:00Z">
                  <w:rPr>
                    <w:rFonts w:ascii="游明朝" w:eastAsia="游明朝" w:hAnsi="游明朝"/>
                    <w:b/>
                    <w:sz w:val="20"/>
                  </w:rPr>
                </w:rPrChange>
              </w:rPr>
              <w:t>168,171</w:t>
            </w:r>
          </w:p>
        </w:tc>
        <w:tc>
          <w:tcPr>
            <w:tcW w:w="1340" w:type="dxa"/>
          </w:tcPr>
          <w:p w14:paraId="472BCC3C" w14:textId="77777777" w:rsidR="000D44FA" w:rsidRPr="00AA113F" w:rsidRDefault="00000000">
            <w:pPr>
              <w:keepNext/>
              <w:spacing w:before="40" w:after="40"/>
              <w:jc w:val="center"/>
              <w:rPr>
                <w:bCs/>
              </w:rPr>
            </w:pPr>
            <w:r w:rsidRPr="00AA113F">
              <w:rPr>
                <w:rFonts w:ascii="游明朝" w:eastAsia="游明朝" w:hAnsi="游明朝"/>
                <w:bCs/>
                <w:sz w:val="20"/>
                <w:rPrChange w:id="377" w:author="MIKAWA Kenta" w:date="2026-09-24T18:37:00Z" w16du:dateUtc="2026-09-24T09:37:00Z">
                  <w:rPr>
                    <w:rFonts w:ascii="游明朝" w:eastAsia="游明朝" w:hAnsi="游明朝"/>
                    <w:b/>
                    <w:sz w:val="20"/>
                  </w:rPr>
                </w:rPrChange>
              </w:rPr>
              <w:t>428,864</w:t>
            </w:r>
          </w:p>
        </w:tc>
        <w:tc>
          <w:tcPr>
            <w:tcW w:w="1340" w:type="dxa"/>
          </w:tcPr>
          <w:p w14:paraId="7646F847" w14:textId="77777777" w:rsidR="000D44FA" w:rsidRPr="00AA113F" w:rsidRDefault="00000000">
            <w:pPr>
              <w:keepNext/>
              <w:spacing w:before="40" w:after="40"/>
              <w:jc w:val="center"/>
              <w:rPr>
                <w:bCs/>
              </w:rPr>
            </w:pPr>
            <w:r w:rsidRPr="00AA113F">
              <w:rPr>
                <w:rFonts w:ascii="游明朝" w:eastAsia="游明朝" w:hAnsi="游明朝"/>
                <w:bCs/>
                <w:sz w:val="20"/>
                <w:rPrChange w:id="378" w:author="MIKAWA Kenta" w:date="2026-09-24T18:37:00Z" w16du:dateUtc="2026-09-24T09:37:00Z">
                  <w:rPr>
                    <w:rFonts w:ascii="游明朝" w:eastAsia="游明朝" w:hAnsi="游明朝"/>
                    <w:b/>
                    <w:sz w:val="20"/>
                  </w:rPr>
                </w:rPrChange>
              </w:rPr>
              <w:t>78,453</w:t>
            </w:r>
          </w:p>
        </w:tc>
      </w:tr>
      <w:tr w:rsidR="000D44FA" w14:paraId="2A2F02A2" w14:textId="77777777">
        <w:trPr>
          <w:cantSplit/>
          <w:jc w:val="center"/>
        </w:trPr>
        <w:tc>
          <w:tcPr>
            <w:tcW w:w="1700" w:type="dxa"/>
          </w:tcPr>
          <w:p w14:paraId="4013D413" w14:textId="77777777" w:rsidR="000D44FA" w:rsidRPr="00AA113F" w:rsidRDefault="00000000">
            <w:pPr>
              <w:keepNext/>
              <w:spacing w:before="40" w:after="40"/>
              <w:jc w:val="left"/>
              <w:rPr>
                <w:bCs/>
              </w:rPr>
            </w:pPr>
            <w:r w:rsidRPr="00AA113F">
              <w:rPr>
                <w:rFonts w:ascii="游明朝" w:eastAsia="游明朝" w:hAnsi="游明朝"/>
                <w:bCs/>
                <w:sz w:val="20"/>
                <w:rPrChange w:id="379" w:author="MIKAWA Kenta" w:date="2026-09-24T18:37:00Z" w16du:dateUtc="2026-09-24T09:37:00Z">
                  <w:rPr>
                    <w:rFonts w:ascii="游明朝" w:eastAsia="游明朝" w:hAnsi="游明朝"/>
                    <w:b/>
                    <w:sz w:val="20"/>
                  </w:rPr>
                </w:rPrChange>
              </w:rPr>
              <w:t>SARIMA</w:t>
            </w:r>
          </w:p>
        </w:tc>
        <w:tc>
          <w:tcPr>
            <w:tcW w:w="1340" w:type="dxa"/>
          </w:tcPr>
          <w:p w14:paraId="53BBC25B" w14:textId="77777777" w:rsidR="000D44FA" w:rsidRPr="00AA113F" w:rsidRDefault="00000000">
            <w:pPr>
              <w:keepNext/>
              <w:spacing w:before="40" w:after="40"/>
              <w:jc w:val="center"/>
              <w:rPr>
                <w:bCs/>
              </w:rPr>
            </w:pPr>
            <w:r w:rsidRPr="00AA113F">
              <w:rPr>
                <w:rFonts w:ascii="游明朝" w:eastAsia="游明朝" w:hAnsi="游明朝"/>
                <w:bCs/>
                <w:sz w:val="20"/>
                <w:rPrChange w:id="380" w:author="MIKAWA Kenta" w:date="2026-09-24T18:37:00Z" w16du:dateUtc="2026-09-24T09:37:00Z">
                  <w:rPr>
                    <w:rFonts w:ascii="游明朝" w:eastAsia="游明朝" w:hAnsi="游明朝"/>
                    <w:b/>
                    <w:sz w:val="20"/>
                  </w:rPr>
                </w:rPrChange>
              </w:rPr>
              <w:t>4,315</w:t>
            </w:r>
          </w:p>
        </w:tc>
        <w:tc>
          <w:tcPr>
            <w:tcW w:w="1340" w:type="dxa"/>
          </w:tcPr>
          <w:p w14:paraId="651BF4A6" w14:textId="77777777" w:rsidR="000D44FA" w:rsidRPr="00AA113F" w:rsidRDefault="00000000">
            <w:pPr>
              <w:keepNext/>
              <w:spacing w:before="40" w:after="40"/>
              <w:jc w:val="center"/>
              <w:rPr>
                <w:bCs/>
              </w:rPr>
            </w:pPr>
            <w:r w:rsidRPr="00AA113F">
              <w:rPr>
                <w:rFonts w:ascii="游明朝" w:eastAsia="游明朝" w:hAnsi="游明朝"/>
                <w:bCs/>
                <w:sz w:val="20"/>
                <w:rPrChange w:id="381" w:author="MIKAWA Kenta" w:date="2026-09-24T18:37:00Z" w16du:dateUtc="2026-09-24T09:37:00Z">
                  <w:rPr>
                    <w:rFonts w:ascii="游明朝" w:eastAsia="游明朝" w:hAnsi="游明朝"/>
                    <w:b/>
                    <w:sz w:val="20"/>
                  </w:rPr>
                </w:rPrChange>
              </w:rPr>
              <w:t>642,766</w:t>
            </w:r>
          </w:p>
        </w:tc>
        <w:tc>
          <w:tcPr>
            <w:tcW w:w="1340" w:type="dxa"/>
          </w:tcPr>
          <w:p w14:paraId="7C856B1A" w14:textId="77777777" w:rsidR="000D44FA" w:rsidRPr="00AA113F" w:rsidRDefault="00000000">
            <w:pPr>
              <w:keepNext/>
              <w:spacing w:before="40" w:after="40"/>
              <w:jc w:val="center"/>
              <w:rPr>
                <w:bCs/>
              </w:rPr>
            </w:pPr>
            <w:r w:rsidRPr="00AA113F">
              <w:rPr>
                <w:rFonts w:ascii="游明朝" w:eastAsia="游明朝" w:hAnsi="游明朝"/>
                <w:bCs/>
                <w:sz w:val="20"/>
                <w:rPrChange w:id="382" w:author="MIKAWA Kenta" w:date="2026-09-24T18:37:00Z" w16du:dateUtc="2026-09-24T09:37:00Z">
                  <w:rPr>
                    <w:rFonts w:ascii="游明朝" w:eastAsia="游明朝" w:hAnsi="游明朝"/>
                    <w:b/>
                    <w:sz w:val="20"/>
                  </w:rPr>
                </w:rPrChange>
              </w:rPr>
              <w:t>124,588</w:t>
            </w:r>
          </w:p>
        </w:tc>
        <w:tc>
          <w:tcPr>
            <w:tcW w:w="1340" w:type="dxa"/>
          </w:tcPr>
          <w:p w14:paraId="256ACCBE" w14:textId="77777777" w:rsidR="000D44FA" w:rsidRPr="00A64C7F" w:rsidRDefault="00000000">
            <w:pPr>
              <w:keepNext/>
              <w:spacing w:before="40" w:after="40"/>
              <w:jc w:val="center"/>
              <w:rPr>
                <w:b/>
                <w:rPrChange w:id="383" w:author="MIKAWA Kenta" w:date="2026-09-24T18:37:00Z" w16du:dateUtc="2026-09-24T09:37:00Z">
                  <w:rPr>
                    <w:bCs/>
                  </w:rPr>
                </w:rPrChange>
              </w:rPr>
            </w:pPr>
            <w:r w:rsidRPr="00A64C7F">
              <w:rPr>
                <w:rFonts w:ascii="游明朝" w:eastAsia="游明朝" w:hAnsi="游明朝"/>
                <w:b/>
                <w:sz w:val="20"/>
              </w:rPr>
              <w:t>150,440</w:t>
            </w:r>
          </w:p>
        </w:tc>
        <w:tc>
          <w:tcPr>
            <w:tcW w:w="1340" w:type="dxa"/>
          </w:tcPr>
          <w:p w14:paraId="0D3D5816" w14:textId="77777777" w:rsidR="000D44FA" w:rsidRPr="00AA113F" w:rsidRDefault="00000000">
            <w:pPr>
              <w:keepNext/>
              <w:spacing w:before="40" w:after="40"/>
              <w:jc w:val="center"/>
              <w:rPr>
                <w:bCs/>
              </w:rPr>
            </w:pPr>
            <w:r w:rsidRPr="00AA113F">
              <w:rPr>
                <w:rFonts w:ascii="游明朝" w:eastAsia="游明朝" w:hAnsi="游明朝"/>
                <w:bCs/>
                <w:sz w:val="20"/>
                <w:rPrChange w:id="384" w:author="MIKAWA Kenta" w:date="2026-09-24T18:37:00Z" w16du:dateUtc="2026-09-24T09:37:00Z">
                  <w:rPr>
                    <w:rFonts w:ascii="游明朝" w:eastAsia="游明朝" w:hAnsi="游明朝"/>
                    <w:b/>
                    <w:sz w:val="20"/>
                  </w:rPr>
                </w:rPrChange>
              </w:rPr>
              <w:t>657,493</w:t>
            </w:r>
          </w:p>
        </w:tc>
        <w:tc>
          <w:tcPr>
            <w:tcW w:w="1340" w:type="dxa"/>
          </w:tcPr>
          <w:p w14:paraId="05690D47" w14:textId="77777777" w:rsidR="000D44FA" w:rsidRPr="00A64C7F" w:rsidRDefault="00000000">
            <w:pPr>
              <w:keepNext/>
              <w:spacing w:before="40" w:after="40"/>
              <w:jc w:val="center"/>
              <w:rPr>
                <w:b/>
                <w:rPrChange w:id="385" w:author="MIKAWA Kenta" w:date="2026-09-24T18:37:00Z" w16du:dateUtc="2026-09-24T09:37:00Z">
                  <w:rPr>
                    <w:bCs/>
                  </w:rPr>
                </w:rPrChange>
              </w:rPr>
            </w:pPr>
            <w:r w:rsidRPr="00A64C7F">
              <w:rPr>
                <w:rFonts w:ascii="游明朝" w:eastAsia="游明朝" w:hAnsi="游明朝"/>
                <w:b/>
                <w:sz w:val="20"/>
              </w:rPr>
              <w:t>70,746</w:t>
            </w:r>
          </w:p>
        </w:tc>
      </w:tr>
      <w:tr w:rsidR="000D44FA" w14:paraId="5C4FD89D" w14:textId="77777777">
        <w:trPr>
          <w:cantSplit/>
          <w:jc w:val="center"/>
        </w:trPr>
        <w:tc>
          <w:tcPr>
            <w:tcW w:w="1700" w:type="dxa"/>
          </w:tcPr>
          <w:p w14:paraId="6884D046" w14:textId="77777777" w:rsidR="000D44FA" w:rsidRPr="00AA113F" w:rsidRDefault="00000000">
            <w:pPr>
              <w:keepNext/>
              <w:spacing w:before="40" w:after="40"/>
              <w:jc w:val="left"/>
              <w:rPr>
                <w:bCs/>
              </w:rPr>
            </w:pPr>
            <w:r w:rsidRPr="00AA113F">
              <w:rPr>
                <w:rFonts w:ascii="游明朝" w:eastAsia="游明朝" w:hAnsi="游明朝"/>
                <w:bCs/>
                <w:sz w:val="20"/>
                <w:rPrChange w:id="386" w:author="MIKAWA Kenta" w:date="2026-09-24T18:37:00Z" w16du:dateUtc="2026-09-24T09:37:00Z">
                  <w:rPr>
                    <w:rFonts w:ascii="游明朝" w:eastAsia="游明朝" w:hAnsi="游明朝"/>
                    <w:b/>
                    <w:sz w:val="20"/>
                  </w:rPr>
                </w:rPrChange>
              </w:rPr>
              <w:t>Prophet</w:t>
            </w:r>
          </w:p>
        </w:tc>
        <w:tc>
          <w:tcPr>
            <w:tcW w:w="1340" w:type="dxa"/>
          </w:tcPr>
          <w:p w14:paraId="4A36FBF3" w14:textId="77777777" w:rsidR="000D44FA" w:rsidRPr="00AA113F" w:rsidRDefault="00000000">
            <w:pPr>
              <w:keepNext/>
              <w:spacing w:before="40" w:after="40"/>
              <w:jc w:val="center"/>
              <w:rPr>
                <w:bCs/>
              </w:rPr>
            </w:pPr>
            <w:r w:rsidRPr="00AA113F">
              <w:rPr>
                <w:rFonts w:ascii="游明朝" w:eastAsia="游明朝" w:hAnsi="游明朝"/>
                <w:bCs/>
                <w:sz w:val="20"/>
                <w:rPrChange w:id="387" w:author="MIKAWA Kenta" w:date="2026-09-24T18:37:00Z" w16du:dateUtc="2026-09-24T09:37:00Z">
                  <w:rPr>
                    <w:rFonts w:ascii="游明朝" w:eastAsia="游明朝" w:hAnsi="游明朝"/>
                    <w:b/>
                    <w:sz w:val="20"/>
                  </w:rPr>
                </w:rPrChange>
              </w:rPr>
              <w:t>219,753</w:t>
            </w:r>
          </w:p>
        </w:tc>
        <w:tc>
          <w:tcPr>
            <w:tcW w:w="1340" w:type="dxa"/>
          </w:tcPr>
          <w:p w14:paraId="3A6C700C" w14:textId="77777777" w:rsidR="000D44FA" w:rsidRPr="00AA113F" w:rsidRDefault="00000000">
            <w:pPr>
              <w:keepNext/>
              <w:spacing w:before="40" w:after="40"/>
              <w:jc w:val="center"/>
              <w:rPr>
                <w:bCs/>
              </w:rPr>
            </w:pPr>
            <w:r w:rsidRPr="00AA113F">
              <w:rPr>
                <w:rFonts w:ascii="游明朝" w:eastAsia="游明朝" w:hAnsi="游明朝"/>
                <w:bCs/>
                <w:sz w:val="20"/>
                <w:rPrChange w:id="388" w:author="MIKAWA Kenta" w:date="2026-09-24T18:37:00Z" w16du:dateUtc="2026-09-24T09:37:00Z">
                  <w:rPr>
                    <w:rFonts w:ascii="游明朝" w:eastAsia="游明朝" w:hAnsi="游明朝"/>
                    <w:b/>
                    <w:sz w:val="20"/>
                  </w:rPr>
                </w:rPrChange>
              </w:rPr>
              <w:t>917,871</w:t>
            </w:r>
          </w:p>
        </w:tc>
        <w:tc>
          <w:tcPr>
            <w:tcW w:w="1340" w:type="dxa"/>
          </w:tcPr>
          <w:p w14:paraId="6D133CDF" w14:textId="77777777" w:rsidR="000D44FA" w:rsidRPr="00AA113F" w:rsidRDefault="00000000">
            <w:pPr>
              <w:keepNext/>
              <w:spacing w:before="40" w:after="40"/>
              <w:jc w:val="center"/>
              <w:rPr>
                <w:bCs/>
              </w:rPr>
            </w:pPr>
            <w:r w:rsidRPr="00AA113F">
              <w:rPr>
                <w:rFonts w:ascii="游明朝" w:eastAsia="游明朝" w:hAnsi="游明朝"/>
                <w:bCs/>
                <w:sz w:val="20"/>
                <w:rPrChange w:id="389" w:author="MIKAWA Kenta" w:date="2026-09-24T18:37:00Z" w16du:dateUtc="2026-09-24T09:37:00Z">
                  <w:rPr>
                    <w:rFonts w:ascii="游明朝" w:eastAsia="游明朝" w:hAnsi="游明朝"/>
                    <w:b/>
                    <w:sz w:val="20"/>
                  </w:rPr>
                </w:rPrChange>
              </w:rPr>
              <w:t>331,923</w:t>
            </w:r>
          </w:p>
        </w:tc>
        <w:tc>
          <w:tcPr>
            <w:tcW w:w="1340" w:type="dxa"/>
          </w:tcPr>
          <w:p w14:paraId="16131FEA" w14:textId="77777777" w:rsidR="000D44FA" w:rsidRPr="00AA113F" w:rsidRDefault="00000000">
            <w:pPr>
              <w:keepNext/>
              <w:spacing w:before="40" w:after="40"/>
              <w:jc w:val="center"/>
              <w:rPr>
                <w:bCs/>
              </w:rPr>
            </w:pPr>
            <w:r w:rsidRPr="00AA113F">
              <w:rPr>
                <w:rFonts w:ascii="游明朝" w:eastAsia="游明朝" w:hAnsi="游明朝"/>
                <w:bCs/>
                <w:sz w:val="20"/>
                <w:rPrChange w:id="390" w:author="MIKAWA Kenta" w:date="2026-09-24T18:37:00Z" w16du:dateUtc="2026-09-24T09:37:00Z">
                  <w:rPr>
                    <w:rFonts w:ascii="游明朝" w:eastAsia="游明朝" w:hAnsi="游明朝"/>
                    <w:b/>
                    <w:sz w:val="20"/>
                  </w:rPr>
                </w:rPrChange>
              </w:rPr>
              <w:t>317,997</w:t>
            </w:r>
          </w:p>
        </w:tc>
        <w:tc>
          <w:tcPr>
            <w:tcW w:w="1340" w:type="dxa"/>
          </w:tcPr>
          <w:p w14:paraId="76BC12DF" w14:textId="77777777" w:rsidR="000D44FA" w:rsidRPr="00AA113F" w:rsidRDefault="00000000">
            <w:pPr>
              <w:keepNext/>
              <w:spacing w:before="40" w:after="40"/>
              <w:jc w:val="center"/>
              <w:rPr>
                <w:bCs/>
              </w:rPr>
            </w:pPr>
            <w:r w:rsidRPr="00AA113F">
              <w:rPr>
                <w:rFonts w:ascii="游明朝" w:eastAsia="游明朝" w:hAnsi="游明朝"/>
                <w:bCs/>
                <w:sz w:val="20"/>
                <w:rPrChange w:id="391" w:author="MIKAWA Kenta" w:date="2026-09-24T18:37:00Z" w16du:dateUtc="2026-09-24T09:37:00Z">
                  <w:rPr>
                    <w:rFonts w:ascii="游明朝" w:eastAsia="游明朝" w:hAnsi="游明朝"/>
                    <w:b/>
                    <w:sz w:val="20"/>
                  </w:rPr>
                </w:rPrChange>
              </w:rPr>
              <w:t>910,309</w:t>
            </w:r>
          </w:p>
        </w:tc>
        <w:tc>
          <w:tcPr>
            <w:tcW w:w="1340" w:type="dxa"/>
          </w:tcPr>
          <w:p w14:paraId="282CDE10" w14:textId="77777777" w:rsidR="000D44FA" w:rsidRPr="00AA113F" w:rsidRDefault="00000000">
            <w:pPr>
              <w:keepNext/>
              <w:spacing w:before="40" w:after="40"/>
              <w:jc w:val="center"/>
              <w:rPr>
                <w:bCs/>
              </w:rPr>
            </w:pPr>
            <w:r w:rsidRPr="00AA113F">
              <w:rPr>
                <w:rFonts w:ascii="游明朝" w:eastAsia="游明朝" w:hAnsi="游明朝"/>
                <w:bCs/>
                <w:sz w:val="20"/>
                <w:rPrChange w:id="392" w:author="MIKAWA Kenta" w:date="2026-09-24T18:37:00Z" w16du:dateUtc="2026-09-24T09:37:00Z">
                  <w:rPr>
                    <w:rFonts w:ascii="游明朝" w:eastAsia="游明朝" w:hAnsi="游明朝"/>
                    <w:b/>
                    <w:sz w:val="20"/>
                  </w:rPr>
                </w:rPrChange>
              </w:rPr>
              <w:t>185,874</w:t>
            </w:r>
          </w:p>
        </w:tc>
      </w:tr>
    </w:tbl>
    <w:p w14:paraId="6AD678B1" w14:textId="77777777" w:rsidR="007109C2" w:rsidRDefault="007109C2">
      <w:pPr>
        <w:rPr>
          <w:rFonts w:ascii="游明朝" w:eastAsia="游明朝" w:hAnsi="游明朝" w:cs="游明朝"/>
          <w:color w:val="222222"/>
          <w:sz w:val="22"/>
          <w:szCs w:val="22"/>
          <w:u w:color="222222"/>
          <w:shd w:val="clear" w:color="auto" w:fill="FFFFFF"/>
          <w:lang w:val="ja-JP"/>
        </w:rPr>
      </w:pPr>
    </w:p>
    <w:p w14:paraId="40E11CEE" w14:textId="77777777" w:rsidR="007109C2" w:rsidRDefault="007109C2">
      <w:pPr>
        <w:rPr>
          <w:rFonts w:ascii="游明朝" w:eastAsia="游明朝" w:hAnsi="游明朝" w:cs="游明朝"/>
          <w:color w:val="222222"/>
          <w:sz w:val="22"/>
          <w:szCs w:val="22"/>
          <w:u w:color="222222"/>
          <w:shd w:val="clear" w:color="auto" w:fill="FFFFFF"/>
        </w:rPr>
      </w:pPr>
    </w:p>
    <w:p w14:paraId="171FAF41" w14:textId="77777777"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#B</w:t>
      </w:r>
      <w:r w:rsidRPr="001A2D82">
        <w:rPr>
          <w:rFonts w:asciiTheme="majorEastAsia" w:eastAsiaTheme="majorEastAsia" w:hAnsiTheme="majorEastAsia" w:cs="游明朝"/>
          <w:b/>
          <w:bCs/>
          <w:sz w:val="22"/>
          <w:szCs w:val="22"/>
          <w:lang w:val="ja-JP"/>
        </w:rPr>
        <w:t>から頂いたコメント】</w:t>
      </w:r>
    </w:p>
    <w:p w14:paraId="35930D75"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軽微な修正の要求：5.2節の「POS販売冊数」という用語について，当該データセットに詳しい読者には理解可能だと思われますが，初めて読む読者には，店舗別 POS データを同一書名・同一日付で全店舗合算した販売冊数を指すのか，あるいは別の定義を持つのかがやや分かりづらい可能性があります．簡潔に定義を補足するとよいと思われます．</w:t>
      </w:r>
    </w:p>
    <w:p w14:paraId="657807DC"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48D27244"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2A0A0C3D" w14:textId="77777777" w:rsidR="004562FF" w:rsidRDefault="0041754F">
      <w:pPr>
        <w:ind w:firstLine="220"/>
        <w:rPr>
          <w:ins w:id="393" w:author="MIKAWA Kenta" w:date="2026-09-24T18:48:00Z" w16du:dateUtc="2026-09-24T09:48:00Z"/>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ご指摘ありがとうございました．</w:t>
      </w:r>
      <w:r w:rsidR="00990D2A">
        <w:rPr>
          <w:rFonts w:ascii="游明朝" w:eastAsia="游明朝" w:hAnsi="游明朝" w:cs="游明朝" w:hint="eastAsia"/>
          <w:color w:val="222222"/>
          <w:sz w:val="22"/>
          <w:szCs w:val="22"/>
          <w:u w:color="222222"/>
          <w:shd w:val="clear" w:color="auto" w:fill="FFFFFF"/>
          <w:lang w:val="ja-JP"/>
        </w:rPr>
        <w:t>読者にとって</w:t>
      </w:r>
      <w:del w:id="394" w:author="MIKAWA Kenta" w:date="2026-09-24T18:48:00Z" w16du:dateUtc="2026-09-24T09:48:00Z">
        <w:r w:rsidDel="004562FF">
          <w:rPr>
            <w:rFonts w:ascii="游明朝" w:eastAsia="游明朝" w:hAnsi="游明朝" w:cs="游明朝"/>
            <w:color w:val="222222"/>
            <w:sz w:val="22"/>
            <w:szCs w:val="22"/>
            <w:u w:color="222222"/>
            <w:shd w:val="clear" w:color="auto" w:fill="FFFFFF"/>
            <w:lang w:val="ja-JP"/>
          </w:rPr>
          <w:delText>定義が</w:delText>
        </w:r>
      </w:del>
      <w:r>
        <w:rPr>
          <w:rFonts w:ascii="游明朝" w:eastAsia="游明朝" w:hAnsi="游明朝" w:cs="游明朝"/>
          <w:color w:val="222222"/>
          <w:sz w:val="22"/>
          <w:szCs w:val="22"/>
          <w:u w:color="222222"/>
          <w:shd w:val="clear" w:color="auto" w:fill="FFFFFF"/>
          <w:lang w:val="ja-JP"/>
        </w:rPr>
        <w:t>読み取りにくい</w:t>
      </w:r>
      <w:del w:id="395" w:author="MIKAWA Kenta" w:date="2026-09-24T18:48:00Z" w16du:dateUtc="2026-09-24T09:48:00Z">
        <w:r w:rsidR="00990D2A" w:rsidDel="004562FF">
          <w:rPr>
            <w:rFonts w:ascii="游明朝" w:eastAsia="游明朝" w:hAnsi="游明朝" w:cs="游明朝" w:hint="eastAsia"/>
            <w:color w:val="222222"/>
            <w:sz w:val="22"/>
            <w:szCs w:val="22"/>
            <w:u w:color="222222"/>
            <w:shd w:val="clear" w:color="auto" w:fill="FFFFFF"/>
            <w:lang w:val="ja-JP"/>
          </w:rPr>
          <w:delText>記載となり</w:delText>
        </w:r>
      </w:del>
      <w:ins w:id="396" w:author="MIKAWA Kenta" w:date="2026-09-24T18:48:00Z" w16du:dateUtc="2026-09-24T09:48:00Z">
        <w:r w:rsidR="004562FF">
          <w:rPr>
            <w:rFonts w:ascii="游明朝" w:eastAsia="游明朝" w:hAnsi="游明朝" w:cs="游明朝" w:hint="eastAsia"/>
            <w:color w:val="222222"/>
            <w:sz w:val="22"/>
            <w:szCs w:val="22"/>
            <w:u w:color="222222"/>
            <w:shd w:val="clear" w:color="auto" w:fill="FFFFFF"/>
            <w:lang w:val="ja-JP"/>
          </w:rPr>
          <w:t>定義を記載</w:t>
        </w:r>
      </w:ins>
    </w:p>
    <w:p w14:paraId="4C767165" w14:textId="0ED62D2E" w:rsidR="007109C2" w:rsidRDefault="004562FF">
      <w:pPr>
        <w:ind w:firstLine="220"/>
        <w:rPr>
          <w:rFonts w:ascii="游明朝" w:eastAsia="游明朝" w:hAnsi="游明朝" w:cs="游明朝"/>
          <w:color w:val="222222"/>
          <w:sz w:val="22"/>
          <w:szCs w:val="22"/>
          <w:u w:color="222222"/>
          <w:shd w:val="clear" w:color="auto" w:fill="FFFFFF"/>
          <w:lang w:val="ja-JP"/>
        </w:rPr>
      </w:pPr>
      <w:ins w:id="397" w:author="MIKAWA Kenta" w:date="2026-09-24T18:48:00Z" w16du:dateUtc="2026-09-24T09:48:00Z">
        <w:r>
          <w:rPr>
            <w:rFonts w:ascii="游明朝" w:eastAsia="游明朝" w:hAnsi="游明朝" w:cs="游明朝" w:hint="eastAsia"/>
            <w:color w:val="222222"/>
            <w:sz w:val="22"/>
            <w:szCs w:val="22"/>
            <w:u w:color="222222"/>
            <w:shd w:val="clear" w:color="auto" w:fill="FFFFFF"/>
            <w:lang w:val="ja-JP"/>
          </w:rPr>
          <w:t>してしまい</w:t>
        </w:r>
      </w:ins>
      <w:r w:rsidR="00990D2A">
        <w:rPr>
          <w:rFonts w:ascii="游明朝" w:eastAsia="游明朝" w:hAnsi="游明朝" w:cs="游明朝" w:hint="eastAsia"/>
          <w:color w:val="222222"/>
          <w:sz w:val="22"/>
          <w:szCs w:val="22"/>
          <w:u w:color="222222"/>
          <w:shd w:val="clear" w:color="auto" w:fill="FFFFFF"/>
          <w:lang w:val="ja-JP"/>
        </w:rPr>
        <w:t>，大変</w:t>
      </w:r>
      <w:del w:id="398" w:author="MIKAWA Kenta" w:date="2026-09-24T18:48:00Z" w16du:dateUtc="2026-09-24T09:48:00Z">
        <w:r w:rsidR="00990D2A" w:rsidDel="004562FF">
          <w:rPr>
            <w:rFonts w:ascii="游明朝" w:eastAsia="游明朝" w:hAnsi="游明朝" w:cs="游明朝" w:hint="eastAsia"/>
            <w:color w:val="222222"/>
            <w:sz w:val="22"/>
            <w:szCs w:val="22"/>
            <w:u w:color="222222"/>
            <w:shd w:val="clear" w:color="auto" w:fill="FFFFFF"/>
            <w:lang w:val="ja-JP"/>
          </w:rPr>
          <w:delText>申し訳ございませんでした</w:delText>
        </w:r>
      </w:del>
      <w:ins w:id="399" w:author="MIKAWA Kenta" w:date="2026-09-24T18:48:00Z" w16du:dateUtc="2026-09-24T09:48:00Z">
        <w:r>
          <w:rPr>
            <w:rFonts w:ascii="游明朝" w:eastAsia="游明朝" w:hAnsi="游明朝" w:cs="游明朝" w:hint="eastAsia"/>
            <w:color w:val="222222"/>
            <w:sz w:val="22"/>
            <w:szCs w:val="22"/>
            <w:u w:color="222222"/>
            <w:shd w:val="clear" w:color="auto" w:fill="FFFFFF"/>
            <w:lang w:val="ja-JP"/>
          </w:rPr>
          <w:t>失礼いたしました</w:t>
        </w:r>
      </w:ins>
      <w:r w:rsidR="0041754F">
        <w:rPr>
          <w:rFonts w:ascii="游明朝" w:eastAsia="游明朝" w:hAnsi="游明朝" w:cs="游明朝"/>
          <w:color w:val="222222"/>
          <w:sz w:val="22"/>
          <w:szCs w:val="22"/>
          <w:u w:color="222222"/>
          <w:shd w:val="clear" w:color="auto" w:fill="FFFFFF"/>
          <w:lang w:val="ja-JP"/>
        </w:rPr>
        <w:t>．</w:t>
      </w:r>
    </w:p>
    <w:p w14:paraId="76E90F99" w14:textId="0245DE54"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w:t>
      </w:r>
      <w:r w:rsidR="00990D2A">
        <w:rPr>
          <w:rFonts w:ascii="游明朝" w:eastAsia="游明朝" w:hAnsi="游明朝" w:cs="游明朝" w:hint="eastAsia"/>
          <w:color w:val="222222"/>
          <w:sz w:val="22"/>
          <w:szCs w:val="22"/>
          <w:u w:color="222222"/>
          <w:shd w:val="clear" w:color="auto" w:fill="FFFFFF"/>
          <w:lang w:val="ja-JP"/>
        </w:rPr>
        <w:t>指摘</w:t>
      </w:r>
      <w:r>
        <w:rPr>
          <w:rFonts w:ascii="游明朝" w:eastAsia="游明朝" w:hAnsi="游明朝" w:cs="游明朝"/>
          <w:color w:val="222222"/>
          <w:sz w:val="22"/>
          <w:szCs w:val="22"/>
          <w:u w:color="222222"/>
          <w:shd w:val="clear" w:color="auto" w:fill="FFFFFF"/>
          <w:lang w:val="ja-JP"/>
        </w:rPr>
        <w:t>の通り，</w:t>
      </w:r>
      <w:r w:rsidR="00990D2A">
        <w:rPr>
          <w:rFonts w:ascii="游明朝" w:eastAsia="游明朝" w:hAnsi="游明朝" w:cs="游明朝"/>
          <w:color w:val="222222"/>
          <w:sz w:val="22"/>
          <w:szCs w:val="22"/>
          <w:u w:color="222222"/>
          <w:shd w:val="clear" w:color="auto" w:fill="FFFFFF"/>
          <w:lang w:val="ja-JP"/>
        </w:rPr>
        <w:t>POS販売冊数</w:t>
      </w:r>
      <w:r w:rsidR="00990D2A">
        <w:rPr>
          <w:rFonts w:ascii="游明朝" w:eastAsia="游明朝" w:hAnsi="游明朝" w:cs="游明朝" w:hint="eastAsia"/>
          <w:color w:val="222222"/>
          <w:sz w:val="22"/>
          <w:szCs w:val="22"/>
          <w:u w:color="222222"/>
          <w:shd w:val="clear" w:color="auto" w:fill="FFFFFF"/>
          <w:lang w:val="ja-JP"/>
        </w:rPr>
        <w:t>は</w:t>
      </w:r>
      <w:r>
        <w:rPr>
          <w:rFonts w:ascii="游明朝" w:eastAsia="游明朝" w:hAnsi="游明朝" w:cs="游明朝"/>
          <w:color w:val="222222"/>
          <w:sz w:val="22"/>
          <w:szCs w:val="22"/>
          <w:u w:color="222222"/>
          <w:shd w:val="clear" w:color="auto" w:fill="FFFFFF"/>
          <w:lang w:val="ja-JP"/>
        </w:rPr>
        <w:t>店舗別のPOSデータを同一</w:t>
      </w:r>
      <w:del w:id="400" w:author="MIKAWA Kenta" w:date="2026-09-24T18:48:00Z" w16du:dateUtc="2026-09-24T09:48:00Z">
        <w:r w:rsidDel="008C1F3F">
          <w:rPr>
            <w:rFonts w:ascii="游明朝" w:eastAsia="游明朝" w:hAnsi="游明朝" w:cs="游明朝"/>
            <w:color w:val="222222"/>
            <w:sz w:val="22"/>
            <w:szCs w:val="22"/>
            <w:u w:color="222222"/>
            <w:shd w:val="clear" w:color="auto" w:fill="FFFFFF"/>
            <w:lang w:val="ja-JP"/>
          </w:rPr>
          <w:delText>の</w:delText>
        </w:r>
      </w:del>
      <w:r>
        <w:rPr>
          <w:rFonts w:ascii="游明朝" w:eastAsia="游明朝" w:hAnsi="游明朝" w:cs="游明朝"/>
          <w:color w:val="222222"/>
          <w:sz w:val="22"/>
          <w:szCs w:val="22"/>
          <w:u w:color="222222"/>
          <w:shd w:val="clear" w:color="auto" w:fill="FFFFFF"/>
          <w:lang w:val="ja-JP"/>
        </w:rPr>
        <w:t>書名・同一</w:t>
      </w:r>
      <w:del w:id="401" w:author="MIKAWA Kenta" w:date="2026-09-24T18:48:00Z" w16du:dateUtc="2026-09-24T09:48:00Z">
        <w:r w:rsidDel="008C1F3F">
          <w:rPr>
            <w:rFonts w:ascii="游明朝" w:eastAsia="游明朝" w:hAnsi="游明朝" w:cs="游明朝"/>
            <w:color w:val="222222"/>
            <w:sz w:val="22"/>
            <w:szCs w:val="22"/>
            <w:u w:color="222222"/>
            <w:shd w:val="clear" w:color="auto" w:fill="FFFFFF"/>
            <w:lang w:val="ja-JP"/>
          </w:rPr>
          <w:delText>の</w:delText>
        </w:r>
      </w:del>
      <w:r>
        <w:rPr>
          <w:rFonts w:ascii="游明朝" w:eastAsia="游明朝" w:hAnsi="游明朝" w:cs="游明朝"/>
          <w:color w:val="222222"/>
          <w:sz w:val="22"/>
          <w:szCs w:val="22"/>
          <w:u w:color="222222"/>
          <w:shd w:val="clear" w:color="auto" w:fill="FFFFFF"/>
          <w:lang w:val="ja-JP"/>
        </w:rPr>
        <w:t>日付で全店舗合算した販売冊数を指します．5.2</w:t>
      </w:r>
      <w:del w:id="402" w:author="MIKAWA Kenta" w:date="2026-09-24T18:49:00Z" w16du:dateUtc="2026-09-24T09:49:00Z">
        <w:r w:rsidDel="008C1F3F">
          <w:rPr>
            <w:rFonts w:ascii="游明朝" w:eastAsia="游明朝" w:hAnsi="游明朝" w:cs="游明朝" w:hint="eastAsia"/>
            <w:color w:val="222222"/>
            <w:sz w:val="22"/>
            <w:szCs w:val="22"/>
            <w:u w:color="222222"/>
            <w:shd w:val="clear" w:color="auto" w:fill="FFFFFF"/>
            <w:lang w:val="ja-JP"/>
          </w:rPr>
          <w:delText xml:space="preserve"> データ整形</w:delText>
        </w:r>
      </w:del>
      <w:ins w:id="403" w:author="MIKAWA Kenta" w:date="2026-09-24T18:49:00Z" w16du:dateUtc="2026-09-24T09:49:00Z">
        <w:r w:rsidR="008C1F3F">
          <w:rPr>
            <w:rFonts w:ascii="游明朝" w:eastAsia="游明朝" w:hAnsi="游明朝" w:cs="游明朝" w:hint="eastAsia"/>
            <w:color w:val="222222"/>
            <w:sz w:val="22"/>
            <w:szCs w:val="22"/>
            <w:u w:color="222222"/>
            <w:shd w:val="clear" w:color="auto" w:fill="FFFFFF"/>
            <w:lang w:val="ja-JP"/>
          </w:rPr>
          <w:t>節</w:t>
        </w:r>
      </w:ins>
      <w:r>
        <w:rPr>
          <w:rFonts w:ascii="游明朝" w:eastAsia="游明朝" w:hAnsi="游明朝" w:cs="游明朝"/>
          <w:color w:val="222222"/>
          <w:sz w:val="22"/>
          <w:szCs w:val="22"/>
          <w:u w:color="222222"/>
          <w:shd w:val="clear" w:color="auto" w:fill="FFFFFF"/>
          <w:lang w:val="ja-JP"/>
        </w:rPr>
        <w:t>に，</w:t>
      </w:r>
      <w:ins w:id="404" w:author="MIKAWA Kenta" w:date="2026-09-24T18:49:00Z" w16du:dateUtc="2026-09-24T09:49:00Z">
        <w:r w:rsidR="008C1F3F">
          <w:rPr>
            <w:rFonts w:ascii="游明朝" w:eastAsia="游明朝" w:hAnsi="游明朝" w:cs="游明朝" w:hint="eastAsia"/>
            <w:color w:val="222222"/>
            <w:sz w:val="22"/>
            <w:szCs w:val="22"/>
            <w:u w:color="222222"/>
            <w:shd w:val="clear" w:color="auto" w:fill="FFFFFF"/>
            <w:lang w:val="ja-JP"/>
          </w:rPr>
          <w:t>この定義</w:t>
        </w:r>
      </w:ins>
      <w:del w:id="405" w:author="MIKAWA Kenta" w:date="2026-09-24T18:49:00Z" w16du:dateUtc="2026-09-24T09:49:00Z">
        <w:r w:rsidDel="008C1F3F">
          <w:rPr>
            <w:rFonts w:ascii="游明朝" w:eastAsia="游明朝" w:hAnsi="游明朝" w:cs="游明朝"/>
            <w:color w:val="222222"/>
            <w:sz w:val="22"/>
            <w:szCs w:val="22"/>
            <w:u w:color="222222"/>
            <w:shd w:val="clear" w:color="auto" w:fill="FFFFFF"/>
            <w:lang w:val="ja-JP"/>
          </w:rPr>
          <w:delText>その旨</w:delText>
        </w:r>
      </w:del>
      <w:r>
        <w:rPr>
          <w:rFonts w:ascii="游明朝" w:eastAsia="游明朝" w:hAnsi="游明朝" w:cs="游明朝"/>
          <w:color w:val="222222"/>
          <w:sz w:val="22"/>
          <w:szCs w:val="22"/>
          <w:u w:color="222222"/>
          <w:shd w:val="clear" w:color="auto" w:fill="FFFFFF"/>
          <w:lang w:val="ja-JP"/>
        </w:rPr>
        <w:t>を</w:t>
      </w:r>
      <w:r w:rsidR="00990D2A">
        <w:rPr>
          <w:rFonts w:ascii="游明朝" w:eastAsia="游明朝" w:hAnsi="游明朝" w:cs="游明朝" w:hint="eastAsia"/>
          <w:color w:val="222222"/>
          <w:sz w:val="22"/>
          <w:szCs w:val="22"/>
          <w:u w:color="222222"/>
          <w:shd w:val="clear" w:color="auto" w:fill="FFFFFF"/>
          <w:lang w:val="ja-JP"/>
        </w:rPr>
        <w:t>追記するものと</w:t>
      </w:r>
      <w:r>
        <w:rPr>
          <w:rFonts w:ascii="游明朝" w:eastAsia="游明朝" w:hAnsi="游明朝" w:cs="游明朝"/>
          <w:color w:val="222222"/>
          <w:sz w:val="22"/>
          <w:szCs w:val="22"/>
          <w:u w:color="222222"/>
          <w:shd w:val="clear" w:color="auto" w:fill="FFFFFF"/>
          <w:lang w:val="ja-JP"/>
        </w:rPr>
        <w:t>いたしました．</w:t>
      </w:r>
    </w:p>
    <w:p w14:paraId="66084D9A" w14:textId="77777777" w:rsidR="007109C2" w:rsidRDefault="007109C2">
      <w:pPr>
        <w:spacing w:line="200" w:lineRule="exact"/>
        <w:rPr>
          <w:rFonts w:ascii="游明朝" w:eastAsia="游明朝" w:hAnsi="游明朝" w:cs="游明朝"/>
          <w:color w:val="222222"/>
          <w:sz w:val="22"/>
          <w:szCs w:val="22"/>
          <w:u w:color="222222"/>
          <w:shd w:val="clear" w:color="auto" w:fill="FFFFFF"/>
          <w:lang w:val="ja-JP"/>
        </w:rPr>
      </w:pPr>
    </w:p>
    <w:p w14:paraId="6795F1DF" w14:textId="77777777" w:rsidR="007109C2" w:rsidRDefault="0041754F">
      <w:pPr>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新原稿 p.5 右カラム，5.2 データ整形（記載の追加）：</w:t>
      </w:r>
    </w:p>
    <w:p w14:paraId="7E6CEB8C" w14:textId="3D656FB1"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すなわち本研究におけるPOS販売冊数とは，</w:t>
      </w:r>
      <w:ins w:id="406" w:author="MIKAWA Kenta" w:date="2026-09-24T18:49:00Z" w16du:dateUtc="2026-09-24T09:49:00Z">
        <w:r w:rsidR="00B26CFF" w:rsidRPr="00B26CFF">
          <w:rPr>
            <w:rFonts w:ascii="游明朝" w:eastAsia="游明朝" w:hAnsi="游明朝" w:cs="游明朝"/>
            <w:color w:val="000000" w:themeColor="text1"/>
            <w:sz w:val="22"/>
            <w:szCs w:val="22"/>
            <w:u w:color="222222"/>
            <w:shd w:val="clear" w:color="auto" w:fill="FFFFFF"/>
            <w:lang w:val="ja-JP"/>
          </w:rPr>
          <w:t>本データに含まれる各店舗の販売記録を，同一書名・同一日付で合算した販売冊数である．</w:t>
        </w:r>
      </w:ins>
      <w:del w:id="407" w:author="MIKAWA Kenta" w:date="2026-09-24T18:49:00Z" w16du:dateUtc="2026-09-24T09:49:00Z">
        <w:r w:rsidDel="00B26CFF">
          <w:rPr>
            <w:rFonts w:ascii="游明朝" w:eastAsia="游明朝" w:hAnsi="游明朝" w:cs="游明朝"/>
            <w:color w:val="000000" w:themeColor="text1"/>
            <w:sz w:val="22"/>
            <w:szCs w:val="22"/>
            <w:u w:color="222222"/>
            <w:shd w:val="clear" w:color="auto" w:fill="FFFFFF"/>
            <w:lang w:val="ja-JP"/>
          </w:rPr>
          <w:delText>ある書名のある日について，全店舗の販売冊数を合計した値である．</w:delText>
        </w:r>
      </w:del>
    </w:p>
    <w:p w14:paraId="33955D82" w14:textId="77777777" w:rsidR="007109C2" w:rsidRDefault="007109C2">
      <w:pPr>
        <w:rPr>
          <w:rFonts w:ascii="游明朝" w:eastAsia="游明朝" w:hAnsi="游明朝" w:cs="游明朝"/>
          <w:color w:val="222222"/>
          <w:sz w:val="22"/>
          <w:szCs w:val="22"/>
          <w:u w:color="222222"/>
          <w:shd w:val="clear" w:color="auto" w:fill="FFFFFF"/>
          <w:lang w:val="ja-JP"/>
        </w:rPr>
      </w:pPr>
    </w:p>
    <w:p w14:paraId="0431239D" w14:textId="77777777" w:rsidR="007109C2" w:rsidRDefault="007109C2">
      <w:pPr>
        <w:rPr>
          <w:rFonts w:ascii="游明朝" w:eastAsia="游明朝" w:hAnsi="游明朝" w:cs="游明朝"/>
          <w:color w:val="222222"/>
          <w:sz w:val="22"/>
          <w:szCs w:val="22"/>
          <w:u w:color="222222"/>
          <w:shd w:val="clear" w:color="auto" w:fill="FFFFFF"/>
        </w:rPr>
      </w:pPr>
    </w:p>
    <w:p w14:paraId="6C2FFA46" w14:textId="77777777"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#B</w:t>
      </w:r>
      <w:r w:rsidRPr="001A2D82">
        <w:rPr>
          <w:rFonts w:asciiTheme="majorEastAsia" w:eastAsiaTheme="majorEastAsia" w:hAnsiTheme="majorEastAsia" w:cs="游明朝"/>
          <w:b/>
          <w:bCs/>
          <w:sz w:val="22"/>
          <w:szCs w:val="22"/>
          <w:lang w:val="ja-JP"/>
        </w:rPr>
        <w:t>から頂いたコメント】</w:t>
      </w:r>
    </w:p>
    <w:p w14:paraId="07A15122"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lastRenderedPageBreak/>
        <w:t>軽微な修正の要求：5.2節では，年間総販売冊数が366冊に満たない書籍の除外，同一作品のシリーズ単位への統合，ゼロ需要日の補完を経て，最終的に約40万件のデータを得たと説明されています．一方で，最終的に分析対象となった書名数が明示されていないため，データの規模を把握しにくいです．元データは約20万書名・約400万件の販売記録から構成されると説明されているため，前処理後に分析対象となった書名数も併記するとよいと思われます．</w:t>
      </w:r>
    </w:p>
    <w:p w14:paraId="52B24903"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1CA7D2C1"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6D4D07B5" w14:textId="290A3711"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ご指摘</w:t>
      </w:r>
      <w:r w:rsidR="007D172B">
        <w:rPr>
          <w:rFonts w:ascii="游明朝" w:eastAsia="游明朝" w:hAnsi="游明朝" w:cs="游明朝" w:hint="eastAsia"/>
          <w:color w:val="222222"/>
          <w:sz w:val="22"/>
          <w:szCs w:val="22"/>
          <w:u w:color="222222"/>
          <w:shd w:val="clear" w:color="auto" w:fill="FFFFFF"/>
          <w:lang w:val="ja-JP"/>
        </w:rPr>
        <w:t>いただきまして</w:t>
      </w:r>
      <w:r>
        <w:rPr>
          <w:rFonts w:ascii="游明朝" w:eastAsia="游明朝" w:hAnsi="游明朝" w:cs="游明朝"/>
          <w:color w:val="222222"/>
          <w:sz w:val="22"/>
          <w:szCs w:val="22"/>
          <w:u w:color="222222"/>
          <w:shd w:val="clear" w:color="auto" w:fill="FFFFFF"/>
          <w:lang w:val="ja-JP"/>
        </w:rPr>
        <w:t>ありがとうございました．</w:t>
      </w:r>
      <w:ins w:id="408" w:author="MIKAWA Kenta" w:date="2026-09-24T18:50:00Z" w16du:dateUtc="2026-09-24T09:50:00Z">
        <w:r w:rsidR="00F70CED">
          <w:rPr>
            <w:rFonts w:ascii="游明朝" w:eastAsia="游明朝" w:hAnsi="游明朝" w:cs="游明朝" w:hint="eastAsia"/>
            <w:color w:val="222222"/>
            <w:sz w:val="22"/>
            <w:szCs w:val="22"/>
            <w:u w:color="222222"/>
            <w:shd w:val="clear" w:color="auto" w:fill="FFFFFF"/>
            <w:lang w:val="ja-JP"/>
          </w:rPr>
          <w:t>最終的な分析対象</w:t>
        </w:r>
      </w:ins>
      <w:r>
        <w:rPr>
          <w:rFonts w:ascii="游明朝" w:eastAsia="游明朝" w:hAnsi="游明朝" w:cs="游明朝"/>
          <w:color w:val="222222"/>
          <w:sz w:val="22"/>
          <w:szCs w:val="22"/>
          <w:u w:color="222222"/>
          <w:shd w:val="clear" w:color="auto" w:fill="FFFFFF"/>
          <w:lang w:val="ja-JP"/>
        </w:rPr>
        <w:t>書名数</w:t>
      </w:r>
      <w:del w:id="409" w:author="MIKAWA Kenta" w:date="2026-09-24T18:50:00Z" w16du:dateUtc="2026-09-24T09:50:00Z">
        <w:r w:rsidDel="00F70CED">
          <w:rPr>
            <w:rFonts w:ascii="游明朝" w:eastAsia="游明朝" w:hAnsi="游明朝" w:cs="游明朝" w:hint="eastAsia"/>
            <w:color w:val="222222"/>
            <w:sz w:val="22"/>
            <w:szCs w:val="22"/>
            <w:u w:color="222222"/>
            <w:shd w:val="clear" w:color="auto" w:fill="FFFFFF"/>
            <w:lang w:val="ja-JP"/>
          </w:rPr>
          <w:delText>を書いてお</w:delText>
        </w:r>
        <w:r w:rsidR="007D172B" w:rsidDel="00F70CED">
          <w:rPr>
            <w:rFonts w:ascii="游明朝" w:eastAsia="游明朝" w:hAnsi="游明朝" w:cs="游明朝" w:hint="eastAsia"/>
            <w:color w:val="222222"/>
            <w:sz w:val="22"/>
            <w:szCs w:val="22"/>
            <w:u w:color="222222"/>
            <w:shd w:val="clear" w:color="auto" w:fill="FFFFFF"/>
            <w:lang w:val="ja-JP"/>
          </w:rPr>
          <w:delText>らず</w:delText>
        </w:r>
      </w:del>
      <w:ins w:id="410" w:author="MIKAWA Kenta" w:date="2026-09-24T18:50:00Z" w16du:dateUtc="2026-09-24T09:50:00Z">
        <w:r w:rsidR="00F70CED">
          <w:rPr>
            <w:rFonts w:ascii="游明朝" w:eastAsia="游明朝" w:hAnsi="游明朝" w:cs="游明朝" w:hint="eastAsia"/>
            <w:color w:val="222222"/>
            <w:sz w:val="22"/>
            <w:szCs w:val="22"/>
            <w:u w:color="222222"/>
            <w:shd w:val="clear" w:color="auto" w:fill="FFFFFF"/>
            <w:lang w:val="ja-JP"/>
          </w:rPr>
          <w:t>の記載がなく</w:t>
        </w:r>
      </w:ins>
      <w:r w:rsidR="007D172B">
        <w:rPr>
          <w:rFonts w:ascii="游明朝" w:eastAsia="游明朝" w:hAnsi="游明朝" w:cs="游明朝" w:hint="eastAsia"/>
          <w:color w:val="222222"/>
          <w:sz w:val="22"/>
          <w:szCs w:val="22"/>
          <w:u w:color="222222"/>
          <w:shd w:val="clear" w:color="auto" w:fill="FFFFFF"/>
          <w:lang w:val="ja-JP"/>
        </w:rPr>
        <w:t>，大変失礼いたしました</w:t>
      </w:r>
      <w:r>
        <w:rPr>
          <w:rFonts w:ascii="游明朝" w:eastAsia="游明朝" w:hAnsi="游明朝" w:cs="游明朝"/>
          <w:color w:val="222222"/>
          <w:sz w:val="22"/>
          <w:szCs w:val="22"/>
          <w:u w:color="222222"/>
          <w:shd w:val="clear" w:color="auto" w:fill="FFFFFF"/>
          <w:lang w:val="ja-JP"/>
        </w:rPr>
        <w:t>．</w:t>
      </w:r>
    </w:p>
    <w:p w14:paraId="3F2DA38A" w14:textId="357A9DE8" w:rsidR="007109C2" w:rsidRDefault="007D172B">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hint="eastAsia"/>
          <w:color w:val="222222"/>
          <w:sz w:val="22"/>
          <w:szCs w:val="22"/>
          <w:u w:color="222222"/>
          <w:shd w:val="clear" w:color="auto" w:fill="FFFFFF"/>
          <w:lang w:val="ja-JP"/>
        </w:rPr>
        <w:t>ご指摘いただきました書名数ですが，前処理後に分析対象となった書名は1,157点でございます．これに366日を掛けた423,462件が分析対象となります．5.2 データ整形に明記いたしました．</w:t>
      </w:r>
    </w:p>
    <w:p w14:paraId="54E7B77A" w14:textId="77777777" w:rsidR="007109C2" w:rsidRDefault="007109C2">
      <w:pPr>
        <w:spacing w:line="200" w:lineRule="exact"/>
        <w:rPr>
          <w:rFonts w:ascii="游明朝" w:eastAsia="游明朝" w:hAnsi="游明朝" w:cs="游明朝"/>
          <w:color w:val="222222"/>
          <w:sz w:val="22"/>
          <w:szCs w:val="22"/>
          <w:u w:color="222222"/>
          <w:shd w:val="clear" w:color="auto" w:fill="FFFFFF"/>
          <w:lang w:val="ja-JP"/>
        </w:rPr>
      </w:pPr>
    </w:p>
    <w:p w14:paraId="5876B50F" w14:textId="77777777" w:rsidR="007109C2" w:rsidRDefault="0041754F">
      <w:pPr>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新原稿 p.5 右カラム，5.2 データ整形（記載の追加）：</w:t>
      </w:r>
    </w:p>
    <w:p w14:paraId="5D0CF64F" w14:textId="6AA1C2A4" w:rsidR="007109C2" w:rsidRPr="00CE1798" w:rsidRDefault="0041754F" w:rsidP="00CE1798">
      <w:pPr>
        <w:ind w:leftChars="202" w:left="424"/>
        <w:rPr>
          <w:rFonts w:ascii="游明朝" w:eastAsia="游明朝" w:hAnsi="游明朝" w:cs="游明朝"/>
          <w:color w:val="000000" w:themeColor="text1"/>
          <w:sz w:val="22"/>
          <w:szCs w:val="22"/>
          <w:u w:color="222222"/>
          <w:shd w:val="clear" w:color="auto" w:fill="FFFFFF"/>
          <w:rPrChange w:id="411" w:author="MIKAWA Kenta" w:date="2026-09-24T18:51:00Z" w16du:dateUtc="2026-09-24T09:51:00Z">
            <w:rPr>
              <w:rFonts w:ascii="游明朝" w:eastAsia="游明朝" w:hAnsi="游明朝" w:cs="游明朝"/>
              <w:color w:val="000000" w:themeColor="text1"/>
              <w:sz w:val="22"/>
              <w:szCs w:val="22"/>
              <w:u w:color="222222"/>
              <w:shd w:val="clear" w:color="auto" w:fill="FFFFFF"/>
              <w:lang w:val="ja-JP"/>
            </w:rPr>
          </w:rPrChange>
        </w:rPr>
      </w:pPr>
      <w:r>
        <w:rPr>
          <w:rFonts w:ascii="游明朝" w:eastAsia="游明朝" w:hAnsi="游明朝" w:cs="游明朝"/>
          <w:color w:val="000000" w:themeColor="text1"/>
          <w:sz w:val="22"/>
          <w:szCs w:val="22"/>
          <w:u w:color="222222"/>
          <w:shd w:val="clear" w:color="auto" w:fill="FFFFFF"/>
          <w:lang w:val="ja-JP"/>
        </w:rPr>
        <w:t>前処理後に分析対象となった書名は1,157点であり，これに</w:t>
      </w:r>
      <w:ins w:id="412" w:author="MIKAWA Kenta" w:date="2026-09-24T18:51:00Z" w16du:dateUtc="2026-09-24T09:51:00Z">
        <w:r w:rsidR="00F70CED">
          <w:rPr>
            <w:rFonts w:ascii="游明朝" w:eastAsia="游明朝" w:hAnsi="游明朝" w:cs="游明朝" w:hint="eastAsia"/>
            <w:color w:val="000000" w:themeColor="text1"/>
            <w:sz w:val="22"/>
            <w:szCs w:val="22"/>
            <w:u w:color="222222"/>
            <w:shd w:val="clear" w:color="auto" w:fill="FFFFFF"/>
            <w:lang w:val="ja-JP"/>
          </w:rPr>
          <w:t>対象期間である</w:t>
        </w:r>
      </w:ins>
      <w:r>
        <w:rPr>
          <w:rFonts w:ascii="游明朝" w:eastAsia="游明朝" w:hAnsi="游明朝" w:cs="游明朝"/>
          <w:color w:val="000000" w:themeColor="text1"/>
          <w:sz w:val="22"/>
          <w:szCs w:val="22"/>
          <w:u w:color="222222"/>
          <w:shd w:val="clear" w:color="auto" w:fill="FFFFFF"/>
          <w:lang w:val="ja-JP"/>
        </w:rPr>
        <w:t>366日を掛けた423,462件</w:t>
      </w:r>
      <w:ins w:id="413" w:author="MIKAWA Kenta" w:date="2026-09-24T18:51:00Z" w16du:dateUtc="2026-09-24T09:51:00Z">
        <w:r w:rsidR="00CE1798">
          <w:rPr>
            <w:rFonts w:ascii="游明朝" w:eastAsia="游明朝" w:hAnsi="游明朝" w:cs="游明朝" w:hint="eastAsia"/>
            <w:color w:val="000000" w:themeColor="text1"/>
            <w:sz w:val="22"/>
            <w:szCs w:val="22"/>
            <w:u w:color="222222"/>
            <w:shd w:val="clear" w:color="auto" w:fill="FFFFFF"/>
            <w:lang w:val="ja-JP"/>
          </w:rPr>
          <w:t>を</w:t>
        </w:r>
      </w:ins>
      <w:del w:id="414" w:author="MIKAWA Kenta" w:date="2026-09-24T18:51:00Z" w16du:dateUtc="2026-09-24T09:51:00Z">
        <w:r w:rsidDel="00CE1798">
          <w:rPr>
            <w:rFonts w:ascii="游明朝" w:eastAsia="游明朝" w:hAnsi="游明朝" w:cs="游明朝"/>
            <w:color w:val="000000" w:themeColor="text1"/>
            <w:sz w:val="22"/>
            <w:szCs w:val="22"/>
            <w:u w:color="222222"/>
            <w:shd w:val="clear" w:color="auto" w:fill="FFFFFF"/>
            <w:lang w:val="ja-JP"/>
          </w:rPr>
          <w:delText>が</w:delText>
        </w:r>
      </w:del>
      <w:r>
        <w:rPr>
          <w:rFonts w:ascii="游明朝" w:eastAsia="游明朝" w:hAnsi="游明朝" w:cs="游明朝"/>
          <w:color w:val="000000" w:themeColor="text1"/>
          <w:sz w:val="22"/>
          <w:szCs w:val="22"/>
          <w:u w:color="222222"/>
          <w:shd w:val="clear" w:color="auto" w:fill="FFFFFF"/>
          <w:lang w:val="ja-JP"/>
        </w:rPr>
        <w:t>分析対象</w:t>
      </w:r>
      <w:del w:id="415" w:author="MIKAWA Kenta" w:date="2026-09-24T18:51:00Z" w16du:dateUtc="2026-09-24T09:51:00Z">
        <w:r w:rsidDel="00CE1798">
          <w:rPr>
            <w:rFonts w:ascii="游明朝" w:eastAsia="游明朝" w:hAnsi="游明朝" w:cs="游明朝" w:hint="eastAsia"/>
            <w:color w:val="000000" w:themeColor="text1"/>
            <w:sz w:val="22"/>
            <w:szCs w:val="22"/>
            <w:u w:color="222222"/>
            <w:shd w:val="clear" w:color="auto" w:fill="FFFFFF"/>
            <w:lang w:val="ja-JP"/>
          </w:rPr>
          <w:delText>である</w:delText>
        </w:r>
      </w:del>
      <w:ins w:id="416" w:author="MIKAWA Kenta" w:date="2026-09-24T18:51:00Z" w16du:dateUtc="2026-09-24T09:51:00Z">
        <w:r w:rsidR="00CE1798">
          <w:rPr>
            <w:rFonts w:ascii="游明朝" w:eastAsia="游明朝" w:hAnsi="游明朝" w:cs="游明朝" w:hint="eastAsia"/>
            <w:color w:val="000000" w:themeColor="text1"/>
            <w:sz w:val="22"/>
            <w:szCs w:val="22"/>
            <w:u w:color="222222"/>
            <w:shd w:val="clear" w:color="auto" w:fill="FFFFFF"/>
          </w:rPr>
          <w:t>とし</w:t>
        </w:r>
        <w:r w:rsidR="00CE1798">
          <w:rPr>
            <w:rFonts w:ascii="游明朝" w:eastAsia="游明朝" w:hAnsi="游明朝" w:cs="游明朝" w:hint="eastAsia"/>
            <w:color w:val="000000" w:themeColor="text1"/>
            <w:sz w:val="22"/>
            <w:szCs w:val="22"/>
            <w:u w:color="222222"/>
            <w:shd w:val="clear" w:color="auto" w:fill="FFFFFF"/>
            <w:lang w:val="ja-JP"/>
          </w:rPr>
          <w:t>た</w:t>
        </w:r>
      </w:ins>
      <w:r>
        <w:rPr>
          <w:rFonts w:ascii="游明朝" w:eastAsia="游明朝" w:hAnsi="游明朝" w:cs="游明朝"/>
          <w:color w:val="000000" w:themeColor="text1"/>
          <w:sz w:val="22"/>
          <w:szCs w:val="22"/>
          <w:u w:color="222222"/>
          <w:shd w:val="clear" w:color="auto" w:fill="FFFFFF"/>
          <w:lang w:val="ja-JP"/>
        </w:rPr>
        <w:t>．</w:t>
      </w:r>
    </w:p>
    <w:p w14:paraId="55522A30" w14:textId="77777777" w:rsidR="007109C2" w:rsidRDefault="007109C2">
      <w:pPr>
        <w:rPr>
          <w:rFonts w:ascii="游明朝" w:eastAsia="游明朝" w:hAnsi="游明朝" w:cs="游明朝"/>
          <w:color w:val="222222"/>
          <w:sz w:val="22"/>
          <w:szCs w:val="22"/>
          <w:u w:color="222222"/>
          <w:shd w:val="clear" w:color="auto" w:fill="FFFFFF"/>
          <w:lang w:val="ja-JP"/>
        </w:rPr>
      </w:pPr>
    </w:p>
    <w:p w14:paraId="4C294615" w14:textId="77777777" w:rsidR="007109C2" w:rsidRDefault="007109C2">
      <w:pPr>
        <w:rPr>
          <w:rFonts w:ascii="游明朝" w:eastAsia="游明朝" w:hAnsi="游明朝" w:cs="游明朝"/>
          <w:color w:val="222222"/>
          <w:sz w:val="22"/>
          <w:szCs w:val="22"/>
          <w:u w:color="222222"/>
          <w:shd w:val="clear" w:color="auto" w:fill="FFFFFF"/>
        </w:rPr>
      </w:pPr>
    </w:p>
    <w:p w14:paraId="66727AE1" w14:textId="77777777"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#B</w:t>
      </w:r>
      <w:r w:rsidRPr="001A2D82">
        <w:rPr>
          <w:rFonts w:asciiTheme="majorEastAsia" w:eastAsiaTheme="majorEastAsia" w:hAnsiTheme="majorEastAsia" w:cs="游明朝"/>
          <w:b/>
          <w:bCs/>
          <w:sz w:val="22"/>
          <w:szCs w:val="22"/>
          <w:lang w:val="ja-JP"/>
        </w:rPr>
        <w:t>から頂いたコメント】</w:t>
      </w:r>
    </w:p>
    <w:p w14:paraId="50E0EF1E"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軽微な修正の要求：本文中では過去の類似系列を参照しない基盤モデルを Baseline と呼んでいる一方で，図3の凡例では noRAF と表記されています．両者が同一のモデルを指すのであれば，表記を統一したほうがよいと思われます．</w:t>
      </w:r>
    </w:p>
    <w:p w14:paraId="60422285"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6433333D"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1B418CB8" w14:textId="71F02699"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ご指摘ありがとうございました．</w:t>
      </w:r>
      <w:r w:rsidR="007D172B">
        <w:rPr>
          <w:rFonts w:ascii="游明朝" w:eastAsia="游明朝" w:hAnsi="游明朝" w:cs="游明朝" w:hint="eastAsia"/>
          <w:color w:val="222222"/>
          <w:sz w:val="22"/>
          <w:szCs w:val="22"/>
          <w:u w:color="222222"/>
          <w:shd w:val="clear" w:color="auto" w:fill="FFFFFF"/>
          <w:lang w:val="ja-JP"/>
        </w:rPr>
        <w:t>内容が統一されておらず，大変失礼いたしました</w:t>
      </w:r>
      <w:r>
        <w:rPr>
          <w:rFonts w:ascii="游明朝" w:eastAsia="游明朝" w:hAnsi="游明朝" w:cs="游明朝"/>
          <w:color w:val="222222"/>
          <w:sz w:val="22"/>
          <w:szCs w:val="22"/>
          <w:u w:color="222222"/>
          <w:shd w:val="clear" w:color="auto" w:fill="FFFFFF"/>
          <w:lang w:val="ja-JP"/>
        </w:rPr>
        <w:t>．</w:t>
      </w:r>
    </w:p>
    <w:p w14:paraId="3CC0355A" w14:textId="758A3F4C"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図3の凡例をBaselineに修正し，本文と統一</w:t>
      </w:r>
      <w:r w:rsidR="007D172B">
        <w:rPr>
          <w:rFonts w:ascii="游明朝" w:eastAsia="游明朝" w:hAnsi="游明朝" w:cs="游明朝" w:hint="eastAsia"/>
          <w:color w:val="222222"/>
          <w:sz w:val="22"/>
          <w:szCs w:val="22"/>
          <w:u w:color="222222"/>
          <w:shd w:val="clear" w:color="auto" w:fill="FFFFFF"/>
          <w:lang w:val="ja-JP"/>
        </w:rPr>
        <w:t>するものといたしました</w:t>
      </w:r>
      <w:r>
        <w:rPr>
          <w:rFonts w:ascii="游明朝" w:eastAsia="游明朝" w:hAnsi="游明朝" w:cs="游明朝"/>
          <w:color w:val="222222"/>
          <w:sz w:val="22"/>
          <w:szCs w:val="22"/>
          <w:u w:color="222222"/>
          <w:shd w:val="clear" w:color="auto" w:fill="FFFFFF"/>
          <w:lang w:val="ja-JP"/>
        </w:rPr>
        <w:t>．</w:t>
      </w:r>
    </w:p>
    <w:p w14:paraId="34CB949D" w14:textId="77777777" w:rsidR="007109C2" w:rsidRDefault="007109C2">
      <w:pPr>
        <w:spacing w:line="200" w:lineRule="exact"/>
        <w:rPr>
          <w:rFonts w:ascii="游明朝" w:eastAsia="游明朝" w:hAnsi="游明朝" w:cs="游明朝"/>
          <w:color w:val="222222"/>
          <w:sz w:val="22"/>
          <w:szCs w:val="22"/>
          <w:u w:color="222222"/>
          <w:shd w:val="clear" w:color="auto" w:fill="FFFFFF"/>
          <w:lang w:val="ja-JP"/>
        </w:rPr>
      </w:pPr>
    </w:p>
    <w:p w14:paraId="0111197D" w14:textId="77777777" w:rsidR="007109C2" w:rsidRDefault="0041754F">
      <w:pPr>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新原稿 p.10 左カラム，図3（凡例の修正）：</w:t>
      </w:r>
    </w:p>
    <w:p w14:paraId="080B8AB5"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凡例の「noRAF」を「Baseline」に変更．</w:t>
      </w:r>
    </w:p>
    <w:p w14:paraId="3DD5015F" w14:textId="77777777" w:rsidR="007109C2" w:rsidRDefault="007109C2">
      <w:pPr>
        <w:rPr>
          <w:rFonts w:ascii="游明朝" w:eastAsia="游明朝" w:hAnsi="游明朝" w:cs="游明朝"/>
          <w:color w:val="222222"/>
          <w:sz w:val="22"/>
          <w:szCs w:val="22"/>
          <w:u w:color="222222"/>
          <w:shd w:val="clear" w:color="auto" w:fill="FFFFFF"/>
        </w:rPr>
      </w:pPr>
    </w:p>
    <w:p w14:paraId="2FA260A8" w14:textId="77777777" w:rsidR="007109C2" w:rsidRDefault="0041754F">
      <w:pPr>
        <w:spacing w:line="320" w:lineRule="exact"/>
        <w:ind w:firstLine="220"/>
        <w:rPr>
          <w:rFonts w:ascii="游明朝" w:eastAsia="游明朝" w:hAnsi="游明朝" w:cs="游明朝"/>
          <w:sz w:val="22"/>
          <w:szCs w:val="22"/>
          <w:lang w:val="ja-JP"/>
        </w:rPr>
      </w:pPr>
      <w:r>
        <w:rPr>
          <w:rFonts w:ascii="游明朝" w:eastAsia="游明朝" w:hAnsi="游明朝" w:cs="游明朝"/>
          <w:sz w:val="22"/>
          <w:szCs w:val="22"/>
          <w:lang w:val="ja-JP"/>
        </w:rPr>
        <w:t>以上のように，頂きましたコメントに対しまして入念な推敲を重ね，論文の加筆・修正を致しましたので，ご確認の程，何卒宜しくお願い申し上げます．</w:t>
      </w:r>
    </w:p>
    <w:p w14:paraId="0362E5AD" w14:textId="77777777" w:rsidR="007109C2" w:rsidRDefault="007109C2">
      <w:pPr>
        <w:spacing w:line="320" w:lineRule="exact"/>
        <w:ind w:firstLine="220"/>
        <w:rPr>
          <w:rFonts w:ascii="游明朝" w:eastAsia="游明朝" w:hAnsi="游明朝" w:cs="游明朝"/>
          <w:sz w:val="22"/>
          <w:szCs w:val="22"/>
        </w:rPr>
      </w:pPr>
    </w:p>
    <w:p w14:paraId="0411CCC2" w14:textId="77777777" w:rsidR="007109C2" w:rsidRDefault="0041754F">
      <w:pPr>
        <w:jc w:val="center"/>
        <w:rPr>
          <w:rFonts w:ascii="游明朝" w:eastAsia="游明朝" w:hAnsi="游明朝" w:cs="游明朝"/>
          <w:sz w:val="22"/>
          <w:szCs w:val="22"/>
        </w:rPr>
      </w:pPr>
      <w:r>
        <w:rPr>
          <w:rFonts w:ascii="游明朝" w:eastAsia="游明朝" w:hAnsi="游明朝" w:cs="游明朝"/>
          <w:sz w:val="22"/>
          <w:szCs w:val="22"/>
        </w:rPr>
        <w:t>-----------------------------------------------------------------------------------------------------------</w:t>
      </w:r>
    </w:p>
    <w:p w14:paraId="39E8D6B7" w14:textId="77777777" w:rsidR="007109C2" w:rsidRDefault="007109C2">
      <w:pPr>
        <w:rPr>
          <w:rFonts w:ascii="游明朝" w:eastAsia="游明朝" w:hAnsi="游明朝" w:cs="游明朝"/>
          <w:sz w:val="22"/>
          <w:szCs w:val="22"/>
        </w:rPr>
      </w:pPr>
    </w:p>
    <w:p w14:paraId="3481F2B6" w14:textId="77777777" w:rsidR="007109C2" w:rsidRDefault="0041754F">
      <w:pPr>
        <w:ind w:firstLine="220"/>
        <w:rPr>
          <w:rFonts w:ascii="游明朝" w:eastAsia="游明朝" w:hAnsi="游明朝" w:cs="游明朝"/>
          <w:sz w:val="22"/>
          <w:szCs w:val="22"/>
          <w:lang w:val="ja-JP"/>
        </w:rPr>
      </w:pPr>
      <w:r>
        <w:rPr>
          <w:rFonts w:ascii="游明朝" w:eastAsia="游明朝" w:hAnsi="游明朝" w:cs="游明朝"/>
          <w:sz w:val="22"/>
          <w:szCs w:val="22"/>
          <w:lang w:val="ja-JP"/>
        </w:rPr>
        <w:t>以上のように，頂きましたコメントに従って論文全体の加筆・修正をさせて頂くと共に，再度，入念な推敲を重ねました．多くの貴重なご指摘を頂きまして誠にありがとうございました．頂きましたコメントにより，論文全体の大幅な改善に結び付いたと考えております．再度のご依頼となり大変恐縮ではございますが，ご確認の程，何卒宜しくお願い申し上げます．</w:t>
      </w:r>
    </w:p>
    <w:p w14:paraId="78490DD9" w14:textId="77777777" w:rsidR="007109C2" w:rsidRDefault="007109C2">
      <w:pPr>
        <w:ind w:firstLine="220"/>
        <w:rPr>
          <w:rFonts w:ascii="游明朝" w:eastAsia="游明朝" w:hAnsi="游明朝" w:cs="游明朝"/>
          <w:sz w:val="22"/>
          <w:szCs w:val="22"/>
          <w:lang w:val="ja-JP"/>
        </w:rPr>
      </w:pPr>
    </w:p>
    <w:p w14:paraId="25A546F4" w14:textId="77777777" w:rsidR="007109C2" w:rsidRDefault="0041754F">
      <w:r>
        <w:rPr>
          <w:lang w:val="ja-JP"/>
        </w:rPr>
        <w:t>以上</w:t>
      </w:r>
    </w:p>
    <w:sectPr w:rsidR="007109C2">
      <w:headerReference w:type="default" r:id="rId11"/>
      <w:footerReference w:type="default" r:id="rId12"/>
      <w:pgSz w:w="11900" w:h="16840"/>
      <w:pgMar w:top="1440" w:right="1080" w:bottom="1440" w:left="1080" w:header="851" w:footer="992"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3" w:author="MIKAWA Kenta" w:date="2026-09-24T11:13:00Z" w:initials="ミ">
    <w:p w14:paraId="5FB31BFA" w14:textId="77777777" w:rsidR="00ED0F57" w:rsidRDefault="00ED0F57" w:rsidP="00ED0F57">
      <w:pPr>
        <w:jc w:val="left"/>
      </w:pPr>
      <w:r>
        <w:rPr>
          <w:rStyle w:val="ac"/>
        </w:rPr>
        <w:annotationRef/>
      </w:r>
      <w:r>
        <w:t>これ，きちんと数式で示した方がいいかと思います．ローカルコンテキストを〜，ウインドウ集合を〜とし，それらの平均を〜とした下で，以下の2乗ユークリッド距離を用いるものと致しました，みたいな．</w:t>
      </w:r>
    </w:p>
  </w:comment>
  <w:comment w:id="4" w:author="MIKAWA Kenta" w:date="2026-09-24T11:19:00Z" w:initials="ミ">
    <w:p w14:paraId="1183E722" w14:textId="77777777" w:rsidR="00ED0F57" w:rsidRDefault="00ED0F57" w:rsidP="00ED0F57">
      <w:pPr>
        <w:jc w:val="left"/>
      </w:pPr>
      <w:r>
        <w:rPr>
          <w:rStyle w:val="ac"/>
        </w:rPr>
        <w:annotationRef/>
      </w:r>
      <w:r>
        <w:t>下にあったね，こちらにも追記しておこう．（重複するけど，回答書の方だけを読んでも納得してもらえるような記載が必要です）</w:t>
      </w:r>
    </w:p>
  </w:comment>
  <w:comment w:id="5" w:author="MIKAWA Kenta" w:date="2026-09-24T11:18:00Z" w:initials="ミ">
    <w:p w14:paraId="3FB84637" w14:textId="77777777" w:rsidR="00ED0F57" w:rsidRDefault="00ED0F57" w:rsidP="00ED0F57">
      <w:pPr>
        <w:jc w:val="left"/>
      </w:pPr>
      <w:r>
        <w:rPr>
          <w:rStyle w:val="ac"/>
        </w:rPr>
        <w:annotationRef/>
      </w:r>
      <w:r>
        <w:t>ここについて，もう少し納得してもらえる記述をしておこう．</w:t>
      </w:r>
    </w:p>
    <w:p w14:paraId="1B6A77BC" w14:textId="77777777" w:rsidR="00ED0F57" w:rsidRDefault="00ED0F57" w:rsidP="00ED0F57">
      <w:pPr>
        <w:jc w:val="left"/>
      </w:pPr>
    </w:p>
    <w:p w14:paraId="5E803346" w14:textId="77777777" w:rsidR="00ED0F57" w:rsidRDefault="00ED0F57" w:rsidP="00ED0F57">
      <w:pPr>
        <w:jc w:val="left"/>
      </w:pPr>
      <w:r>
        <w:t>例えば，</w:t>
      </w:r>
    </w:p>
    <w:p w14:paraId="773BE54F" w14:textId="77777777" w:rsidR="00ED0F57" w:rsidRDefault="00ED0F57" w:rsidP="00ED0F57">
      <w:pPr>
        <w:jc w:val="left"/>
      </w:pPr>
      <w:r>
        <w:t>Cross-RAGを用いた先行研究では，距離尺度による差は大きくないことを実証的に示しております．本研究でもcross-RAG同様に，ゲート機構を用いていることから，距離尺度の違いによる影響は限定的であると判断いたしました．ただし，査読者にご指摘いただきました点については今後さらに検討の余地があると考え，今後の課題に記載させていただくものといたしました．</w:t>
      </w:r>
    </w:p>
    <w:p w14:paraId="7B52652D" w14:textId="77777777" w:rsidR="00ED0F57" w:rsidRDefault="00ED0F57" w:rsidP="00ED0F57">
      <w:pPr>
        <w:jc w:val="left"/>
      </w:pPr>
      <w:r>
        <w:t>とか．（もうちょっとちゃんと書けるといいかも）</w:t>
      </w:r>
    </w:p>
  </w:comment>
  <w:comment w:id="6" w:author="MIKAWA Kenta" w:date="2026-09-24T11:20:00Z" w:initials="ミ">
    <w:p w14:paraId="0D8F3C55" w14:textId="77777777" w:rsidR="00ED0F57" w:rsidRDefault="00ED0F57" w:rsidP="00ED0F57">
      <w:pPr>
        <w:jc w:val="left"/>
      </w:pPr>
      <w:r>
        <w:rPr>
          <w:rStyle w:val="ac"/>
        </w:rPr>
        <w:annotationRef/>
      </w:r>
      <w:r>
        <w:t>この追記って，どこにかかってくるの？一見すると追加する意味がなさそう．そして追加したのであればその理由を述べたい．</w:t>
      </w:r>
    </w:p>
  </w:comment>
  <w:comment w:id="7" w:author="MIKAWA Kenta" w:date="2026-09-24T11:21:00Z" w:initials="ミ">
    <w:p w14:paraId="108AA755" w14:textId="77777777" w:rsidR="00ED0F57" w:rsidRDefault="00ED0F57" w:rsidP="00ED0F57">
      <w:pPr>
        <w:jc w:val="left"/>
      </w:pPr>
      <w:r>
        <w:rPr>
          <w:rStyle w:val="ac"/>
        </w:rPr>
        <w:annotationRef/>
      </w:r>
      <w:r>
        <w:t>これは従来手法に記載するのはおかしい．というか，これらは従来手法の話ではないよね？提案手法に関連する話だと思うので，そちらに記載してあげよう．</w:t>
      </w:r>
    </w:p>
  </w:comment>
  <w:comment w:id="8" w:author="MIKAWA Kenta" w:date="2026-09-24T11:24:00Z" w:initials="ミ">
    <w:p w14:paraId="6D1A7931" w14:textId="77777777" w:rsidR="007619B6" w:rsidRDefault="007619B6" w:rsidP="007619B6">
      <w:pPr>
        <w:jc w:val="left"/>
      </w:pPr>
      <w:r>
        <w:rPr>
          <w:rStyle w:val="ac"/>
        </w:rPr>
        <w:annotationRef/>
      </w:r>
      <w:r>
        <w:t>ちょっと検討したいのだけど，この話，本文にここまで丁寧に記載するかは悩ましいところです．「距離dの選択は〜限定的であると考えられる」部分はもう少し短くして脚注にしてしまうのもあり．</w:t>
      </w:r>
    </w:p>
    <w:p w14:paraId="2BA85061" w14:textId="77777777" w:rsidR="007619B6" w:rsidRDefault="007619B6" w:rsidP="007619B6">
      <w:pPr>
        <w:jc w:val="left"/>
      </w:pPr>
      <w:r>
        <w:rPr>
          <w:highlight w:val="white"/>
        </w:rPr>
        <w:t>距離</w:t>
      </w:r>
      <w:r>
        <w:t xml:space="preserve"> </w:t>
      </w:r>
      <w:r>
        <w:rPr>
          <w:highlight w:val="white"/>
        </w:rPr>
        <w:t>の選択は，取得される参照ウィンドウそのものを変えるため，予測結果に影響し得る．</w:t>
      </w:r>
      <w:r>
        <w:t xml:space="preserve"> 一方で，従来手法において，</w:t>
      </w:r>
      <w:r>
        <w:rPr>
          <w:highlight w:val="white"/>
        </w:rPr>
        <w:t>参照を関連度に応じて重み付けして統合する枠組みでは，類似尺度を変えても予測精度がほとんど変化しないことが報告されている[12]</w:t>
      </w:r>
      <w:r>
        <w:t xml:space="preserve"> ．従って，本研究では上記の距離尺度を用いるものとし，その差異による性能評価については今後の課題とする．</w:t>
      </w:r>
    </w:p>
    <w:p w14:paraId="73509F89" w14:textId="77777777" w:rsidR="007619B6" w:rsidRDefault="007619B6" w:rsidP="007619B6">
      <w:pPr>
        <w:jc w:val="left"/>
      </w:pPr>
      <w:r>
        <w:t>とかね．</w:t>
      </w:r>
    </w:p>
  </w:comment>
  <w:comment w:id="9" w:author="MIKAWA Kenta" w:date="2026-09-17T22:02:00Z" w:initials="ミ">
    <w:p w14:paraId="1304E861" w14:textId="77777777" w:rsidR="004072DD" w:rsidRDefault="004072DD" w:rsidP="004072DD">
      <w:pPr>
        <w:jc w:val="left"/>
      </w:pPr>
      <w:r>
        <w:rPr>
          <w:rStyle w:val="ac"/>
        </w:rPr>
        <w:annotationRef/>
      </w:r>
      <w:r>
        <w:t>指摘をもらっているので，本文中にもきちんと記載しよう．</w:t>
      </w:r>
    </w:p>
  </w:comment>
  <w:comment w:id="10" w:author="MIKAWA Kenta" w:date="2026-09-24T11:33:00Z" w:initials="ミ">
    <w:p w14:paraId="01AF7E57" w14:textId="77777777" w:rsidR="00A91F0D" w:rsidRDefault="00A91F0D" w:rsidP="00A91F0D">
      <w:pPr>
        <w:jc w:val="left"/>
      </w:pPr>
      <w:r>
        <w:rPr>
          <w:rStyle w:val="ac"/>
        </w:rPr>
        <w:annotationRef/>
      </w:r>
      <w:r>
        <w:t>てか，ここ，直ってる？</w:t>
      </w:r>
    </w:p>
    <w:p w14:paraId="448E7897" w14:textId="77777777" w:rsidR="00A91F0D" w:rsidRDefault="00A91F0D" w:rsidP="00A91F0D">
      <w:pPr>
        <w:jc w:val="left"/>
      </w:pPr>
      <w:r>
        <w:t>質問は追加実験などをすれば頑健性を示せる，ってことだよね？</w:t>
      </w:r>
    </w:p>
    <w:p w14:paraId="66AB145C" w14:textId="77777777" w:rsidR="00A91F0D" w:rsidRDefault="00A91F0D" w:rsidP="00A91F0D">
      <w:pPr>
        <w:jc w:val="left"/>
      </w:pPr>
      <w:r>
        <w:t>実験はしました，というのが回答なのだけど，頑健性については今ひとつ回答になっていない気がしている．そして，本文をどう直したのか記載がありません．</w:t>
      </w:r>
    </w:p>
  </w:comment>
  <w:comment w:id="16" w:author="MIKAWA Kenta" w:date="2026-09-17T22:03:00Z" w:initials="ミ">
    <w:p w14:paraId="101CA275" w14:textId="77777777" w:rsidR="004072DD" w:rsidRDefault="004072DD" w:rsidP="004072DD">
      <w:pPr>
        <w:jc w:val="left"/>
      </w:pPr>
      <w:r>
        <w:rPr>
          <w:rStyle w:val="ac"/>
        </w:rPr>
        <w:annotationRef/>
      </w:r>
      <w:r>
        <w:t>予測が乱れないため，とはどういうことか？</w:t>
      </w:r>
    </w:p>
  </w:comment>
  <w:comment w:id="17" w:author="MIKAWA Kenta" w:date="2026-09-24T11:26:00Z" w:initials="ミ">
    <w:p w14:paraId="14F5AEC5" w14:textId="77777777" w:rsidR="007E0E65" w:rsidRDefault="007E0E65" w:rsidP="007E0E65">
      <w:pPr>
        <w:jc w:val="left"/>
      </w:pPr>
      <w:r>
        <w:rPr>
          <w:rStyle w:val="ac"/>
        </w:rPr>
        <w:annotationRef/>
      </w:r>
      <w:r>
        <w:t>ん？修正していない？</w:t>
      </w:r>
    </w:p>
  </w:comment>
  <w:comment w:id="20" w:author="MIKAWA Kenta" w:date="2026-09-24T11:28:00Z" w:initials="ミ">
    <w:p w14:paraId="505B1F87" w14:textId="77777777" w:rsidR="007E0E65" w:rsidRDefault="007E0E65" w:rsidP="007E0E65">
      <w:pPr>
        <w:jc w:val="left"/>
      </w:pPr>
      <w:r>
        <w:rPr>
          <w:rStyle w:val="ac"/>
        </w:rPr>
        <w:annotationRef/>
      </w:r>
      <w:r>
        <w:t>これがどうしてかも記載してあげよう．事前実験からなのか，何か理由があるのか…</w:t>
      </w:r>
    </w:p>
  </w:comment>
  <w:comment w:id="21" w:author="MIKAWA Kenta" w:date="2026-09-17T22:03:00Z" w:initials="ミ">
    <w:p w14:paraId="00B9AC15" w14:textId="77777777" w:rsidR="004072DD" w:rsidRDefault="004072DD" w:rsidP="004072DD">
      <w:pPr>
        <w:jc w:val="left"/>
      </w:pPr>
      <w:r>
        <w:rPr>
          <w:rStyle w:val="ac"/>
        </w:rPr>
        <w:annotationRef/>
      </w:r>
      <w:r>
        <w:t>何か理由はある？</w:t>
      </w:r>
    </w:p>
  </w:comment>
  <w:comment w:id="22" w:author="MIKAWA Kenta" w:date="2026-09-17T22:04:00Z" w:initials="ミ">
    <w:p w14:paraId="3FB27640" w14:textId="77777777" w:rsidR="004072DD" w:rsidRDefault="004072DD" w:rsidP="004072DD">
      <w:pPr>
        <w:jc w:val="left"/>
      </w:pPr>
      <w:r>
        <w:rPr>
          <w:rStyle w:val="ac"/>
        </w:rPr>
        <w:annotationRef/>
      </w:r>
      <w:r>
        <w:t>唐突に出てきてしまっている．何に対する実験なのかもこれだと不明瞭．なので，これをもって整合する，と言われても読み手は意味が理解できない．</w:t>
      </w:r>
    </w:p>
  </w:comment>
  <w:comment w:id="42" w:author="MIKAWA Kenta" w:date="2026-09-24T11:43:00Z" w:initials="ミ">
    <w:p w14:paraId="71D761CA" w14:textId="77777777" w:rsidR="0098226B" w:rsidRDefault="0098226B" w:rsidP="0098226B">
      <w:pPr>
        <w:jc w:val="left"/>
      </w:pPr>
      <w:r>
        <w:rPr>
          <w:rStyle w:val="ac"/>
        </w:rPr>
        <w:annotationRef/>
      </w:r>
      <w:r>
        <w:t>上の表を本文に追記するかはちょっと検討してもいいかも．ちゃんと実測しているんだよ，ということを示す意味でも．</w:t>
      </w:r>
    </w:p>
  </w:comment>
  <w:comment w:id="51" w:author="MIKAWA Kenta" w:date="2026-09-24T11:47:00Z" w:initials="ミ">
    <w:p w14:paraId="42426AD3" w14:textId="77777777" w:rsidR="00B260D9" w:rsidRDefault="00B260D9" w:rsidP="00B260D9">
      <w:pPr>
        <w:jc w:val="left"/>
      </w:pPr>
      <w:r>
        <w:rPr>
          <w:rStyle w:val="ac"/>
        </w:rPr>
        <w:annotationRef/>
      </w:r>
      <w:r>
        <w:t>回答書には全ての表を記載すること．また，表の見栄えが悪いです．最左列の表示が何を指しているのかわからないので…ちゃんと査読者に理解してもらえるように修正しましょう．</w:t>
      </w:r>
    </w:p>
  </w:comment>
  <w:comment w:id="52" w:author="MIKAWA Kenta" w:date="2026-09-24T11:47:00Z" w:initials="ミ">
    <w:p w14:paraId="32AE9E42" w14:textId="77777777" w:rsidR="00B260D9" w:rsidRDefault="00B260D9" w:rsidP="00B260D9">
      <w:pPr>
        <w:jc w:val="left"/>
      </w:pPr>
      <w:r>
        <w:rPr>
          <w:rStyle w:val="ac"/>
        </w:rPr>
        <w:annotationRef/>
      </w:r>
      <w:r>
        <w:t>そもそも，この表が何を評価しているものなのかも文章からは伝わってきません．これも踏まえて記載してあげよう．</w:t>
      </w:r>
    </w:p>
  </w:comment>
  <w:comment w:id="55" w:author="MIKAWA Kenta" w:date="2026-09-24T11:48:00Z" w:initials="ミ">
    <w:p w14:paraId="7A108E92" w14:textId="77777777" w:rsidR="00B260D9" w:rsidRDefault="00B260D9" w:rsidP="00B260D9">
      <w:pPr>
        <w:jc w:val="left"/>
      </w:pPr>
      <w:r>
        <w:rPr>
          <w:rStyle w:val="ac"/>
        </w:rPr>
        <w:annotationRef/>
      </w:r>
      <w:r>
        <w:t>これはどこを見たらいいのかわからないです．</w:t>
      </w:r>
    </w:p>
  </w:comment>
  <w:comment w:id="56" w:author="MIKAWA Kenta" w:date="2026-09-24T11:49:00Z" w:initials="ミ">
    <w:p w14:paraId="5DC01D10" w14:textId="77777777" w:rsidR="00B260D9" w:rsidRDefault="00B260D9" w:rsidP="00B260D9">
      <w:pPr>
        <w:jc w:val="left"/>
      </w:pPr>
      <w:r>
        <w:rPr>
          <w:rStyle w:val="ac"/>
        </w:rPr>
        <w:annotationRef/>
      </w:r>
      <w:r>
        <w:t>これも前回指摘しているんだけど，回答書にもちゃんと表を記載してください．本文を見ることなく，回答内容を把握できないとダメです．</w:t>
      </w:r>
    </w:p>
  </w:comment>
  <w:comment w:id="78" w:author="MIKAWA Kenta" w:date="2026-09-24T12:00:00Z" w:initials="ミ">
    <w:p w14:paraId="3E8E0B3B" w14:textId="77777777" w:rsidR="00D421AB" w:rsidRDefault="00D421AB" w:rsidP="00D421AB">
      <w:pPr>
        <w:jc w:val="left"/>
      </w:pPr>
      <w:r>
        <w:rPr>
          <w:rStyle w:val="ac"/>
        </w:rPr>
        <w:annotationRef/>
      </w:r>
      <w:r>
        <w:t>うーん．この定義は今ひとつ．tについて全て加算してしまうような印象を持ってしまう．．．</w:t>
      </w:r>
    </w:p>
  </w:comment>
  <w:comment w:id="124" w:author="MIKAWA Kenta" w:date="2026-09-24T12:09:00Z" w:initials="ミ">
    <w:p w14:paraId="28F33E60" w14:textId="77777777" w:rsidR="00401614" w:rsidRDefault="00401614" w:rsidP="00401614">
      <w:pPr>
        <w:jc w:val="left"/>
      </w:pPr>
      <w:r>
        <w:rPr>
          <w:rStyle w:val="ac"/>
        </w:rPr>
        <w:annotationRef/>
      </w:r>
      <w:r>
        <w:t>ここにも表を記載すること．</w:t>
      </w:r>
    </w:p>
  </w:comment>
  <w:comment w:id="125" w:author="MIKAWA Kenta" w:date="2026-09-24T12:10:00Z" w:initials="ミ">
    <w:p w14:paraId="0E5703C6" w14:textId="77777777" w:rsidR="00401614" w:rsidRDefault="00401614" w:rsidP="00401614">
      <w:pPr>
        <w:jc w:val="left"/>
      </w:pPr>
      <w:r>
        <w:rPr>
          <w:rStyle w:val="ac"/>
        </w:rPr>
        <w:annotationRef/>
      </w:r>
      <w:r>
        <w:t>上の回答をベースにして記載も修正しよう．</w:t>
      </w:r>
    </w:p>
  </w:comment>
  <w:comment w:id="145" w:author="MIKAWA Kenta" w:date="2026-09-24T13:50:00Z" w:initials="ミ">
    <w:p w14:paraId="03744C95" w14:textId="77777777" w:rsidR="00022075" w:rsidRDefault="00022075" w:rsidP="00022075">
      <w:pPr>
        <w:jc w:val="left"/>
      </w:pPr>
      <w:r>
        <w:rPr>
          <w:rStyle w:val="ac"/>
        </w:rPr>
        <w:annotationRef/>
      </w:r>
      <w:r>
        <w:t>これを追加する，というのはどのことを言っているのか？前の文章から今ひとつ流れが繋がらない．</w:t>
      </w:r>
    </w:p>
  </w:comment>
  <w:comment w:id="148" w:author="MIKAWA Kenta" w:date="2026-09-24T13:51:00Z" w:initials="ミ">
    <w:p w14:paraId="79F27BA0" w14:textId="77777777" w:rsidR="00FA71BF" w:rsidRDefault="00FA71BF" w:rsidP="00FA71BF">
      <w:pPr>
        <w:jc w:val="left"/>
      </w:pPr>
      <w:r>
        <w:rPr>
          <w:rStyle w:val="ac"/>
        </w:rPr>
        <w:annotationRef/>
      </w:r>
      <w:r>
        <w:t>どういう意味？？</w:t>
      </w:r>
    </w:p>
  </w:comment>
  <w:comment w:id="153" w:author="MIKAWA Kenta" w:date="2026-09-24T13:52:00Z" w:initials="ミ">
    <w:p w14:paraId="669BCA90" w14:textId="77777777" w:rsidR="00505613" w:rsidRDefault="00505613" w:rsidP="00505613">
      <w:pPr>
        <w:jc w:val="left"/>
      </w:pPr>
      <w:r>
        <w:rPr>
          <w:rStyle w:val="ac"/>
        </w:rPr>
        <w:annotationRef/>
      </w:r>
      <w:r>
        <w:t>ここは貼り付け不要なのだけど，ざっとでいいので，それぞれの図にどういう変更を行ったのかを明記したい．</w:t>
      </w:r>
    </w:p>
  </w:comment>
  <w:comment w:id="154" w:author="MIKAWA Kenta" w:date="2026-09-24T13:53:00Z" w:initials="ミ">
    <w:p w14:paraId="4B89B062" w14:textId="77777777" w:rsidR="009F54A9" w:rsidRDefault="009F54A9" w:rsidP="009F54A9">
      <w:pPr>
        <w:jc w:val="left"/>
      </w:pPr>
      <w:r>
        <w:rPr>
          <w:rStyle w:val="ac"/>
        </w:rPr>
        <w:annotationRef/>
      </w:r>
      <w:r>
        <w:t>査読って面倒なもので，先生方が忙しい中時間を作ってボランティアで行ってくれています．なので，その機嫌を損なわないよう，丁寧に，正確な記述が求められるんですね．</w:t>
      </w:r>
    </w:p>
  </w:comment>
  <w:comment w:id="155" w:author="MIKAWA Kenta" w:date="2026-09-24T13:54:00Z" w:initials="ミ">
    <w:p w14:paraId="062675ED" w14:textId="77777777" w:rsidR="007F798B" w:rsidRDefault="007F798B" w:rsidP="007F798B">
      <w:pPr>
        <w:jc w:val="left"/>
      </w:pPr>
      <w:r>
        <w:rPr>
          <w:rStyle w:val="ac"/>
        </w:rPr>
        <w:annotationRef/>
      </w:r>
      <w:r>
        <w:t>変化が発生する確率ってこと？</w:t>
      </w:r>
    </w:p>
  </w:comment>
  <w:comment w:id="156" w:author="MIKAWA Kenta" w:date="2026-09-24T13:55:00Z" w:initials="ミ">
    <w:p w14:paraId="6D473426" w14:textId="77777777" w:rsidR="007F798B" w:rsidRDefault="007F798B" w:rsidP="007F798B">
      <w:pPr>
        <w:jc w:val="left"/>
      </w:pPr>
      <w:r>
        <w:rPr>
          <w:rStyle w:val="ac"/>
        </w:rPr>
        <w:annotationRef/>
      </w:r>
      <w:r>
        <w:t>ちょっと読みづらい．スパイクは短く，はどこにかかっている？これならスパイクと数えますと，の後のがいいのかな．文章としても長くて読みづらいので，少し修正しましょう．</w:t>
      </w:r>
    </w:p>
  </w:comment>
  <w:comment w:id="164" w:author="MIKAWA Kenta" w:date="2026-09-24T13:57:00Z" w:initials="ミ">
    <w:p w14:paraId="287F4B54" w14:textId="77777777" w:rsidR="002B619B" w:rsidRDefault="002B619B" w:rsidP="002B619B">
      <w:pPr>
        <w:jc w:val="left"/>
      </w:pPr>
      <w:r>
        <w:rPr>
          <w:rStyle w:val="ac"/>
        </w:rPr>
        <w:annotationRef/>
      </w:r>
      <w:r>
        <w:t>これはどういうこと？</w:t>
      </w:r>
    </w:p>
    <w:p w14:paraId="3679A05F" w14:textId="77777777" w:rsidR="002B619B" w:rsidRDefault="002B619B" w:rsidP="002B619B">
      <w:pPr>
        <w:jc w:val="left"/>
      </w:pPr>
      <w:r>
        <w:t>そして，この文章があるから提案手法はどうなの？今の記載だと，この文がある意味があまりありません．</w:t>
      </w:r>
    </w:p>
    <w:p w14:paraId="53B90067" w14:textId="77777777" w:rsidR="002B619B" w:rsidRDefault="002B619B" w:rsidP="002B619B">
      <w:pPr>
        <w:jc w:val="left"/>
      </w:pPr>
      <w:r>
        <w:t>検知できた時点でスパイクがすぎている，というのは本当か？長いスパイクなら検知して対応できるのでは？と思って今います．</w:t>
      </w:r>
    </w:p>
  </w:comment>
  <w:comment w:id="176" w:author="MIKAWA Kenta" w:date="2026-09-24T14:05:00Z" w:initials="ミ">
    <w:p w14:paraId="2C88132D" w14:textId="77777777" w:rsidR="00045F3D" w:rsidRDefault="00045F3D" w:rsidP="00045F3D">
      <w:pPr>
        <w:jc w:val="left"/>
      </w:pPr>
      <w:r>
        <w:rPr>
          <w:rStyle w:val="ac"/>
        </w:rPr>
        <w:annotationRef/>
      </w:r>
      <w:r>
        <w:t>これ，実験概要ではないと思う．考察あたりに記載ができるといいのだけど，考察ってあったっけ？</w:t>
      </w:r>
    </w:p>
  </w:comment>
  <w:comment w:id="212" w:author="MIKAWA Kenta" w:date="2026-09-24T16:03:00Z" w:initials="ミ">
    <w:p w14:paraId="60044BF8" w14:textId="77777777" w:rsidR="00BF5D2B" w:rsidRDefault="00BF5D2B" w:rsidP="00BF5D2B">
      <w:pPr>
        <w:jc w:val="left"/>
      </w:pPr>
      <w:r>
        <w:rPr>
          <w:rStyle w:val="ac"/>
        </w:rPr>
        <w:annotationRef/>
      </w:r>
      <w:r>
        <w:t>ここ，論文全体の流れを見て記載を修正する方がいいかも．本文でいきなり基盤モデルを修正することなく，と言われても読者には意味がわからないと思うので…．</w:t>
      </w:r>
    </w:p>
  </w:comment>
  <w:comment w:id="213" w:author="MIKAWA Kenta" w:date="2026-09-24T16:06:00Z" w:initials="ミ">
    <w:p w14:paraId="0933697C" w14:textId="77777777" w:rsidR="00C36EF8" w:rsidRDefault="00C36EF8" w:rsidP="00C36EF8">
      <w:pPr>
        <w:jc w:val="left"/>
      </w:pPr>
      <w:r>
        <w:rPr>
          <w:rStyle w:val="ac"/>
        </w:rPr>
        <w:annotationRef/>
      </w:r>
      <w:r>
        <w:t>例えば，</w:t>
      </w:r>
    </w:p>
    <w:p w14:paraId="14626642" w14:textId="77777777" w:rsidR="00C36EF8" w:rsidRDefault="00C36EF8" w:rsidP="00C36EF8">
      <w:pPr>
        <w:jc w:val="left"/>
      </w:pPr>
      <w:r>
        <w:t>販売履歴のみを利用した場合，〜などの外征的な契機を十分に扱うことができない．このため，今後は書籍属性を用いた参照検索の条件付けや，外部から収集した事象などを共変量として統合する拡張が考えられる．特に，後者については単変量である基盤モデルを補うような機構が必要だえり，予測時点で利用可能な情報のみに基づいて評価することが求められる．</w:t>
      </w:r>
    </w:p>
    <w:p w14:paraId="546AFD16" w14:textId="77777777" w:rsidR="00C36EF8" w:rsidRDefault="00C36EF8" w:rsidP="00C36EF8">
      <w:pPr>
        <w:jc w:val="left"/>
      </w:pPr>
      <w:r>
        <w:t>とか．</w:t>
      </w:r>
    </w:p>
  </w:comment>
  <w:comment w:id="224" w:author="MIKAWA Kenta" w:date="2026-09-24T16:09:00Z" w:initials="ミ">
    <w:p w14:paraId="393BA123" w14:textId="77777777" w:rsidR="00BD1D8A" w:rsidRDefault="00BD1D8A" w:rsidP="00BD1D8A">
      <w:pPr>
        <w:jc w:val="left"/>
      </w:pPr>
      <w:r>
        <w:rPr>
          <w:rStyle w:val="ac"/>
        </w:rPr>
        <w:annotationRef/>
      </w:r>
      <w:r>
        <w:t>横着をこいて，記述方法をchatGPTに聞きました．</w:t>
      </w:r>
    </w:p>
    <w:p w14:paraId="3FA18A64" w14:textId="77777777" w:rsidR="00BD1D8A" w:rsidRDefault="00BD1D8A" w:rsidP="00BD1D8A">
      <w:pPr>
        <w:jc w:val="left"/>
      </w:pPr>
      <w:r>
        <w:rPr>
          <w:color w:val="C9D1D8"/>
        </w:rPr>
        <w:t>実験1では，まず中央値のMAE・RMSEによって，全評価時点における点予測誤差を比較します．他の分位点出力のMAE・RMSEは実績値との乖離を示す補助的な値として扱い，これらが小さいことだけで分位点の校正が優れるとは判断しません．</w:t>
      </w:r>
    </w:p>
    <w:p w14:paraId="3346ED87" w14:textId="77777777" w:rsidR="00BD1D8A" w:rsidRDefault="00BD1D8A" w:rsidP="00BD1D8A">
      <w:pPr>
        <w:jc w:val="left"/>
      </w:pPr>
      <w:r>
        <w:rPr>
          <w:color w:val="C9D1D8"/>
        </w:rPr>
        <w:t>実験2では，実績のzスコアと系列ごとのスパイク日数で層別し，スパイク域での誤差低減と静穏域での誤差の変化を確認します．スパイク域で誤差が小さく，静穏域で誤差が増えなければ，両方の需要水準での改善が支持されます．ただし，スパイク日数による改善幅の違いだけから，検索やゲートの寄与を特定するものではありません．</w:t>
      </w:r>
    </w:p>
    <w:p w14:paraId="43132DA8" w14:textId="77777777" w:rsidR="00BD1D8A" w:rsidRDefault="00BD1D8A" w:rsidP="00BD1D8A">
      <w:pPr>
        <w:jc w:val="left"/>
      </w:pPr>
      <w:r>
        <w:rPr>
          <w:color w:val="C9D1D8"/>
        </w:rPr>
        <w:t>実験3では，全系列における的中・誤検知・見逃しの件数と，時間差が定義できる系列に限った時間差分布を確認します．両者を併記することで，予測数の違いを踏まえて時間的な近さを評価します．</w:t>
      </w:r>
    </w:p>
    <w:p w14:paraId="51CB6929" w14:textId="77777777" w:rsidR="00BD1D8A" w:rsidRDefault="00BD1D8A" w:rsidP="00BD1D8A">
      <w:pPr>
        <w:jc w:val="left"/>
      </w:pPr>
      <w:r>
        <w:rPr>
          <w:color w:val="C9D1D8"/>
        </w:rPr>
        <w:t>実験4では，予測区間幅ごとの実績zスコアの平均・標準偏差・スパイク割合を比較します．広い区分で高い値が多ければ，区間幅が大きな販売変動と関連していることが示されますが，それだけで区間の校正や個々のスパイクの予測が実証されるわけではありません．</w:t>
      </w:r>
    </w:p>
    <w:p w14:paraId="038E2FA7" w14:textId="77777777" w:rsidR="00BD1D8A" w:rsidRDefault="00BD1D8A" w:rsidP="00BD1D8A">
      <w:pPr>
        <w:jc w:val="left"/>
      </w:pPr>
      <w:r>
        <w:rPr>
          <w:color w:val="C9D1D8"/>
        </w:rPr>
        <w:t>実験5では，代表系列について予測の過大・過小や変化への反応を可視化し，定量評価の結果を具体的に確認します．個別の図のみから一般的な性能や各構成要素の寄与を結論づけないことも明示しました．</w:t>
      </w:r>
    </w:p>
    <w:p w14:paraId="64809AB7" w14:textId="77777777" w:rsidR="00BD1D8A" w:rsidRDefault="00BD1D8A" w:rsidP="00BD1D8A">
      <w:pPr>
        <w:jc w:val="left"/>
      </w:pPr>
      <w:r>
        <w:t>こんな感じをベースにして記述しよう．</w:t>
      </w:r>
    </w:p>
  </w:comment>
  <w:comment w:id="226" w:author="MIKAWA Kenta" w:date="2026-09-24T16:10:00Z" w:initials="ミ">
    <w:p w14:paraId="19987007" w14:textId="77777777" w:rsidR="00BD1D8A" w:rsidRDefault="00BD1D8A" w:rsidP="00BD1D8A">
      <w:pPr>
        <w:jc w:val="left"/>
      </w:pPr>
      <w:r>
        <w:rPr>
          <w:rStyle w:val="ac"/>
        </w:rPr>
        <w:annotationRef/>
      </w:r>
      <w:r>
        <w:t>ここ，面倒なのだけど，本文修正した後で，流れを含めて確認しよう．なんとなくなのだけど，これだけを追記するのではなくて，これらのリード文が欲しいです．</w:t>
      </w:r>
    </w:p>
    <w:p w14:paraId="3A1A0B68" w14:textId="77777777" w:rsidR="00BD1D8A" w:rsidRDefault="00BD1D8A" w:rsidP="00BD1D8A">
      <w:pPr>
        <w:jc w:val="left"/>
      </w:pPr>
      <w:r>
        <w:t>各実験の求める条件について以下に示す，とか．</w:t>
      </w:r>
    </w:p>
  </w:comment>
  <w:comment w:id="227" w:author="MIKAWA Kenta" w:date="2026-09-24T16:08:00Z" w:initials="ミ">
    <w:p w14:paraId="52C9B8B5" w14:textId="77777777" w:rsidR="00BD1D8A" w:rsidRDefault="00BD1D8A" w:rsidP="00BD1D8A">
      <w:pPr>
        <w:jc w:val="left"/>
      </w:pPr>
      <w:r>
        <w:rPr>
          <w:rStyle w:val="ac"/>
        </w:rPr>
        <w:annotationRef/>
      </w:r>
      <w:r>
        <w:t>論文の中にはこういう記載をしない．</w:t>
      </w:r>
    </w:p>
  </w:comment>
  <w:comment w:id="228" w:author="MIKAWA Kenta" w:date="2026-09-24T16:11:00Z" w:initials="ミ">
    <w:p w14:paraId="390A248E" w14:textId="77777777" w:rsidR="00BD1D8A" w:rsidRDefault="00BD1D8A" w:rsidP="00BD1D8A">
      <w:pPr>
        <w:jc w:val="left"/>
      </w:pPr>
      <w:r>
        <w:rPr>
          <w:rStyle w:val="ac"/>
        </w:rPr>
        <w:annotationRef/>
      </w:r>
      <w:r>
        <w:t>実験1では〜のように書いていこう．</w:t>
      </w:r>
    </w:p>
  </w:comment>
  <w:comment w:id="229" w:author="MIKAWA Kenta" w:date="2026-09-24T16:21:00Z" w:initials="ミ">
    <w:p w14:paraId="4D3A9CCC" w14:textId="77777777" w:rsidR="00422E04" w:rsidRDefault="00422E04" w:rsidP="00422E04">
      <w:pPr>
        <w:jc w:val="left"/>
      </w:pPr>
      <w:r>
        <w:rPr>
          <w:rStyle w:val="ac"/>
        </w:rPr>
        <w:annotationRef/>
      </w:r>
      <w:r>
        <w:t>これで十分な理由はどこにある？査読者の数を示せ，というには答えられているのだけど，本質的な部分については回答できていないよね．</w:t>
      </w:r>
    </w:p>
    <w:p w14:paraId="7F4CD0AC" w14:textId="77777777" w:rsidR="00422E04" w:rsidRDefault="00422E04" w:rsidP="00422E04">
      <w:pPr>
        <w:jc w:val="left"/>
      </w:pPr>
      <w:r>
        <w:t>RMSEなので誤差が大きくなると影響も受けると思います．これをきちんと記述してあげよう．</w:t>
      </w:r>
    </w:p>
  </w:comment>
  <w:comment w:id="230" w:author="MIKAWA Kenta" w:date="2026-09-24T16:22:00Z" w:initials="ミ">
    <w:p w14:paraId="1238A2AB" w14:textId="77777777" w:rsidR="009B3D8B" w:rsidRDefault="009B3D8B" w:rsidP="009B3D8B">
      <w:pPr>
        <w:jc w:val="left"/>
      </w:pPr>
      <w:r>
        <w:rPr>
          <w:rStyle w:val="ac"/>
        </w:rPr>
        <w:annotationRef/>
      </w:r>
      <w:r>
        <w:t>例えば，回答書には</w:t>
      </w:r>
    </w:p>
    <w:p w14:paraId="21C53E9C" w14:textId="77777777" w:rsidR="009B3D8B" w:rsidRDefault="009B3D8B" w:rsidP="009B3D8B">
      <w:pPr>
        <w:jc w:val="left"/>
      </w:pPr>
      <w:r>
        <w:t>ただし，1,433時点あることだけで，MAE・RMSEの推定が十分安定しているとは判断できません．同じ系列内の観測には依存があり，特にRMSEは大きな誤差を持つ少数の時点に左右され得るためです．</w:t>
      </w:r>
    </w:p>
    <w:p w14:paraId="26FF9AE6" w14:textId="77777777" w:rsidR="009B3D8B" w:rsidRDefault="009B3D8B" w:rsidP="009B3D8B">
      <w:pPr>
        <w:jc w:val="left"/>
      </w:pPr>
    </w:p>
    <w:p w14:paraId="36E6342F" w14:textId="77777777" w:rsidR="009B3D8B" w:rsidRDefault="009B3D8B" w:rsidP="009B3D8B">
      <w:pPr>
        <w:jc w:val="left"/>
      </w:pPr>
      <w:r>
        <w:t>そのため，本文では観測数を示したうえで，区分ごとの誤差は今回の評価標本における結果であり，標本数だけから推定の安定性を保証するものではないことを記載しました．</w:t>
      </w:r>
    </w:p>
    <w:p w14:paraId="7058B0A8" w14:textId="77777777" w:rsidR="009B3D8B" w:rsidRDefault="009B3D8B" w:rsidP="009B3D8B">
      <w:pPr>
        <w:jc w:val="left"/>
      </w:pPr>
      <w:r>
        <w:t>と記載してあげる．</w:t>
      </w:r>
    </w:p>
  </w:comment>
  <w:comment w:id="231" w:author="MIKAWA Kenta" w:date="2026-09-24T16:22:00Z" w:initials="ミ">
    <w:p w14:paraId="4D4C23FA" w14:textId="77777777" w:rsidR="009B3D8B" w:rsidRDefault="009B3D8B" w:rsidP="009B3D8B">
      <w:pPr>
        <w:jc w:val="left"/>
      </w:pPr>
      <w:r>
        <w:rPr>
          <w:rStyle w:val="ac"/>
        </w:rPr>
        <w:annotationRef/>
      </w:r>
      <w:r>
        <w:t>さらに，本文への修正は</w:t>
      </w:r>
    </w:p>
    <w:p w14:paraId="7D0CFCCB" w14:textId="77777777" w:rsidR="009B3D8B" w:rsidRDefault="009B3D8B" w:rsidP="009B3D8B">
      <w:pPr>
        <w:jc w:val="left"/>
      </w:pPr>
      <w:r>
        <w:t>系列内の観測の依存や大きな誤差の影響があるため，件数のみから推定の安定性を判断することはできない．各区分の結果は，この標本構成を踏まえて解釈する．</w:t>
      </w:r>
    </w:p>
    <w:p w14:paraId="6DEC341A" w14:textId="77777777" w:rsidR="009B3D8B" w:rsidRDefault="009B3D8B" w:rsidP="009B3D8B">
      <w:pPr>
        <w:jc w:val="left"/>
      </w:pPr>
      <w:r>
        <w:t>とかね．</w:t>
      </w:r>
    </w:p>
  </w:comment>
  <w:comment w:id="234" w:author="MIKAWA Kenta" w:date="2026-09-24T16:14:00Z" w:initials="ミ">
    <w:p w14:paraId="41260A81" w14:textId="77777777" w:rsidR="00A05CF7" w:rsidRDefault="00A05CF7" w:rsidP="00A05CF7">
      <w:pPr>
        <w:jc w:val="left"/>
      </w:pPr>
      <w:r>
        <w:rPr>
          <w:rStyle w:val="ac"/>
        </w:rPr>
        <w:annotationRef/>
      </w:r>
      <w:r>
        <w:t>これも．前回言ったけど，回答書だけを見て，修正した内容がわからないとダメです．表をこう修正しました，は全く意図が通じません．表を挿入して，追記した部分を赤くするとか工夫をして，査読者に親切になるような形にしてください．</w:t>
      </w:r>
    </w:p>
  </w:comment>
  <w:comment w:id="256" w:author="MIKAWA Kenta" w:date="2026-09-24T16:29:00Z" w:initials="ミ">
    <w:p w14:paraId="34813EB4" w14:textId="77777777" w:rsidR="00185FDB" w:rsidRDefault="00D045B2" w:rsidP="00185FDB">
      <w:pPr>
        <w:jc w:val="left"/>
      </w:pPr>
      <w:r>
        <w:rPr>
          <w:rStyle w:val="ac"/>
        </w:rPr>
        <w:annotationRef/>
      </w:r>
      <w:r w:rsidR="00185FDB">
        <w:t>ここで用いる平均および標準偏差は，各系列の評価期間，すなわち予測対象となる64 日間の実績値に基づいて算出したものである．このZスコアは，予測終了後に予測誤差を需要水準別に層別化して評価するための指標であり，モデルの学習および推論には使用していない．一方，予測時の標準化にはローカルコンテキストから算出した平均および標準偏差のみを用いている．したがって，評価期間の実績値に関する情報がモデルの学習または推論に流入することはない．なお，実験3および実験4で用いるZスコアについても，同様の方法により算出している．</w:t>
      </w:r>
    </w:p>
    <w:p w14:paraId="6F47D2B5" w14:textId="77777777" w:rsidR="00185FDB" w:rsidRDefault="00185FDB" w:rsidP="00185FDB">
      <w:pPr>
        <w:jc w:val="left"/>
      </w:pPr>
      <w:r>
        <w:t>こんな感じはどう？（これも生成AIに聞いた…）</w:t>
      </w:r>
    </w:p>
  </w:comment>
  <w:comment w:id="259" w:author="MIKAWA Kenta" w:date="2026-09-24T17:37:00Z" w:initials="ミ">
    <w:p w14:paraId="410B674F" w14:textId="77777777" w:rsidR="008D59ED" w:rsidRDefault="008D59ED" w:rsidP="008D59ED">
      <w:pPr>
        <w:jc w:val="left"/>
      </w:pPr>
      <w:r>
        <w:rPr>
          <w:rStyle w:val="ac"/>
        </w:rPr>
        <w:annotationRef/>
      </w:r>
      <w:r>
        <w:t>このように聞かれているので，簡単な例，並びに数式を用いて回答してあげよう．</w:t>
      </w:r>
    </w:p>
    <w:p w14:paraId="6D872919" w14:textId="77777777" w:rsidR="008D59ED" w:rsidRDefault="008D59ED" w:rsidP="008D59ED">
      <w:pPr>
        <w:jc w:val="left"/>
      </w:pPr>
    </w:p>
    <w:p w14:paraId="75409765" w14:textId="77777777" w:rsidR="008D59ED" w:rsidRDefault="008D59ED" w:rsidP="008D59ED">
      <w:pPr>
        <w:jc w:val="left"/>
      </w:pPr>
      <w:r>
        <w:t>これも横着しました．下に俺の修正仕掛かりがあるけど，こっちをベースに回答を修正するのがいいかと思います．</w:t>
      </w:r>
    </w:p>
    <w:p w14:paraId="49FCEC83" w14:textId="77777777" w:rsidR="008D59ED" w:rsidRDefault="008D59ED" w:rsidP="008D59ED">
      <w:pPr>
        <w:jc w:val="left"/>
      </w:pPr>
    </w:p>
    <w:p w14:paraId="070A29F2" w14:textId="77777777" w:rsidR="008D59ED" w:rsidRDefault="008D59ED" w:rsidP="008D59ED">
      <w:pPr>
        <w:jc w:val="left"/>
      </w:pPr>
      <w:r>
        <w:rPr>
          <w:color w:val="C9D1D8"/>
        </w:rPr>
        <w:t>ご指摘ありがとうございます．時間差の符号についてはご理解の通りです．本研究ではΔを実スパイクの日から予測スパイクの日を引いた値としていますので，負の値は予測が実スパイクより後に位置することを表します．ただし，割合の分母は予測スパイク全件ではなく，実スパイクと予測スパイクの両方が存在する系列に限定したうえで，実スパイクと同日に一致しなかった予測の件数です．この点を明確にするものと致しました．</w:t>
      </w:r>
    </w:p>
    <w:p w14:paraId="2BF7DFEA" w14:textId="77777777" w:rsidR="008D59ED" w:rsidRDefault="008D59ED" w:rsidP="008D59ED">
      <w:pPr>
        <w:jc w:val="left"/>
      </w:pPr>
      <w:r>
        <w:rPr>
          <w:color w:val="C9D1D8"/>
        </w:rPr>
        <w:t>いま，書名iの実スパイク日の集合をA_i，予測スパイク日の集合をP_iと定義します．実スパイクは【要確認：統一後の閾値条件．ここ，適切な値を入力してください！】により定義し，予測スパイクは【要確認：使用する分位点，標準化の統計量，閾値】により定義します．誤検知はP_iに含まれA_iには含まれない日，見逃しはA_iに含まれP_iには含まれない日です．同日に一致したものは，いずれにも含めません．</w:t>
      </w:r>
    </w:p>
    <w:p w14:paraId="5F55D3EC" w14:textId="77777777" w:rsidR="008D59ED" w:rsidRDefault="008D59ED" w:rsidP="008D59ED">
      <w:pPr>
        <w:jc w:val="left"/>
      </w:pPr>
      <w:r>
        <w:rPr>
          <w:color w:val="C9D1D8"/>
        </w:rPr>
        <w:t>実・予測スパイクの双方がある系列について，各誤検知日pには最も近い実スパイク日aを対応させ，Δ=a−pとします．各見逃し日aには最も近い予測スパイク日pを対応させ，同じくΔ=a−pとします．前後に同距離の候補がある場合は【要確認：実装上の同距離時の規則】に従います．</w:t>
      </w:r>
    </w:p>
    <w:p w14:paraId="7AAFDC3F" w14:textId="77777777" w:rsidR="008D59ED" w:rsidRDefault="008D59ED" w:rsidP="008D59ED">
      <w:pPr>
        <w:jc w:val="left"/>
      </w:pPr>
      <w:r>
        <w:rPr>
          <w:color w:val="C9D1D8"/>
        </w:rPr>
        <w:t>例えば，実スパイクが20日目，予測スパイクが17日目と25日目の場合，誤検知の時間差はそれぞれ+3，−5です．20日目の実スパイクは見逃しであり，最も近い予測は17日目なので，時間差は+3です．時間差分布の割合は，対象系列内の誤検知または見逃しの件数を，それぞれの総件数で割って求めます．完全一致は除いているため，Δ=0は定義上0となります．</w:t>
      </w:r>
    </w:p>
    <w:p w14:paraId="47A16315" w14:textId="77777777" w:rsidR="008D59ED" w:rsidRDefault="008D59ED" w:rsidP="008D59ED">
      <w:pPr>
        <w:jc w:val="left"/>
      </w:pPr>
      <w:r>
        <w:rPr>
          <w:color w:val="C9D1D8"/>
        </w:rPr>
        <w:t>改訂稿では，他のご指摘に対応するためにスパイク日数別の結果を表3として追加したため，ご指摘の表は表4となっています．また，端点を5日以上の範囲にまとめたため，旧表の「10日以上後」の区分は，新表のΔ≤−5の区分の一部として含まれます．両者は同じ割合を意味するものではありません．以上の定義，計算例，集計対象を5.3節と表注に追記しました．</w:t>
      </w:r>
    </w:p>
    <w:p w14:paraId="156302C2" w14:textId="77777777" w:rsidR="008D59ED" w:rsidRDefault="008D59ED" w:rsidP="008D59ED">
      <w:pPr>
        <w:jc w:val="left"/>
      </w:pPr>
    </w:p>
    <w:p w14:paraId="59C30ECC" w14:textId="77777777" w:rsidR="008D59ED" w:rsidRDefault="008D59ED" w:rsidP="008D59ED">
      <w:pPr>
        <w:jc w:val="left"/>
      </w:pPr>
    </w:p>
  </w:comment>
  <w:comment w:id="260" w:author="MIKAWA Kenta" w:date="2026-09-24T17:38:00Z" w:initials="ミ">
    <w:p w14:paraId="76120124" w14:textId="77777777" w:rsidR="008D59ED" w:rsidRDefault="008D59ED" w:rsidP="008D59ED">
      <w:pPr>
        <w:jc w:val="left"/>
      </w:pPr>
      <w:r>
        <w:rPr>
          <w:rStyle w:val="ac"/>
        </w:rPr>
        <w:annotationRef/>
      </w:r>
      <w:r>
        <w:t>これも例えば，</w:t>
      </w:r>
    </w:p>
    <w:p w14:paraId="2BC2BFCF" w14:textId="77777777" w:rsidR="008D59ED" w:rsidRDefault="008D59ED" w:rsidP="008D59ED">
      <w:pPr>
        <w:jc w:val="left"/>
      </w:pPr>
      <w:r>
        <w:rPr>
          <w:color w:val="C9D1D8"/>
        </w:rPr>
        <w:t>実スパイクと予測スパイクの双方が存在する系列をJとする．各系列の誤検知集合をF_i=P_i∖A_i，見逃し集合をM_i=A_i∖P_iとする．誤検知日pには最も近い実日a*(p)を対応させてΔ_F(p)=a*(p)−p，見逃し日aには最も近い予測日p*(a)を対応させてΔ_M(a)=a−p*(a)と定める．同距離の候補には【要確認：実装規則】を適用する．</w:t>
      </w:r>
    </w:p>
    <w:p w14:paraId="69453A18" w14:textId="77777777" w:rsidR="008D59ED" w:rsidRDefault="008D59ED" w:rsidP="008D59ED">
      <w:pPr>
        <w:jc w:val="left"/>
      </w:pPr>
      <w:r>
        <w:rPr>
          <w:color w:val="C9D1D8"/>
        </w:rPr>
        <w:t>時間差区分Bの割合は，誤検知ではΣ_(i∈J)Σ_(p∈F_i)1[Δ_F(p)∈B]をΣ_(i∈J)|F_i|で割り，見逃しではΣ_(i∈J)Σ_(a∈M_i)1[Δ_M(a)∈B]をΣ_(i∈J)|M_i|で割って求める．分母が0の場合は割合を定義しない．負のΔは実スパイクより遅い予測，正のΔは早い予測を表す．両端はΔ≤−5とΔ≥+5として集約する．</w:t>
      </w:r>
    </w:p>
    <w:p w14:paraId="1FD29904" w14:textId="77777777" w:rsidR="008D59ED" w:rsidRDefault="008D59ED" w:rsidP="008D59ED">
      <w:pPr>
        <w:jc w:val="left"/>
      </w:pPr>
      <w:r>
        <w:rPr>
          <w:color w:val="C9D1D8"/>
        </w:rPr>
        <w:t>例えば実日が20，予測日が17と25なら，誤検知のΔは+3と−5，見逃しのΔは+3となる．この時間差分布は相手スパイクが存在する系列内の誤りに限定した分布であり，全系列の誤検知率・見逃し率とは異なる．</w:t>
      </w:r>
    </w:p>
    <w:p w14:paraId="7F81C3E8" w14:textId="77777777" w:rsidR="008D59ED" w:rsidRDefault="008D59ED" w:rsidP="008D59ED">
      <w:pPr>
        <w:jc w:val="left"/>
      </w:pPr>
      <w:r>
        <w:t>などと修正してみよう．</w:t>
      </w:r>
    </w:p>
  </w:comment>
  <w:comment w:id="261" w:author="MIKAWA Kenta" w:date="2026-09-24T17:38:00Z" w:initials="ミ">
    <w:p w14:paraId="604B190B" w14:textId="77777777" w:rsidR="008D59ED" w:rsidRDefault="008D59ED" w:rsidP="008D59ED">
      <w:pPr>
        <w:jc w:val="left"/>
      </w:pPr>
      <w:r>
        <w:rPr>
          <w:rStyle w:val="ac"/>
        </w:rPr>
        <w:annotationRef/>
      </w:r>
      <w:r>
        <w:t>原稿への修正ね．</w:t>
      </w:r>
    </w:p>
  </w:comment>
  <w:comment w:id="277" w:author="MIKAWA Kenta" w:date="2026-09-24T17:41:00Z" w:initials="ミ">
    <w:p w14:paraId="2A5F8DA4" w14:textId="77777777" w:rsidR="00A62BAD" w:rsidRDefault="00A62BAD" w:rsidP="00A62BAD">
      <w:pPr>
        <w:jc w:val="left"/>
      </w:pPr>
      <w:r>
        <w:rPr>
          <w:rStyle w:val="ac"/>
        </w:rPr>
        <w:annotationRef/>
      </w:r>
      <w:r>
        <w:t>計算できるのであれば全部追記したい．査読者の指摘に対しては，最低限の修正ではなく，最大限の修正を持って対応すること．</w:t>
      </w:r>
    </w:p>
  </w:comment>
  <w:comment w:id="281" w:author="MIKAWA Kenta" w:date="2026-09-24T17:40:00Z" w:initials="ミ">
    <w:p w14:paraId="22F35D02" w14:textId="77777777" w:rsidR="008D59ED" w:rsidRDefault="008D59ED" w:rsidP="008D59ED">
      <w:pPr>
        <w:jc w:val="left"/>
      </w:pPr>
      <w:r>
        <w:rPr>
          <w:rStyle w:val="ac"/>
        </w:rPr>
        <w:annotationRef/>
      </w:r>
      <w:r>
        <w:t>主語がない．何を追記しているのかを明記しよう．</w:t>
      </w:r>
    </w:p>
  </w:comment>
  <w:comment w:id="283" w:author="MIKAWA Kenta" w:date="2026-09-24T17:42:00Z" w:initials="ミ">
    <w:p w14:paraId="1DD881BF" w14:textId="77777777" w:rsidR="00A62BAD" w:rsidRDefault="00A62BAD" w:rsidP="00A62BAD">
      <w:pPr>
        <w:jc w:val="left"/>
      </w:pPr>
      <w:r>
        <w:rPr>
          <w:rStyle w:val="ac"/>
        </w:rPr>
        <w:annotationRef/>
      </w:r>
      <w:r>
        <w:t>こんな感じで修正しよう．</w:t>
      </w:r>
    </w:p>
  </w:comment>
  <w:comment w:id="284" w:author="MIKAWA Kenta" w:date="2026-09-24T17:43:00Z" w:initials="ミ">
    <w:p w14:paraId="6AF45238" w14:textId="77777777" w:rsidR="003A1AC7" w:rsidRDefault="003A1AC7" w:rsidP="003A1AC7">
      <w:pPr>
        <w:jc w:val="left"/>
      </w:pPr>
      <w:r>
        <w:rPr>
          <w:rStyle w:val="ac"/>
        </w:rPr>
        <w:annotationRef/>
      </w:r>
      <w:r>
        <w:rPr>
          <w:color w:val="C9D1D8"/>
        </w:rPr>
        <w:t>時間差分布については，最も近い相手を定めるため，実スパイクと予測スパイクがともに存在する系列だけを対象としています．そのため，時間差分布の分母は上表の誤検知数・見逃し数とは一致せず，今回の集計では誤検知440〜680件，見逃し141〜162件に限られます．特に予測スパイクを1件も出さなかった系列の見逃しは，絶対数には含まれますが，時間差分布には含まれません．</w:t>
      </w:r>
    </w:p>
    <w:p w14:paraId="229FF52A" w14:textId="77777777" w:rsidR="003A1AC7" w:rsidRDefault="003A1AC7" w:rsidP="003A1AC7">
      <w:pPr>
        <w:jc w:val="left"/>
      </w:pPr>
      <w:r>
        <w:rPr>
          <w:color w:val="C9D1D8"/>
        </w:rPr>
        <w:t>この違いが分かるよう，表4の表注を修正するとともに，時間差分布についてはモデル別の対象系列数と分母を【要集計：下表の各値】として併記しました．全系列の検出能力と，対象を限定した時間的な近さを分けて解釈するよう5.4.3項を修正しました．</w:t>
      </w:r>
    </w:p>
  </w:comment>
  <w:comment w:id="285" w:author="MIKAWA Kenta" w:date="2026-09-24T17:43:00Z" w:initials="ミ">
    <w:p w14:paraId="117DFC92" w14:textId="77777777" w:rsidR="003A1AC7" w:rsidRDefault="003A1AC7" w:rsidP="003A1AC7">
      <w:pPr>
        <w:jc w:val="left"/>
      </w:pPr>
      <w:r>
        <w:rPr>
          <w:rStyle w:val="ac"/>
        </w:rPr>
        <w:annotationRef/>
      </w:r>
      <w:r>
        <w:t>表，texで作成してしまって，それを画像で貼り付けてもいいかも．wordで作成する方が面倒だよね．使いまわせないし．</w:t>
      </w:r>
    </w:p>
  </w:comment>
  <w:comment w:id="286" w:author="MIKAWA Kenta" w:date="2026-09-24T17:44:00Z" w:initials="ミ">
    <w:p w14:paraId="1DF8C1BE" w14:textId="77777777" w:rsidR="003A1AC7" w:rsidRDefault="003A1AC7" w:rsidP="003A1AC7">
      <w:pPr>
        <w:jc w:val="left"/>
      </w:pPr>
      <w:r>
        <w:rPr>
          <w:rStyle w:val="ac"/>
        </w:rPr>
        <w:annotationRef/>
      </w:r>
      <w:r>
        <w:t>ここも，</w:t>
      </w:r>
    </w:p>
    <w:p w14:paraId="6B2D4573" w14:textId="77777777" w:rsidR="003A1AC7" w:rsidRDefault="003A1AC7" w:rsidP="003A1AC7">
      <w:pPr>
        <w:jc w:val="left"/>
      </w:pPr>
      <w:r>
        <w:rPr>
          <w:color w:val="C9D1D8"/>
        </w:rPr>
        <w:t>表4には，全系列での実・予測スパイク数と誤検知・見逃し数を示す．GateRAFの的中数は103件で，適合率は10.34%，再現率は2.79%であった．ProtoRAFに対する改善はあるものの，完全一致によるスパイクの検出には大きな限界が残る．</w:t>
      </w:r>
    </w:p>
    <w:p w14:paraId="42CE4C28" w14:textId="77777777" w:rsidR="003A1AC7" w:rsidRDefault="003A1AC7" w:rsidP="003A1AC7">
      <w:pPr>
        <w:jc w:val="left"/>
      </w:pPr>
      <w:r>
        <w:rPr>
          <w:color w:val="C9D1D8"/>
        </w:rPr>
        <w:t>時間差分布は，実スパイクと予測スパイクがともにある系列のみを対象とし，その対象系列数と分母を表注に示す．この対象集合はモデルによって異なるため，時間差分布だけを全系列における予測時期の精度とみなすことはできない．</w:t>
      </w:r>
    </w:p>
    <w:p w14:paraId="2F3B6970" w14:textId="77777777" w:rsidR="003A1AC7" w:rsidRDefault="003A1AC7" w:rsidP="003A1AC7">
      <w:pPr>
        <w:jc w:val="left"/>
      </w:pPr>
      <w:r>
        <w:t>こんな感じ．（これで適切かどうかも合わせて確認してみて）</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FB31BFA" w15:done="0"/>
  <w15:commentEx w15:paraId="1183E722" w15:paraIdParent="5FB31BFA" w15:done="0"/>
  <w15:commentEx w15:paraId="7B52652D" w15:done="0"/>
  <w15:commentEx w15:paraId="0D8F3C55" w15:done="0"/>
  <w15:commentEx w15:paraId="108AA755" w15:done="0"/>
  <w15:commentEx w15:paraId="73509F89" w15:paraIdParent="108AA755" w15:done="0"/>
  <w15:commentEx w15:paraId="1304E861" w15:done="0"/>
  <w15:commentEx w15:paraId="66AB145C" w15:paraIdParent="1304E861" w15:done="0"/>
  <w15:commentEx w15:paraId="101CA275" w15:done="0"/>
  <w15:commentEx w15:paraId="14F5AEC5" w15:paraIdParent="101CA275" w15:done="0"/>
  <w15:commentEx w15:paraId="505B1F87" w15:done="0"/>
  <w15:commentEx w15:paraId="00B9AC15" w15:done="0"/>
  <w15:commentEx w15:paraId="3FB27640" w15:done="0"/>
  <w15:commentEx w15:paraId="71D761CA" w15:done="0"/>
  <w15:commentEx w15:paraId="42426AD3" w15:done="0"/>
  <w15:commentEx w15:paraId="32AE9E42" w15:paraIdParent="42426AD3" w15:done="0"/>
  <w15:commentEx w15:paraId="7A108E92" w15:done="0"/>
  <w15:commentEx w15:paraId="5DC01D10" w15:done="0"/>
  <w15:commentEx w15:paraId="3E8E0B3B" w15:done="0"/>
  <w15:commentEx w15:paraId="28F33E60" w15:done="0"/>
  <w15:commentEx w15:paraId="0E5703C6" w15:paraIdParent="28F33E60" w15:done="0"/>
  <w15:commentEx w15:paraId="03744C95" w15:done="0"/>
  <w15:commentEx w15:paraId="79F27BA0" w15:done="0"/>
  <w15:commentEx w15:paraId="669BCA90" w15:done="0"/>
  <w15:commentEx w15:paraId="4B89B062" w15:paraIdParent="669BCA90" w15:done="0"/>
  <w15:commentEx w15:paraId="062675ED" w15:done="0"/>
  <w15:commentEx w15:paraId="6D473426" w15:done="0"/>
  <w15:commentEx w15:paraId="53B90067" w15:done="0"/>
  <w15:commentEx w15:paraId="2C88132D" w15:done="0"/>
  <w15:commentEx w15:paraId="60044BF8" w15:done="0"/>
  <w15:commentEx w15:paraId="546AFD16" w15:paraIdParent="60044BF8" w15:done="0"/>
  <w15:commentEx w15:paraId="64809AB7" w15:done="0"/>
  <w15:commentEx w15:paraId="3A1A0B68" w15:done="0"/>
  <w15:commentEx w15:paraId="52C9B8B5" w15:done="0"/>
  <w15:commentEx w15:paraId="390A248E" w15:paraIdParent="52C9B8B5" w15:done="0"/>
  <w15:commentEx w15:paraId="7F4CD0AC" w15:done="0"/>
  <w15:commentEx w15:paraId="7058B0A8" w15:paraIdParent="7F4CD0AC" w15:done="0"/>
  <w15:commentEx w15:paraId="6DEC341A" w15:paraIdParent="7F4CD0AC" w15:done="0"/>
  <w15:commentEx w15:paraId="41260A81" w15:done="0"/>
  <w15:commentEx w15:paraId="6F47D2B5" w15:done="0"/>
  <w15:commentEx w15:paraId="59C30ECC" w15:done="0"/>
  <w15:commentEx w15:paraId="7F81C3E8" w15:done="0"/>
  <w15:commentEx w15:paraId="604B190B" w15:paraIdParent="7F81C3E8" w15:done="0"/>
  <w15:commentEx w15:paraId="2A5F8DA4" w15:done="0"/>
  <w15:commentEx w15:paraId="22F35D02" w15:done="0"/>
  <w15:commentEx w15:paraId="1DD881BF" w15:done="0"/>
  <w15:commentEx w15:paraId="229FF52A" w15:paraIdParent="1DD881BF" w15:done="0"/>
  <w15:commentEx w15:paraId="117DFC92" w15:done="0"/>
  <w15:commentEx w15:paraId="2F3B69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C3E3858" w16cex:dateUtc="2026-09-24T02:13:00Z"/>
  <w16cex:commentExtensible w16cex:durableId="26148A86" w16cex:dateUtc="2026-09-24T02:19:00Z"/>
  <w16cex:commentExtensible w16cex:durableId="05128796" w16cex:dateUtc="2026-09-24T02:18:00Z"/>
  <w16cex:commentExtensible w16cex:durableId="506805C9" w16cex:dateUtc="2026-09-24T02:20:00Z"/>
  <w16cex:commentExtensible w16cex:durableId="0D77605F" w16cex:dateUtc="2026-09-24T02:21:00Z"/>
  <w16cex:commentExtensible w16cex:durableId="43E2894B" w16cex:dateUtc="2026-09-24T02:24:00Z"/>
  <w16cex:commentExtensible w16cex:durableId="78DF170F" w16cex:dateUtc="2026-09-17T13:02:00Z"/>
  <w16cex:commentExtensible w16cex:durableId="34E2B0C7" w16cex:dateUtc="2026-09-24T02:33:00Z"/>
  <w16cex:commentExtensible w16cex:durableId="1853512A" w16cex:dateUtc="2026-09-17T13:03:00Z"/>
  <w16cex:commentExtensible w16cex:durableId="381B5EF8" w16cex:dateUtc="2026-09-24T02:26:00Z"/>
  <w16cex:commentExtensible w16cex:durableId="0DE6AC89" w16cex:dateUtc="2026-09-24T02:28:00Z"/>
  <w16cex:commentExtensible w16cex:durableId="4E185652" w16cex:dateUtc="2026-09-17T13:03:00Z"/>
  <w16cex:commentExtensible w16cex:durableId="16ABC6DA" w16cex:dateUtc="2026-09-17T13:04:00Z"/>
  <w16cex:commentExtensible w16cex:durableId="52CCB278" w16cex:dateUtc="2026-09-24T02:43:00Z"/>
  <w16cex:commentExtensible w16cex:durableId="5E2B7E1C" w16cex:dateUtc="2026-09-24T02:47:00Z"/>
  <w16cex:commentExtensible w16cex:durableId="6D181F96" w16cex:dateUtc="2026-09-24T02:47:00Z"/>
  <w16cex:commentExtensible w16cex:durableId="25373F8B" w16cex:dateUtc="2026-09-24T02:48:00Z"/>
  <w16cex:commentExtensible w16cex:durableId="31AA7A16" w16cex:dateUtc="2026-09-24T02:49:00Z"/>
  <w16cex:commentExtensible w16cex:durableId="51347DB4" w16cex:dateUtc="2026-09-24T03:00:00Z"/>
  <w16cex:commentExtensible w16cex:durableId="53D517A4" w16cex:dateUtc="2026-09-24T03:09:00Z"/>
  <w16cex:commentExtensible w16cex:durableId="472B8752" w16cex:dateUtc="2026-09-24T03:10:00Z"/>
  <w16cex:commentExtensible w16cex:durableId="5A80AA18" w16cex:dateUtc="2026-09-24T04:50:00Z"/>
  <w16cex:commentExtensible w16cex:durableId="121BD73B" w16cex:dateUtc="2026-09-24T04:51:00Z"/>
  <w16cex:commentExtensible w16cex:durableId="3A54C7AB" w16cex:dateUtc="2026-09-24T04:52:00Z"/>
  <w16cex:commentExtensible w16cex:durableId="51589FCC" w16cex:dateUtc="2026-09-24T04:53:00Z"/>
  <w16cex:commentExtensible w16cex:durableId="7922EB0B" w16cex:dateUtc="2026-09-24T04:54:00Z"/>
  <w16cex:commentExtensible w16cex:durableId="5DA4F597" w16cex:dateUtc="2026-09-24T04:55:00Z"/>
  <w16cex:commentExtensible w16cex:durableId="586E5522" w16cex:dateUtc="2026-09-24T04:57:00Z"/>
  <w16cex:commentExtensible w16cex:durableId="1E4EC934" w16cex:dateUtc="2026-09-24T05:05:00Z"/>
  <w16cex:commentExtensible w16cex:durableId="4D33B289" w16cex:dateUtc="2026-09-24T07:03:00Z"/>
  <w16cex:commentExtensible w16cex:durableId="01A60567" w16cex:dateUtc="2026-09-24T07:06:00Z"/>
  <w16cex:commentExtensible w16cex:durableId="59FB642C" w16cex:dateUtc="2026-09-24T07:09:00Z"/>
  <w16cex:commentExtensible w16cex:durableId="6EE4D725" w16cex:dateUtc="2026-09-24T07:10:00Z"/>
  <w16cex:commentExtensible w16cex:durableId="4F15024F" w16cex:dateUtc="2026-09-24T07:08:00Z"/>
  <w16cex:commentExtensible w16cex:durableId="7556D698" w16cex:dateUtc="2026-09-24T07:11:00Z"/>
  <w16cex:commentExtensible w16cex:durableId="2F32C587" w16cex:dateUtc="2026-09-24T07:21:00Z"/>
  <w16cex:commentExtensible w16cex:durableId="3413B6CE" w16cex:dateUtc="2026-09-24T07:22:00Z"/>
  <w16cex:commentExtensible w16cex:durableId="26DDE7D8" w16cex:dateUtc="2026-09-24T07:22:00Z"/>
  <w16cex:commentExtensible w16cex:durableId="609D5449" w16cex:dateUtc="2026-09-24T07:14:00Z"/>
  <w16cex:commentExtensible w16cex:durableId="534E9176" w16cex:dateUtc="2026-09-24T07:29:00Z"/>
  <w16cex:commentExtensible w16cex:durableId="358E0433" w16cex:dateUtc="2026-09-24T08:37:00Z"/>
  <w16cex:commentExtensible w16cex:durableId="2CD10347" w16cex:dateUtc="2026-09-24T08:38:00Z"/>
  <w16cex:commentExtensible w16cex:durableId="6A15BBD2" w16cex:dateUtc="2026-09-24T08:38:00Z"/>
  <w16cex:commentExtensible w16cex:durableId="47C9ADF9" w16cex:dateUtc="2026-09-24T08:41:00Z"/>
  <w16cex:commentExtensible w16cex:durableId="7EE2BE76" w16cex:dateUtc="2026-09-24T08:40:00Z"/>
  <w16cex:commentExtensible w16cex:durableId="4AAC26CE" w16cex:dateUtc="2026-09-24T08:42:00Z"/>
  <w16cex:commentExtensible w16cex:durableId="3605FAFB" w16cex:dateUtc="2026-09-24T08:43:00Z"/>
  <w16cex:commentExtensible w16cex:durableId="1E76AAEA" w16cex:dateUtc="2026-09-24T08:43:00Z"/>
  <w16cex:commentExtensible w16cex:durableId="5FE9F005" w16cex:dateUtc="2026-09-24T08: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FB31BFA" w16cid:durableId="7C3E3858"/>
  <w16cid:commentId w16cid:paraId="1183E722" w16cid:durableId="26148A86"/>
  <w16cid:commentId w16cid:paraId="7B52652D" w16cid:durableId="05128796"/>
  <w16cid:commentId w16cid:paraId="0D8F3C55" w16cid:durableId="506805C9"/>
  <w16cid:commentId w16cid:paraId="108AA755" w16cid:durableId="0D77605F"/>
  <w16cid:commentId w16cid:paraId="73509F89" w16cid:durableId="43E2894B"/>
  <w16cid:commentId w16cid:paraId="1304E861" w16cid:durableId="78DF170F"/>
  <w16cid:commentId w16cid:paraId="66AB145C" w16cid:durableId="34E2B0C7"/>
  <w16cid:commentId w16cid:paraId="101CA275" w16cid:durableId="1853512A"/>
  <w16cid:commentId w16cid:paraId="14F5AEC5" w16cid:durableId="381B5EF8"/>
  <w16cid:commentId w16cid:paraId="505B1F87" w16cid:durableId="0DE6AC89"/>
  <w16cid:commentId w16cid:paraId="00B9AC15" w16cid:durableId="4E185652"/>
  <w16cid:commentId w16cid:paraId="3FB27640" w16cid:durableId="16ABC6DA"/>
  <w16cid:commentId w16cid:paraId="71D761CA" w16cid:durableId="52CCB278"/>
  <w16cid:commentId w16cid:paraId="42426AD3" w16cid:durableId="5E2B7E1C"/>
  <w16cid:commentId w16cid:paraId="32AE9E42" w16cid:durableId="6D181F96"/>
  <w16cid:commentId w16cid:paraId="7A108E92" w16cid:durableId="25373F8B"/>
  <w16cid:commentId w16cid:paraId="5DC01D10" w16cid:durableId="31AA7A16"/>
  <w16cid:commentId w16cid:paraId="3E8E0B3B" w16cid:durableId="51347DB4"/>
  <w16cid:commentId w16cid:paraId="28F33E60" w16cid:durableId="53D517A4"/>
  <w16cid:commentId w16cid:paraId="0E5703C6" w16cid:durableId="472B8752"/>
  <w16cid:commentId w16cid:paraId="03744C95" w16cid:durableId="5A80AA18"/>
  <w16cid:commentId w16cid:paraId="79F27BA0" w16cid:durableId="121BD73B"/>
  <w16cid:commentId w16cid:paraId="669BCA90" w16cid:durableId="3A54C7AB"/>
  <w16cid:commentId w16cid:paraId="4B89B062" w16cid:durableId="51589FCC"/>
  <w16cid:commentId w16cid:paraId="062675ED" w16cid:durableId="7922EB0B"/>
  <w16cid:commentId w16cid:paraId="6D473426" w16cid:durableId="5DA4F597"/>
  <w16cid:commentId w16cid:paraId="53B90067" w16cid:durableId="586E5522"/>
  <w16cid:commentId w16cid:paraId="2C88132D" w16cid:durableId="1E4EC934"/>
  <w16cid:commentId w16cid:paraId="60044BF8" w16cid:durableId="4D33B289"/>
  <w16cid:commentId w16cid:paraId="546AFD16" w16cid:durableId="01A60567"/>
  <w16cid:commentId w16cid:paraId="64809AB7" w16cid:durableId="59FB642C"/>
  <w16cid:commentId w16cid:paraId="3A1A0B68" w16cid:durableId="6EE4D725"/>
  <w16cid:commentId w16cid:paraId="52C9B8B5" w16cid:durableId="4F15024F"/>
  <w16cid:commentId w16cid:paraId="390A248E" w16cid:durableId="7556D698"/>
  <w16cid:commentId w16cid:paraId="7F4CD0AC" w16cid:durableId="2F32C587"/>
  <w16cid:commentId w16cid:paraId="7058B0A8" w16cid:durableId="3413B6CE"/>
  <w16cid:commentId w16cid:paraId="6DEC341A" w16cid:durableId="26DDE7D8"/>
  <w16cid:commentId w16cid:paraId="41260A81" w16cid:durableId="609D5449"/>
  <w16cid:commentId w16cid:paraId="6F47D2B5" w16cid:durableId="534E9176"/>
  <w16cid:commentId w16cid:paraId="59C30ECC" w16cid:durableId="358E0433"/>
  <w16cid:commentId w16cid:paraId="7F81C3E8" w16cid:durableId="2CD10347"/>
  <w16cid:commentId w16cid:paraId="604B190B" w16cid:durableId="6A15BBD2"/>
  <w16cid:commentId w16cid:paraId="2A5F8DA4" w16cid:durableId="47C9ADF9"/>
  <w16cid:commentId w16cid:paraId="22F35D02" w16cid:durableId="7EE2BE76"/>
  <w16cid:commentId w16cid:paraId="1DD881BF" w16cid:durableId="4AAC26CE"/>
  <w16cid:commentId w16cid:paraId="229FF52A" w16cid:durableId="3605FAFB"/>
  <w16cid:commentId w16cid:paraId="117DFC92" w16cid:durableId="1E76AAEA"/>
  <w16cid:commentId w16cid:paraId="2F3B6970" w16cid:durableId="5FE9F0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7C2E95" w14:textId="77777777" w:rsidR="00824676" w:rsidRDefault="00824676">
      <w:r>
        <w:separator/>
      </w:r>
    </w:p>
  </w:endnote>
  <w:endnote w:type="continuationSeparator" w:id="0">
    <w:p w14:paraId="7192CB01" w14:textId="77777777" w:rsidR="00824676" w:rsidRDefault="008246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ヒラギノ角ゴ ProN W3">
    <w:altName w:val="Yu Gothic"/>
    <w:panose1 w:val="020B0300000000000000"/>
    <w:charset w:val="80"/>
    <w:family w:val="swiss"/>
    <w:pitch w:val="variable"/>
    <w:sig w:usb0="E00002FF" w:usb1="7AC7FFFF" w:usb2="00000012" w:usb3="00000000" w:csb0="0002000D" w:csb1="00000000"/>
  </w:font>
  <w:font w:name="游明朝">
    <w:panose1 w:val="02020400000000000000"/>
    <w:charset w:val="80"/>
    <w:family w:val="roman"/>
    <w:pitch w:val="variable"/>
    <w:sig w:usb0="800002E7" w:usb1="2AC7FCFF"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ヒラギノ角ゴ ProN W6">
    <w:altName w:val="Yu Gothic"/>
    <w:panose1 w:val="020B0600000000000000"/>
    <w:charset w:val="80"/>
    <w:family w:val="swiss"/>
    <w:pitch w:val="variable"/>
    <w:sig w:usb0="E00002FF" w:usb1="7AC7FFFF" w:usb2="00000012" w:usb3="00000000" w:csb0="0002000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3EF75F" w14:textId="77777777" w:rsidR="007109C2" w:rsidRDefault="0041754F">
    <w:pPr>
      <w:pStyle w:val="a5"/>
      <w:jc w:val="center"/>
    </w:pPr>
    <w:r>
      <w:fldChar w:fldCharType="begin"/>
    </w:r>
    <w:r>
      <w:instrText xml:space="preserve"> PAGE </w:instrText>
    </w:r>
    <w:r>
      <w:fldChar w:fldCharType="separate"/>
    </w:r>
    <w:r w:rsidR="00B3708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980DEF" w14:textId="77777777" w:rsidR="00824676" w:rsidRDefault="00824676">
      <w:r>
        <w:separator/>
      </w:r>
    </w:p>
  </w:footnote>
  <w:footnote w:type="continuationSeparator" w:id="0">
    <w:p w14:paraId="3ABD2364" w14:textId="77777777" w:rsidR="00824676" w:rsidRDefault="008246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82A743" w14:textId="77777777" w:rsidR="007109C2" w:rsidRDefault="007109C2">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070462"/>
    <w:multiLevelType w:val="hybridMultilevel"/>
    <w:tmpl w:val="C234EE2A"/>
    <w:styleLink w:val="1"/>
    <w:lvl w:ilvl="0" w:tplc="84D6A020">
      <w:start w:val="1"/>
      <w:numFmt w:val="bullet"/>
      <w:lvlText w:val="·"/>
      <w:lvlJc w:val="left"/>
      <w:pPr>
        <w:ind w:left="420" w:hanging="42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FAE9D3C">
      <w:start w:val="1"/>
      <w:numFmt w:val="bullet"/>
      <w:lvlText w:val="➢"/>
      <w:lvlJc w:val="left"/>
      <w:pPr>
        <w:ind w:left="840" w:hanging="42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840353E">
      <w:start w:val="1"/>
      <w:numFmt w:val="bullet"/>
      <w:lvlText w:val="◇"/>
      <w:lvlJc w:val="left"/>
      <w:pPr>
        <w:ind w:left="1260" w:hanging="42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8E6C6FA">
      <w:start w:val="1"/>
      <w:numFmt w:val="bullet"/>
      <w:lvlText w:val="●"/>
      <w:lvlJc w:val="left"/>
      <w:pPr>
        <w:ind w:left="1680" w:hanging="42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442A3EC">
      <w:start w:val="1"/>
      <w:numFmt w:val="bullet"/>
      <w:lvlText w:val="➢"/>
      <w:lvlJc w:val="left"/>
      <w:pPr>
        <w:ind w:left="2100" w:hanging="42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65CB564">
      <w:start w:val="1"/>
      <w:numFmt w:val="bullet"/>
      <w:lvlText w:val="◇"/>
      <w:lvlJc w:val="left"/>
      <w:pPr>
        <w:ind w:left="2520" w:hanging="42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39CCA2BC">
      <w:start w:val="1"/>
      <w:numFmt w:val="bullet"/>
      <w:lvlText w:val="●"/>
      <w:lvlJc w:val="left"/>
      <w:pPr>
        <w:ind w:left="2940" w:hanging="42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AAC2158">
      <w:start w:val="1"/>
      <w:numFmt w:val="bullet"/>
      <w:lvlText w:val="➢"/>
      <w:lvlJc w:val="left"/>
      <w:pPr>
        <w:ind w:left="3360" w:hanging="42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D78EE28">
      <w:start w:val="1"/>
      <w:numFmt w:val="bullet"/>
      <w:lvlText w:val="◇"/>
      <w:lvlJc w:val="left"/>
      <w:pPr>
        <w:ind w:left="3780" w:hanging="42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 w15:restartNumberingAfterBreak="0">
    <w:nsid w:val="44C45A7A"/>
    <w:multiLevelType w:val="hybridMultilevel"/>
    <w:tmpl w:val="C234EE2A"/>
    <w:numStyleLink w:val="1"/>
  </w:abstractNum>
  <w:num w:numId="1" w16cid:durableId="306057196">
    <w:abstractNumId w:val="0"/>
  </w:num>
  <w:num w:numId="2" w16cid:durableId="155072802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IKAWA Kenta">
    <w15:presenceInfo w15:providerId="AD" w15:userId="S::kmikawa@tcu.ac.jp::3d6fc7c7-e6ff-4127-9c8f-981abb95e3b4"/>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bordersDoNotSurroundHeader/>
  <w:bordersDoNotSurroundFooter/>
  <w:trackRevisions/>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9C2"/>
    <w:rsid w:val="00022075"/>
    <w:rsid w:val="00042D64"/>
    <w:rsid w:val="00045F3D"/>
    <w:rsid w:val="00054D5F"/>
    <w:rsid w:val="00064990"/>
    <w:rsid w:val="0007246C"/>
    <w:rsid w:val="000A6D1F"/>
    <w:rsid w:val="000C09B0"/>
    <w:rsid w:val="000D3812"/>
    <w:rsid w:val="000D44FA"/>
    <w:rsid w:val="000F60DB"/>
    <w:rsid w:val="00116B3D"/>
    <w:rsid w:val="001202B8"/>
    <w:rsid w:val="00120A1F"/>
    <w:rsid w:val="00127174"/>
    <w:rsid w:val="00176E67"/>
    <w:rsid w:val="00181415"/>
    <w:rsid w:val="00185FDB"/>
    <w:rsid w:val="0019686D"/>
    <w:rsid w:val="001A2D82"/>
    <w:rsid w:val="001A755F"/>
    <w:rsid w:val="001B2C7A"/>
    <w:rsid w:val="001B534C"/>
    <w:rsid w:val="001B6661"/>
    <w:rsid w:val="001E3A51"/>
    <w:rsid w:val="001E574E"/>
    <w:rsid w:val="001F08C3"/>
    <w:rsid w:val="00214E6B"/>
    <w:rsid w:val="002221B0"/>
    <w:rsid w:val="00225D39"/>
    <w:rsid w:val="00231C1F"/>
    <w:rsid w:val="0026237A"/>
    <w:rsid w:val="0026285F"/>
    <w:rsid w:val="00264E00"/>
    <w:rsid w:val="00275097"/>
    <w:rsid w:val="0028544D"/>
    <w:rsid w:val="00287734"/>
    <w:rsid w:val="00290BB4"/>
    <w:rsid w:val="002A246E"/>
    <w:rsid w:val="002A5113"/>
    <w:rsid w:val="002B0294"/>
    <w:rsid w:val="002B0F44"/>
    <w:rsid w:val="002B619B"/>
    <w:rsid w:val="002D5612"/>
    <w:rsid w:val="002D5F3F"/>
    <w:rsid w:val="002D7D04"/>
    <w:rsid w:val="002E295A"/>
    <w:rsid w:val="002F0600"/>
    <w:rsid w:val="00301C70"/>
    <w:rsid w:val="00314D61"/>
    <w:rsid w:val="00315218"/>
    <w:rsid w:val="003677E8"/>
    <w:rsid w:val="0038018A"/>
    <w:rsid w:val="003808FF"/>
    <w:rsid w:val="00390753"/>
    <w:rsid w:val="003A1624"/>
    <w:rsid w:val="003A1AC7"/>
    <w:rsid w:val="003A3400"/>
    <w:rsid w:val="003A5C12"/>
    <w:rsid w:val="003B66F7"/>
    <w:rsid w:val="003C1843"/>
    <w:rsid w:val="003C58D9"/>
    <w:rsid w:val="003D5FEE"/>
    <w:rsid w:val="00401614"/>
    <w:rsid w:val="004072DD"/>
    <w:rsid w:val="00415454"/>
    <w:rsid w:val="0041754F"/>
    <w:rsid w:val="00421F28"/>
    <w:rsid w:val="00422E04"/>
    <w:rsid w:val="004236D5"/>
    <w:rsid w:val="00423B92"/>
    <w:rsid w:val="00440230"/>
    <w:rsid w:val="00440B59"/>
    <w:rsid w:val="004562FF"/>
    <w:rsid w:val="00456F1C"/>
    <w:rsid w:val="004619D7"/>
    <w:rsid w:val="004744FA"/>
    <w:rsid w:val="00486738"/>
    <w:rsid w:val="004B3B46"/>
    <w:rsid w:val="004C6326"/>
    <w:rsid w:val="004D7D1A"/>
    <w:rsid w:val="004E60FA"/>
    <w:rsid w:val="004F1A9E"/>
    <w:rsid w:val="004F42B0"/>
    <w:rsid w:val="00505613"/>
    <w:rsid w:val="005129B3"/>
    <w:rsid w:val="00512A4B"/>
    <w:rsid w:val="00517C55"/>
    <w:rsid w:val="00540500"/>
    <w:rsid w:val="0054329C"/>
    <w:rsid w:val="00545825"/>
    <w:rsid w:val="00563688"/>
    <w:rsid w:val="005677A7"/>
    <w:rsid w:val="00573212"/>
    <w:rsid w:val="005831E9"/>
    <w:rsid w:val="00591A3D"/>
    <w:rsid w:val="005B6125"/>
    <w:rsid w:val="005C10BA"/>
    <w:rsid w:val="005C6EEE"/>
    <w:rsid w:val="005D4D2C"/>
    <w:rsid w:val="00606826"/>
    <w:rsid w:val="00623CFE"/>
    <w:rsid w:val="00642C7B"/>
    <w:rsid w:val="00655634"/>
    <w:rsid w:val="00655C38"/>
    <w:rsid w:val="006733C9"/>
    <w:rsid w:val="0067749F"/>
    <w:rsid w:val="0068272B"/>
    <w:rsid w:val="006C37B0"/>
    <w:rsid w:val="006C6CEE"/>
    <w:rsid w:val="006C7AB4"/>
    <w:rsid w:val="006D4D70"/>
    <w:rsid w:val="006E6BED"/>
    <w:rsid w:val="00710952"/>
    <w:rsid w:val="007109C2"/>
    <w:rsid w:val="0073792E"/>
    <w:rsid w:val="00755915"/>
    <w:rsid w:val="007619B6"/>
    <w:rsid w:val="0076595A"/>
    <w:rsid w:val="00775743"/>
    <w:rsid w:val="00775947"/>
    <w:rsid w:val="00775F1A"/>
    <w:rsid w:val="00781A71"/>
    <w:rsid w:val="00781C8F"/>
    <w:rsid w:val="00783934"/>
    <w:rsid w:val="00790C55"/>
    <w:rsid w:val="007913FF"/>
    <w:rsid w:val="00795047"/>
    <w:rsid w:val="007C094A"/>
    <w:rsid w:val="007C2F82"/>
    <w:rsid w:val="007C5D47"/>
    <w:rsid w:val="007D172B"/>
    <w:rsid w:val="007D3DCE"/>
    <w:rsid w:val="007E0E65"/>
    <w:rsid w:val="007E612B"/>
    <w:rsid w:val="007E76FB"/>
    <w:rsid w:val="007F798B"/>
    <w:rsid w:val="00802520"/>
    <w:rsid w:val="00805CB6"/>
    <w:rsid w:val="00824676"/>
    <w:rsid w:val="00885774"/>
    <w:rsid w:val="008A3C75"/>
    <w:rsid w:val="008B2C77"/>
    <w:rsid w:val="008B319F"/>
    <w:rsid w:val="008C1F3F"/>
    <w:rsid w:val="008D40B4"/>
    <w:rsid w:val="008D59ED"/>
    <w:rsid w:val="008F6E15"/>
    <w:rsid w:val="00913B73"/>
    <w:rsid w:val="00915BCE"/>
    <w:rsid w:val="00945773"/>
    <w:rsid w:val="00957395"/>
    <w:rsid w:val="0097096A"/>
    <w:rsid w:val="0098226B"/>
    <w:rsid w:val="0098488F"/>
    <w:rsid w:val="00990D2A"/>
    <w:rsid w:val="009B3D8B"/>
    <w:rsid w:val="009B4F55"/>
    <w:rsid w:val="009C1E43"/>
    <w:rsid w:val="009D2BE9"/>
    <w:rsid w:val="009D37BA"/>
    <w:rsid w:val="009D45AA"/>
    <w:rsid w:val="009E1FD8"/>
    <w:rsid w:val="009E5E9B"/>
    <w:rsid w:val="009F0124"/>
    <w:rsid w:val="009F35D2"/>
    <w:rsid w:val="009F47D0"/>
    <w:rsid w:val="009F54A9"/>
    <w:rsid w:val="00A05CF7"/>
    <w:rsid w:val="00A12E97"/>
    <w:rsid w:val="00A13BA7"/>
    <w:rsid w:val="00A15E33"/>
    <w:rsid w:val="00A23EDE"/>
    <w:rsid w:val="00A430FE"/>
    <w:rsid w:val="00A62BAD"/>
    <w:rsid w:val="00A64C7F"/>
    <w:rsid w:val="00A727D6"/>
    <w:rsid w:val="00A75803"/>
    <w:rsid w:val="00A86EF8"/>
    <w:rsid w:val="00A91F0D"/>
    <w:rsid w:val="00AA113F"/>
    <w:rsid w:val="00AA24DA"/>
    <w:rsid w:val="00AA6510"/>
    <w:rsid w:val="00AD5F46"/>
    <w:rsid w:val="00B033BC"/>
    <w:rsid w:val="00B068C2"/>
    <w:rsid w:val="00B16393"/>
    <w:rsid w:val="00B260D9"/>
    <w:rsid w:val="00B26115"/>
    <w:rsid w:val="00B26CFF"/>
    <w:rsid w:val="00B340A2"/>
    <w:rsid w:val="00B3708E"/>
    <w:rsid w:val="00B6322D"/>
    <w:rsid w:val="00B66A27"/>
    <w:rsid w:val="00B84CE8"/>
    <w:rsid w:val="00B85022"/>
    <w:rsid w:val="00BA2093"/>
    <w:rsid w:val="00BA4F2D"/>
    <w:rsid w:val="00BB3BD8"/>
    <w:rsid w:val="00BC26D8"/>
    <w:rsid w:val="00BC2AD1"/>
    <w:rsid w:val="00BD1D8A"/>
    <w:rsid w:val="00BE2C80"/>
    <w:rsid w:val="00BE5D58"/>
    <w:rsid w:val="00BF5D2B"/>
    <w:rsid w:val="00C01572"/>
    <w:rsid w:val="00C06981"/>
    <w:rsid w:val="00C16AE7"/>
    <w:rsid w:val="00C36EF8"/>
    <w:rsid w:val="00C47C42"/>
    <w:rsid w:val="00C50B24"/>
    <w:rsid w:val="00C53D9D"/>
    <w:rsid w:val="00C602E6"/>
    <w:rsid w:val="00C807BD"/>
    <w:rsid w:val="00C9361A"/>
    <w:rsid w:val="00CA1E7C"/>
    <w:rsid w:val="00CA3D7A"/>
    <w:rsid w:val="00CA7519"/>
    <w:rsid w:val="00CB0E97"/>
    <w:rsid w:val="00CB5150"/>
    <w:rsid w:val="00CD0F2D"/>
    <w:rsid w:val="00CE1798"/>
    <w:rsid w:val="00CE199C"/>
    <w:rsid w:val="00D02A89"/>
    <w:rsid w:val="00D045B2"/>
    <w:rsid w:val="00D05396"/>
    <w:rsid w:val="00D10DB1"/>
    <w:rsid w:val="00D222AD"/>
    <w:rsid w:val="00D24E81"/>
    <w:rsid w:val="00D421AB"/>
    <w:rsid w:val="00D5450A"/>
    <w:rsid w:val="00D66424"/>
    <w:rsid w:val="00D74D02"/>
    <w:rsid w:val="00D81046"/>
    <w:rsid w:val="00DA422D"/>
    <w:rsid w:val="00DC4DD2"/>
    <w:rsid w:val="00DD1265"/>
    <w:rsid w:val="00DF1714"/>
    <w:rsid w:val="00E01D87"/>
    <w:rsid w:val="00E06498"/>
    <w:rsid w:val="00E13F16"/>
    <w:rsid w:val="00E2211C"/>
    <w:rsid w:val="00E32DBE"/>
    <w:rsid w:val="00E35918"/>
    <w:rsid w:val="00E8615F"/>
    <w:rsid w:val="00E90896"/>
    <w:rsid w:val="00ED0F57"/>
    <w:rsid w:val="00F129AE"/>
    <w:rsid w:val="00F603B3"/>
    <w:rsid w:val="00F605EC"/>
    <w:rsid w:val="00F70CED"/>
    <w:rsid w:val="00F71725"/>
    <w:rsid w:val="00F7601B"/>
    <w:rsid w:val="00F83D81"/>
    <w:rsid w:val="00FA4E0B"/>
    <w:rsid w:val="00FA71BF"/>
    <w:rsid w:val="00FB08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F1148D9"/>
  <w15:docId w15:val="{363C8D75-264C-5444-9F27-11EB51DC8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bdr w:val="nil"/>
        <w:lang w:val="en-US" w:eastAsia="ja-JP"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entury" w:eastAsia="Century" w:hAnsi="Century" w:cs="Century"/>
      <w:color w:val="000000"/>
      <w:kern w:val="2"/>
      <w:sz w:val="21"/>
      <w:szCs w:val="21"/>
      <w:u w:color="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customStyle="1" w:styleId="a4">
    <w:name w:val="ヘッダとフッタ"/>
    <w:pPr>
      <w:tabs>
        <w:tab w:val="right" w:pos="9020"/>
      </w:tabs>
    </w:pPr>
    <w:rPr>
      <w:rFonts w:ascii="ヒラギノ角ゴ ProN W3" w:eastAsia="Arial Unicode MS" w:hAnsi="ヒラギノ角ゴ ProN W3" w:cs="Arial Unicode MS"/>
      <w:color w:val="000000"/>
      <w:sz w:val="24"/>
      <w:szCs w:val="24"/>
      <w14:textOutline w14:w="0" w14:cap="flat" w14:cmpd="sng" w14:algn="ctr">
        <w14:noFill/>
        <w14:prstDash w14:val="solid"/>
        <w14:bevel/>
      </w14:textOutline>
    </w:rPr>
  </w:style>
  <w:style w:type="paragraph" w:styleId="a5">
    <w:name w:val="footer"/>
    <w:pPr>
      <w:widowControl w:val="0"/>
      <w:tabs>
        <w:tab w:val="center" w:pos="4252"/>
        <w:tab w:val="right" w:pos="8504"/>
      </w:tabs>
      <w:jc w:val="both"/>
    </w:pPr>
    <w:rPr>
      <w:rFonts w:ascii="Century" w:eastAsia="Century" w:hAnsi="Century" w:cs="Century"/>
      <w:color w:val="000000"/>
      <w:kern w:val="2"/>
      <w:sz w:val="21"/>
      <w:szCs w:val="21"/>
      <w:u w:color="000000"/>
    </w:rPr>
  </w:style>
  <w:style w:type="paragraph" w:customStyle="1" w:styleId="a6">
    <w:name w:val="デフォルト"/>
    <w:pPr>
      <w:spacing w:before="160"/>
    </w:pPr>
    <w:rPr>
      <w:rFonts w:ascii="ヒラギノ角ゴ ProN W3" w:eastAsia="ヒラギノ角ゴ ProN W3" w:hAnsi="ヒラギノ角ゴ ProN W3" w:cs="ヒラギノ角ゴ ProN W3"/>
      <w:color w:val="000000"/>
      <w:sz w:val="24"/>
      <w:szCs w:val="24"/>
      <w14:textOutline w14:w="0" w14:cap="flat" w14:cmpd="sng" w14:algn="ctr">
        <w14:noFill/>
        <w14:prstDash w14:val="solid"/>
        <w14:bevel/>
      </w14:textOutline>
    </w:rPr>
  </w:style>
  <w:style w:type="paragraph" w:customStyle="1" w:styleId="AA">
    <w:name w:val="デフォルト A A"/>
    <w:pPr>
      <w:widowControl w:val="0"/>
      <w:spacing w:before="160"/>
      <w:jc w:val="both"/>
    </w:pPr>
    <w:rPr>
      <w:rFonts w:ascii="ヒラギノ角ゴ ProN W3" w:eastAsia="ヒラギノ角ゴ ProN W3" w:hAnsi="ヒラギノ角ゴ ProN W3" w:cs="ヒラギノ角ゴ ProN W3"/>
      <w:color w:val="000000"/>
      <w:sz w:val="24"/>
      <w:szCs w:val="24"/>
      <w:u w:color="000000"/>
      <w14:textOutline w14:w="12700" w14:cap="flat" w14:cmpd="sng" w14:algn="ctr">
        <w14:noFill/>
        <w14:prstDash w14:val="solid"/>
        <w14:miter w14:lim="400000"/>
      </w14:textOutline>
    </w:rPr>
  </w:style>
  <w:style w:type="paragraph" w:styleId="a7">
    <w:name w:val="List Paragraph"/>
    <w:pPr>
      <w:widowControl w:val="0"/>
      <w:ind w:left="840"/>
      <w:jc w:val="both"/>
    </w:pPr>
    <w:rPr>
      <w:rFonts w:ascii="Century" w:eastAsia="Century" w:hAnsi="Century" w:cs="Century"/>
      <w:color w:val="000000"/>
      <w:kern w:val="2"/>
      <w:sz w:val="21"/>
      <w:szCs w:val="21"/>
      <w:u w:color="000000"/>
    </w:rPr>
  </w:style>
  <w:style w:type="numbering" w:customStyle="1" w:styleId="1">
    <w:name w:val="読み込んだスタイル1"/>
    <w:pPr>
      <w:numPr>
        <w:numId w:val="1"/>
      </w:numPr>
    </w:pPr>
  </w:style>
  <w:style w:type="paragraph" w:styleId="a8">
    <w:name w:val="Closing"/>
    <w:pPr>
      <w:widowControl w:val="0"/>
      <w:jc w:val="right"/>
    </w:pPr>
    <w:rPr>
      <w:rFonts w:ascii="游明朝" w:eastAsia="游明朝" w:hAnsi="游明朝" w:cs="游明朝"/>
      <w:color w:val="000000"/>
      <w:kern w:val="2"/>
      <w:sz w:val="22"/>
      <w:szCs w:val="22"/>
      <w:u w:color="000000"/>
    </w:rPr>
  </w:style>
  <w:style w:type="paragraph" w:styleId="a9">
    <w:name w:val="annotation text"/>
    <w:basedOn w:val="a"/>
    <w:link w:val="ab"/>
    <w:uiPriority w:val="99"/>
    <w:semiHidden/>
    <w:unhideWhenUsed/>
    <w:pPr>
      <w:jc w:val="left"/>
    </w:pPr>
  </w:style>
  <w:style w:type="character" w:customStyle="1" w:styleId="ab">
    <w:name w:val="コメント文字列 (文字)"/>
    <w:basedOn w:val="a0"/>
    <w:link w:val="a9"/>
    <w:uiPriority w:val="99"/>
    <w:semiHidden/>
    <w:rPr>
      <w:rFonts w:ascii="Century" w:eastAsia="Century" w:hAnsi="Century" w:cs="Century"/>
      <w:color w:val="000000"/>
      <w:kern w:val="2"/>
      <w:sz w:val="21"/>
      <w:szCs w:val="21"/>
      <w:u w:color="000000"/>
    </w:rPr>
  </w:style>
  <w:style w:type="character" w:styleId="ac">
    <w:name w:val="annotation reference"/>
    <w:basedOn w:val="a0"/>
    <w:uiPriority w:val="99"/>
    <w:semiHidden/>
    <w:unhideWhenUsed/>
    <w:rPr>
      <w:sz w:val="18"/>
      <w:szCs w:val="18"/>
    </w:rPr>
  </w:style>
  <w:style w:type="paragraph" w:styleId="ad">
    <w:name w:val="Revision"/>
    <w:hidden/>
    <w:uiPriority w:val="99"/>
    <w:semiHidden/>
    <w:rsid w:val="00B3708E"/>
    <w:pPr>
      <w:pBdr>
        <w:top w:val="none" w:sz="0" w:space="0" w:color="auto"/>
        <w:left w:val="none" w:sz="0" w:space="0" w:color="auto"/>
        <w:bottom w:val="none" w:sz="0" w:space="0" w:color="auto"/>
        <w:right w:val="none" w:sz="0" w:space="0" w:color="auto"/>
        <w:between w:val="none" w:sz="0" w:space="0" w:color="auto"/>
        <w:bar w:val="none" w:sz="0" w:color="auto"/>
      </w:pBdr>
    </w:pPr>
    <w:rPr>
      <w:rFonts w:ascii="Century" w:eastAsia="Century" w:hAnsi="Century" w:cs="Century"/>
      <w:color w:val="000000"/>
      <w:kern w:val="2"/>
      <w:sz w:val="21"/>
      <w:szCs w:val="21"/>
      <w:u w:color="000000"/>
    </w:rPr>
  </w:style>
  <w:style w:type="paragraph" w:styleId="ae">
    <w:name w:val="annotation subject"/>
    <w:basedOn w:val="a9"/>
    <w:next w:val="a9"/>
    <w:link w:val="af"/>
    <w:uiPriority w:val="99"/>
    <w:semiHidden/>
    <w:unhideWhenUsed/>
    <w:rsid w:val="002D5612"/>
    <w:rPr>
      <w:b/>
      <w:bCs/>
    </w:rPr>
  </w:style>
  <w:style w:type="character" w:customStyle="1" w:styleId="af">
    <w:name w:val="コメント内容 (文字)"/>
    <w:basedOn w:val="ab"/>
    <w:link w:val="ae"/>
    <w:uiPriority w:val="99"/>
    <w:semiHidden/>
    <w:rsid w:val="002D5612"/>
    <w:rPr>
      <w:rFonts w:ascii="Century" w:eastAsia="Century" w:hAnsi="Century" w:cs="Century"/>
      <w:b/>
      <w:bCs/>
      <w:color w:val="000000"/>
      <w:kern w:val="2"/>
      <w:sz w:val="21"/>
      <w:szCs w:val="21"/>
      <w:u w:color="000000"/>
    </w:rPr>
  </w:style>
  <w:style w:type="paragraph" w:styleId="af0">
    <w:name w:val="Balloon Text"/>
    <w:basedOn w:val="a"/>
    <w:link w:val="af1"/>
    <w:uiPriority w:val="99"/>
    <w:semiHidden/>
    <w:unhideWhenUsed/>
    <w:rsid w:val="00DC4DD2"/>
    <w:rPr>
      <w:rFonts w:ascii="ＭＳ 明朝" w:eastAsia="ＭＳ 明朝"/>
      <w:sz w:val="18"/>
      <w:szCs w:val="18"/>
    </w:rPr>
  </w:style>
  <w:style w:type="character" w:customStyle="1" w:styleId="af1">
    <w:name w:val="吹き出し (文字)"/>
    <w:basedOn w:val="a0"/>
    <w:link w:val="af0"/>
    <w:uiPriority w:val="99"/>
    <w:semiHidden/>
    <w:rsid w:val="00DC4DD2"/>
    <w:rPr>
      <w:rFonts w:ascii="ＭＳ 明朝" w:eastAsia="ＭＳ 明朝" w:hAnsi="Century" w:cs="Century"/>
      <w:color w:val="000000"/>
      <w:kern w:val="2"/>
      <w:sz w:val="18"/>
      <w:szCs w:val="18"/>
      <w:u w:color="000000"/>
    </w:rPr>
  </w:style>
  <w:style w:type="character" w:styleId="af2">
    <w:name w:val="Placeholder Text"/>
    <w:basedOn w:val="a0"/>
    <w:uiPriority w:val="99"/>
    <w:semiHidden/>
    <w:rsid w:val="00CA7519"/>
    <w:rPr>
      <w:color w:val="666666"/>
    </w:rPr>
  </w:style>
  <w:style w:type="character" w:styleId="af3">
    <w:name w:val="Unresolved Mention"/>
    <w:basedOn w:val="a0"/>
    <w:uiPriority w:val="99"/>
    <w:semiHidden/>
    <w:unhideWhenUsed/>
    <w:rsid w:val="007950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095352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テーマ">
  <a:themeElements>
    <a:clrScheme name="Office テーマ">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テーマ">
      <a:majorFont>
        <a:latin typeface="ヒラギノ角ゴ ProN W6"/>
        <a:ea typeface="ＭＳ ゴシック"/>
        <a:cs typeface="ヒラギノ角ゴ ProN W6"/>
      </a:majorFont>
      <a:minorFont>
        <a:latin typeface="ヒラギノ角ゴ ProN W3"/>
        <a:ea typeface="ＭＳ 明朝"/>
        <a:cs typeface="ヒラギノ角ゴ ProN W3"/>
      </a:minorFont>
    </a:fontScheme>
    <a:fmtScheme name="Office テーマ">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561</TotalTime>
  <Pages>20</Pages>
  <Words>4468</Words>
  <Characters>25468</Characters>
  <Application>Microsoft Office Word</Application>
  <DocSecurity>0</DocSecurity>
  <Lines>212</Lines>
  <Paragraphs>59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29877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MIKAWA Kenta</cp:lastModifiedBy>
  <cp:revision>174</cp:revision>
  <cp:lastPrinted>2021-12-03T08:45:00Z</cp:lastPrinted>
  <dcterms:created xsi:type="dcterms:W3CDTF">2021-11-29T06:55:00Z</dcterms:created>
  <dcterms:modified xsi:type="dcterms:W3CDTF">2026-09-24T10:05:00Z</dcterms:modified>
</cp:coreProperties>
</file>